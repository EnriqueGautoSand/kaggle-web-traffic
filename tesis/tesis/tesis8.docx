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375A6D" w:rsidRDefault="00EC3F33" w:rsidP="00F51831">
      <w:pPr>
        <w:pStyle w:val="Ttulo6"/>
        <w:rPr>
          <w:rFonts w:ascii="Times New Roman" w:hAnsi="Times New Roman" w:cs="Times New Roman"/>
          <w:b/>
          <w:color w:val="auto"/>
          <w:sz w:val="36"/>
          <w:szCs w:val="36"/>
        </w:rPr>
      </w:pPr>
      <w:r w:rsidRPr="00375A6D">
        <w:rPr>
          <w:rFonts w:ascii="Times New Roman" w:hAnsi="Times New Roman" w:cs="Times New Roman"/>
          <w:b/>
          <w:color w:val="auto"/>
          <w:sz w:val="36"/>
          <w:szCs w:val="36"/>
        </w:rPr>
        <w:t>Pronóstico de</w:t>
      </w:r>
      <w:r w:rsidR="00115A81" w:rsidRPr="00375A6D">
        <w:rPr>
          <w:rFonts w:ascii="Times New Roman" w:hAnsi="Times New Roman" w:cs="Times New Roman"/>
          <w:b/>
          <w:color w:val="auto"/>
          <w:sz w:val="36"/>
          <w:szCs w:val="36"/>
        </w:rPr>
        <w:t xml:space="preserve"> Series de Tiempo de Tráfico web</w:t>
      </w:r>
      <w:r w:rsidR="008932AA" w:rsidRPr="00375A6D">
        <w:rPr>
          <w:rFonts w:ascii="Times New Roman" w:hAnsi="Times New Roman" w:cs="Times New Roman"/>
          <w:b/>
          <w:color w:val="auto"/>
          <w:sz w:val="36"/>
          <w:szCs w:val="36"/>
        </w:rPr>
        <w:t>.</w:t>
      </w:r>
      <w:r w:rsidR="00115A81" w:rsidRPr="00375A6D">
        <w:rPr>
          <w:rFonts w:ascii="Times New Roman" w:hAnsi="Times New Roman" w:cs="Times New Roman"/>
          <w:b/>
          <w:color w:val="auto"/>
          <w:sz w:val="36"/>
          <w:szCs w:val="36"/>
        </w:rPr>
        <w:t xml:space="preserve"> Estudio de Caso </w:t>
      </w:r>
      <w:r w:rsidR="008628D6" w:rsidRPr="00375A6D">
        <w:rPr>
          <w:rFonts w:ascii="Times New Roman" w:hAnsi="Times New Roman" w:cs="Times New Roman"/>
          <w:b/>
          <w:color w:val="auto"/>
          <w:sz w:val="36"/>
          <w:szCs w:val="36"/>
        </w:rPr>
        <w:t>U</w:t>
      </w:r>
      <w:r w:rsidR="008932AA" w:rsidRPr="00375A6D">
        <w:rPr>
          <w:rFonts w:ascii="Times New Roman" w:hAnsi="Times New Roman" w:cs="Times New Roman"/>
          <w:b/>
          <w:color w:val="auto"/>
          <w:sz w:val="36"/>
          <w:szCs w:val="36"/>
        </w:rPr>
        <w:t xml:space="preserve">niversidad </w:t>
      </w:r>
      <w:r w:rsidR="008628D6" w:rsidRPr="00375A6D">
        <w:rPr>
          <w:rFonts w:ascii="Times New Roman" w:hAnsi="Times New Roman" w:cs="Times New Roman"/>
          <w:b/>
          <w:color w:val="auto"/>
          <w:sz w:val="36"/>
          <w:szCs w:val="36"/>
        </w:rPr>
        <w:t>Na</w:t>
      </w:r>
      <w:r w:rsidR="008932AA" w:rsidRPr="00375A6D">
        <w:rPr>
          <w:rFonts w:ascii="Times New Roman" w:hAnsi="Times New Roman" w:cs="Times New Roman"/>
          <w:b/>
          <w:color w:val="auto"/>
          <w:sz w:val="36"/>
          <w:szCs w:val="36"/>
        </w:rPr>
        <w:t xml:space="preserve">cional de </w:t>
      </w:r>
      <w:r w:rsidR="008628D6" w:rsidRPr="00375A6D">
        <w:rPr>
          <w:rFonts w:ascii="Times New Roman" w:hAnsi="Times New Roman" w:cs="Times New Roman"/>
          <w:b/>
          <w:color w:val="auto"/>
          <w:sz w:val="36"/>
          <w:szCs w:val="36"/>
        </w:rPr>
        <w:t>M</w:t>
      </w:r>
      <w:r w:rsidR="008932AA" w:rsidRPr="00375A6D">
        <w:rPr>
          <w:rFonts w:ascii="Times New Roman" w:hAnsi="Times New Roman" w:cs="Times New Roman"/>
          <w:b/>
          <w:color w:val="auto"/>
          <w:sz w:val="36"/>
          <w:szCs w:val="36"/>
        </w:rPr>
        <w:t>isiones</w:t>
      </w:r>
    </w:p>
    <w:p w14:paraId="72E7AEFF" w14:textId="77777777" w:rsidR="006E1B4E" w:rsidRDefault="006E1B4E" w:rsidP="00F51831">
      <w:pPr>
        <w:pStyle w:val="Ttulo6"/>
        <w:rPr>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 xml:space="preserve">Tutor: Alice Raquel </w:t>
      </w:r>
      <w:proofErr w:type="spellStart"/>
      <w:r w:rsidRPr="006E1B4E">
        <w:rPr>
          <w:b/>
          <w:sz w:val="32"/>
          <w:szCs w:val="32"/>
        </w:rPr>
        <w:t>Rambo</w:t>
      </w:r>
      <w:proofErr w:type="spellEnd"/>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FD03BEB" w:rsidR="0087074D" w:rsidRPr="006E1B4E" w:rsidRDefault="00C05CCF" w:rsidP="006E1B4E">
      <w:pPr>
        <w:jc w:val="center"/>
        <w:rPr>
          <w:b/>
          <w:sz w:val="32"/>
          <w:szCs w:val="32"/>
        </w:rPr>
      </w:pPr>
      <w:r>
        <w:rPr>
          <w:b/>
          <w:sz w:val="32"/>
          <w:szCs w:val="32"/>
        </w:rPr>
        <w:t>Año 2025</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even" r:id="rId8"/>
          <w:headerReference w:type="default" r:id="rId9"/>
          <w:footerReference w:type="even" r:id="rId10"/>
          <w:footerReference w:type="default" r:id="rId11"/>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2C34A283" w14:textId="77777777" w:rsidR="00984D2A" w:rsidRDefault="00984D2A" w:rsidP="004576B0">
      <w:pPr>
        <w:jc w:val="right"/>
        <w:rPr>
          <w:i/>
        </w:rPr>
      </w:pPr>
    </w:p>
    <w:p w14:paraId="7A4B386E" w14:textId="103276D6" w:rsidR="00984D2A" w:rsidRDefault="00984D2A" w:rsidP="004576B0">
      <w:pPr>
        <w:jc w:val="right"/>
        <w:rPr>
          <w:i/>
        </w:rPr>
      </w:pPr>
      <w:r>
        <w:rPr>
          <w:i/>
        </w:rPr>
        <w:t>A mi padre Roberto Gauto por recomendarme estudiar</w:t>
      </w:r>
      <w:r w:rsidR="0009040C">
        <w:rPr>
          <w:i/>
        </w:rPr>
        <w:t>.</w:t>
      </w:r>
    </w:p>
    <w:p w14:paraId="15DB2D53" w14:textId="64B77BCB" w:rsidR="00984D2A" w:rsidRDefault="00984D2A" w:rsidP="004576B0">
      <w:pPr>
        <w:jc w:val="right"/>
        <w:rPr>
          <w:i/>
        </w:rPr>
      </w:pPr>
      <w:r>
        <w:rPr>
          <w:i/>
        </w:rPr>
        <w:t>A mi mamá Delia Sand por su apoyo incondicional.</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2"/>
          <w:footerReference w:type="default" r:id="rId13"/>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4"/>
          <w:footerReference w:type="default" r:id="rId15"/>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284F0EC" w:rsidR="00726FCC" w:rsidRDefault="009A5806" w:rsidP="00702059">
      <w:pPr>
        <w:jc w:val="both"/>
      </w:pPr>
      <w:r>
        <w:t xml:space="preserve">Esta tesis aborda el caso de estudio del pronóstico de tráfico web de las páginas Institucionales de la Universidad Nacional de Misiones, para ello se utilizaron los datos de Google </w:t>
      </w:r>
      <w:proofErr w:type="spellStart"/>
      <w:r>
        <w:t>Analytics</w:t>
      </w:r>
      <w:proofErr w:type="spellEnd"/>
      <w:r>
        <w:t xml:space="preserve"> y se utilizaron redes neuronales recurrentes</w:t>
      </w:r>
      <w:r w:rsidR="007E55FD">
        <w:t>,</w:t>
      </w:r>
      <w:r>
        <w:t xml:space="preserve"> en específico</w:t>
      </w:r>
      <w:r w:rsidR="007E55FD">
        <w:t>,</w:t>
      </w:r>
      <w:r>
        <w:t xml:space="preserve"> las redes de</w:t>
      </w:r>
      <w:r w:rsidR="00702059">
        <w:t xml:space="preserve"> unidad de</w:t>
      </w:r>
      <w:r>
        <w:t xml:space="preserve"> puerta recurrente con la arquitectura secuencia a secuencia, como resultado </w:t>
      </w:r>
      <w:r w:rsidR="00702059">
        <w:t xml:space="preserve">se obtuvieron modelos de las páginas web institucionales </w:t>
      </w:r>
      <w:r w:rsidR="00D87534">
        <w:t>que</w:t>
      </w:r>
      <w:r w:rsidR="00702059">
        <w:t xml:space="preserve"> tienen un buen rendimiento con un error medio absoluto por debajo de 30.</w:t>
      </w:r>
    </w:p>
    <w:p w14:paraId="4ED66197" w14:textId="77777777" w:rsidR="009E6129" w:rsidRDefault="009E6129"/>
    <w:p w14:paraId="79F64607" w14:textId="3E7565E3" w:rsidR="004576B0" w:rsidRDefault="004576B0">
      <w:r>
        <w:t>Palabras Claves:</w:t>
      </w:r>
      <w:r w:rsidR="00702059">
        <w:t xml:space="preserve"> </w:t>
      </w:r>
      <w:r w:rsidR="007E55FD" w:rsidRPr="007E55FD">
        <w:rPr>
          <w:i/>
          <w:u w:val="single"/>
        </w:rPr>
        <w:t>trá</w:t>
      </w:r>
      <w:r w:rsidR="00702059" w:rsidRPr="007E55FD">
        <w:rPr>
          <w:i/>
          <w:u w:val="single"/>
        </w:rPr>
        <w:t>fico</w:t>
      </w:r>
      <w:r w:rsidR="00702059" w:rsidRPr="00F610F1">
        <w:rPr>
          <w:i/>
        </w:rPr>
        <w:t xml:space="preserve">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03B2E224"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 xml:space="preserve">helps to know earlier the possible demand of </w:t>
      </w:r>
      <w:r w:rsidR="007E55FD">
        <w:rPr>
          <w:lang w:val="en-US"/>
        </w:rPr>
        <w:t xml:space="preserve">the </w:t>
      </w:r>
      <w:r w:rsidR="00702059">
        <w:rPr>
          <w:lang w:val="en-US"/>
        </w:rPr>
        <w:t>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sidR="007E55FD">
        <w:rPr>
          <w:lang w:val="en-US"/>
        </w:rPr>
        <w:t xml:space="preserve"> helps </w:t>
      </w:r>
      <w:r>
        <w:rPr>
          <w:lang w:val="en-US"/>
        </w:rPr>
        <w:t xml:space="preserve">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w:t>
      </w:r>
      <w:r w:rsidR="0047209C">
        <w:rPr>
          <w:lang w:val="en-US"/>
        </w:rPr>
        <w:t>rs can scale</w:t>
      </w:r>
      <w:r w:rsidR="00E74CA5">
        <w:rPr>
          <w:lang w:val="en-US"/>
        </w:rPr>
        <w:t xml:space="preserve">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w:t>
      </w:r>
      <w:r w:rsidR="00E74CA5" w:rsidRPr="00E74CA5">
        <w:rPr>
          <w:lang w:val="en-US"/>
        </w:rPr>
        <w:lastRenderedPageBreak/>
        <w:t>loading of 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38D296B9"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6"/>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64CFBCDB" w14:textId="77777777" w:rsidR="00D97F3A"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98115926" w:history="1">
            <w:r w:rsidR="00D97F3A" w:rsidRPr="00F32A95">
              <w:rPr>
                <w:rStyle w:val="Hipervnculo"/>
                <w:noProof/>
              </w:rPr>
              <w:t>Capítulo 1</w:t>
            </w:r>
            <w:r w:rsidR="00D97F3A">
              <w:rPr>
                <w:noProof/>
                <w:webHidden/>
              </w:rPr>
              <w:tab/>
            </w:r>
            <w:r w:rsidR="00D97F3A">
              <w:rPr>
                <w:noProof/>
                <w:webHidden/>
              </w:rPr>
              <w:fldChar w:fldCharType="begin"/>
            </w:r>
            <w:r w:rsidR="00D97F3A">
              <w:rPr>
                <w:noProof/>
                <w:webHidden/>
              </w:rPr>
              <w:instrText xml:space="preserve"> PAGEREF _Toc198115926 \h </w:instrText>
            </w:r>
            <w:r w:rsidR="00D97F3A">
              <w:rPr>
                <w:noProof/>
                <w:webHidden/>
              </w:rPr>
            </w:r>
            <w:r w:rsidR="00D97F3A">
              <w:rPr>
                <w:noProof/>
                <w:webHidden/>
              </w:rPr>
              <w:fldChar w:fldCharType="separate"/>
            </w:r>
            <w:r w:rsidR="004C4C3E">
              <w:rPr>
                <w:noProof/>
                <w:webHidden/>
              </w:rPr>
              <w:t>13</w:t>
            </w:r>
            <w:r w:rsidR="00D97F3A">
              <w:rPr>
                <w:noProof/>
                <w:webHidden/>
              </w:rPr>
              <w:fldChar w:fldCharType="end"/>
            </w:r>
          </w:hyperlink>
        </w:p>
        <w:p w14:paraId="108D0A48" w14:textId="77777777" w:rsidR="00D97F3A" w:rsidRDefault="00AB6E94">
          <w:pPr>
            <w:pStyle w:val="TDC1"/>
            <w:rPr>
              <w:rFonts w:asciiTheme="minorHAnsi" w:eastAsiaTheme="minorEastAsia" w:hAnsiTheme="minorHAnsi" w:cstheme="minorBidi"/>
              <w:noProof/>
              <w:sz w:val="22"/>
              <w:szCs w:val="22"/>
            </w:rPr>
          </w:pPr>
          <w:hyperlink w:anchor="_Toc198115927" w:history="1">
            <w:r w:rsidR="00D97F3A" w:rsidRPr="00F32A95">
              <w:rPr>
                <w:rStyle w:val="Hipervnculo"/>
                <w:noProof/>
              </w:rPr>
              <w:t>Introducción</w:t>
            </w:r>
            <w:r w:rsidR="00D97F3A">
              <w:rPr>
                <w:noProof/>
                <w:webHidden/>
              </w:rPr>
              <w:tab/>
            </w:r>
            <w:r w:rsidR="00D97F3A">
              <w:rPr>
                <w:noProof/>
                <w:webHidden/>
              </w:rPr>
              <w:fldChar w:fldCharType="begin"/>
            </w:r>
            <w:r w:rsidR="00D97F3A">
              <w:rPr>
                <w:noProof/>
                <w:webHidden/>
              </w:rPr>
              <w:instrText xml:space="preserve"> PAGEREF _Toc198115927 \h </w:instrText>
            </w:r>
            <w:r w:rsidR="00D97F3A">
              <w:rPr>
                <w:noProof/>
                <w:webHidden/>
              </w:rPr>
            </w:r>
            <w:r w:rsidR="00D97F3A">
              <w:rPr>
                <w:noProof/>
                <w:webHidden/>
              </w:rPr>
              <w:fldChar w:fldCharType="separate"/>
            </w:r>
            <w:r w:rsidR="004C4C3E">
              <w:rPr>
                <w:noProof/>
                <w:webHidden/>
              </w:rPr>
              <w:t>13</w:t>
            </w:r>
            <w:r w:rsidR="00D97F3A">
              <w:rPr>
                <w:noProof/>
                <w:webHidden/>
              </w:rPr>
              <w:fldChar w:fldCharType="end"/>
            </w:r>
          </w:hyperlink>
        </w:p>
        <w:p w14:paraId="0DD03524"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28" w:history="1">
            <w:r w:rsidR="00D97F3A" w:rsidRPr="00F32A95">
              <w:rPr>
                <w:rStyle w:val="Hipervnculo"/>
                <w:noProof/>
              </w:rPr>
              <w:t>1.1.</w:t>
            </w:r>
            <w:r w:rsidR="00D97F3A">
              <w:rPr>
                <w:rFonts w:asciiTheme="minorHAnsi" w:eastAsiaTheme="minorEastAsia" w:hAnsiTheme="minorHAnsi" w:cstheme="minorBidi"/>
                <w:noProof/>
                <w:sz w:val="22"/>
                <w:szCs w:val="22"/>
              </w:rPr>
              <w:tab/>
            </w:r>
            <w:r w:rsidR="00D97F3A" w:rsidRPr="00F32A95">
              <w:rPr>
                <w:rStyle w:val="Hipervnculo"/>
                <w:noProof/>
              </w:rPr>
              <w:t>Motivación</w:t>
            </w:r>
            <w:r w:rsidR="00D97F3A">
              <w:rPr>
                <w:noProof/>
                <w:webHidden/>
              </w:rPr>
              <w:tab/>
            </w:r>
            <w:r w:rsidR="00D97F3A">
              <w:rPr>
                <w:noProof/>
                <w:webHidden/>
              </w:rPr>
              <w:fldChar w:fldCharType="begin"/>
            </w:r>
            <w:r w:rsidR="00D97F3A">
              <w:rPr>
                <w:noProof/>
                <w:webHidden/>
              </w:rPr>
              <w:instrText xml:space="preserve"> PAGEREF _Toc198115928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07935669"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29" w:history="1">
            <w:r w:rsidR="00D97F3A" w:rsidRPr="00F32A95">
              <w:rPr>
                <w:rStyle w:val="Hipervnculo"/>
                <w:noProof/>
              </w:rPr>
              <w:t>1.2.</w:t>
            </w:r>
            <w:r w:rsidR="00D97F3A">
              <w:rPr>
                <w:rFonts w:asciiTheme="minorHAnsi" w:eastAsiaTheme="minorEastAsia" w:hAnsiTheme="minorHAnsi" w:cstheme="minorBidi"/>
                <w:noProof/>
                <w:sz w:val="22"/>
                <w:szCs w:val="22"/>
              </w:rPr>
              <w:tab/>
            </w:r>
            <w:r w:rsidR="00D97F3A" w:rsidRPr="00F32A95">
              <w:rPr>
                <w:rStyle w:val="Hipervnculo"/>
                <w:noProof/>
              </w:rPr>
              <w:t>Objetivos</w:t>
            </w:r>
            <w:r w:rsidR="00D97F3A">
              <w:rPr>
                <w:noProof/>
                <w:webHidden/>
              </w:rPr>
              <w:tab/>
            </w:r>
            <w:r w:rsidR="00D97F3A">
              <w:rPr>
                <w:noProof/>
                <w:webHidden/>
              </w:rPr>
              <w:fldChar w:fldCharType="begin"/>
            </w:r>
            <w:r w:rsidR="00D97F3A">
              <w:rPr>
                <w:noProof/>
                <w:webHidden/>
              </w:rPr>
              <w:instrText xml:space="preserve"> PAGEREF _Toc198115929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3A66B3B1"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30" w:history="1">
            <w:r w:rsidR="00D97F3A" w:rsidRPr="00F32A95">
              <w:rPr>
                <w:rStyle w:val="Hipervnculo"/>
                <w:noProof/>
              </w:rPr>
              <w:t>1.2.1.</w:t>
            </w:r>
            <w:r w:rsidR="00D97F3A">
              <w:rPr>
                <w:rFonts w:asciiTheme="minorHAnsi" w:eastAsiaTheme="minorEastAsia" w:hAnsiTheme="minorHAnsi" w:cstheme="minorBidi"/>
                <w:noProof/>
                <w:sz w:val="22"/>
                <w:szCs w:val="22"/>
              </w:rPr>
              <w:tab/>
            </w:r>
            <w:r w:rsidR="00D97F3A" w:rsidRPr="00F32A95">
              <w:rPr>
                <w:rStyle w:val="Hipervnculo"/>
                <w:noProof/>
              </w:rPr>
              <w:t>Objetivo General</w:t>
            </w:r>
            <w:r w:rsidR="00D97F3A">
              <w:rPr>
                <w:noProof/>
                <w:webHidden/>
              </w:rPr>
              <w:tab/>
            </w:r>
            <w:r w:rsidR="00D97F3A">
              <w:rPr>
                <w:noProof/>
                <w:webHidden/>
              </w:rPr>
              <w:fldChar w:fldCharType="begin"/>
            </w:r>
            <w:r w:rsidR="00D97F3A">
              <w:rPr>
                <w:noProof/>
                <w:webHidden/>
              </w:rPr>
              <w:instrText xml:space="preserve"> PAGEREF _Toc198115930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110853F6"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31" w:history="1">
            <w:r w:rsidR="00D97F3A" w:rsidRPr="00F32A95">
              <w:rPr>
                <w:rStyle w:val="Hipervnculo"/>
                <w:noProof/>
              </w:rPr>
              <w:t>1.2.2.</w:t>
            </w:r>
            <w:r w:rsidR="00D97F3A">
              <w:rPr>
                <w:rFonts w:asciiTheme="minorHAnsi" w:eastAsiaTheme="minorEastAsia" w:hAnsiTheme="minorHAnsi" w:cstheme="minorBidi"/>
                <w:noProof/>
                <w:sz w:val="22"/>
                <w:szCs w:val="22"/>
              </w:rPr>
              <w:tab/>
            </w:r>
            <w:r w:rsidR="00D97F3A" w:rsidRPr="00F32A95">
              <w:rPr>
                <w:rStyle w:val="Hipervnculo"/>
                <w:noProof/>
              </w:rPr>
              <w:t>Objetivos Específicos</w:t>
            </w:r>
            <w:r w:rsidR="00D97F3A">
              <w:rPr>
                <w:noProof/>
                <w:webHidden/>
              </w:rPr>
              <w:tab/>
            </w:r>
            <w:r w:rsidR="00D97F3A">
              <w:rPr>
                <w:noProof/>
                <w:webHidden/>
              </w:rPr>
              <w:fldChar w:fldCharType="begin"/>
            </w:r>
            <w:r w:rsidR="00D97F3A">
              <w:rPr>
                <w:noProof/>
                <w:webHidden/>
              </w:rPr>
              <w:instrText xml:space="preserve"> PAGEREF _Toc198115931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0789C2DC"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32" w:history="1">
            <w:r w:rsidR="00D97F3A" w:rsidRPr="00F32A95">
              <w:rPr>
                <w:rStyle w:val="Hipervnculo"/>
                <w:noProof/>
              </w:rPr>
              <w:t>1.3.</w:t>
            </w:r>
            <w:r w:rsidR="00D97F3A">
              <w:rPr>
                <w:rFonts w:asciiTheme="minorHAnsi" w:eastAsiaTheme="minorEastAsia" w:hAnsiTheme="minorHAnsi" w:cstheme="minorBidi"/>
                <w:noProof/>
                <w:sz w:val="22"/>
                <w:szCs w:val="22"/>
              </w:rPr>
              <w:tab/>
            </w:r>
            <w:r w:rsidR="00D97F3A" w:rsidRPr="00F32A95">
              <w:rPr>
                <w:rStyle w:val="Hipervnculo"/>
                <w:noProof/>
              </w:rPr>
              <w:t>Estructura del documento</w:t>
            </w:r>
            <w:r w:rsidR="00D97F3A">
              <w:rPr>
                <w:noProof/>
                <w:webHidden/>
              </w:rPr>
              <w:tab/>
            </w:r>
            <w:r w:rsidR="00D97F3A">
              <w:rPr>
                <w:noProof/>
                <w:webHidden/>
              </w:rPr>
              <w:fldChar w:fldCharType="begin"/>
            </w:r>
            <w:r w:rsidR="00D97F3A">
              <w:rPr>
                <w:noProof/>
                <w:webHidden/>
              </w:rPr>
              <w:instrText xml:space="preserve"> PAGEREF _Toc198115932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4B053821" w14:textId="77777777" w:rsidR="00D97F3A" w:rsidRDefault="00AB6E94">
          <w:pPr>
            <w:pStyle w:val="TDC1"/>
            <w:rPr>
              <w:rFonts w:asciiTheme="minorHAnsi" w:eastAsiaTheme="minorEastAsia" w:hAnsiTheme="minorHAnsi" w:cstheme="minorBidi"/>
              <w:noProof/>
              <w:sz w:val="22"/>
              <w:szCs w:val="22"/>
            </w:rPr>
          </w:pPr>
          <w:hyperlink w:anchor="_Toc198115933" w:history="1">
            <w:r w:rsidR="00D97F3A" w:rsidRPr="00F32A95">
              <w:rPr>
                <w:rStyle w:val="Hipervnculo"/>
                <w:noProof/>
              </w:rPr>
              <w:t>Capítulo 2</w:t>
            </w:r>
            <w:r w:rsidR="00D97F3A">
              <w:rPr>
                <w:noProof/>
                <w:webHidden/>
              </w:rPr>
              <w:tab/>
            </w:r>
            <w:r w:rsidR="00D97F3A">
              <w:rPr>
                <w:noProof/>
                <w:webHidden/>
              </w:rPr>
              <w:fldChar w:fldCharType="begin"/>
            </w:r>
            <w:r w:rsidR="00D97F3A">
              <w:rPr>
                <w:noProof/>
                <w:webHidden/>
              </w:rPr>
              <w:instrText xml:space="preserve"> PAGEREF _Toc198115933 \h </w:instrText>
            </w:r>
            <w:r w:rsidR="00D97F3A">
              <w:rPr>
                <w:noProof/>
                <w:webHidden/>
              </w:rPr>
            </w:r>
            <w:r w:rsidR="00D97F3A">
              <w:rPr>
                <w:noProof/>
                <w:webHidden/>
              </w:rPr>
              <w:fldChar w:fldCharType="separate"/>
            </w:r>
            <w:r w:rsidR="004C4C3E">
              <w:rPr>
                <w:noProof/>
                <w:webHidden/>
              </w:rPr>
              <w:t>17</w:t>
            </w:r>
            <w:r w:rsidR="00D97F3A">
              <w:rPr>
                <w:noProof/>
                <w:webHidden/>
              </w:rPr>
              <w:fldChar w:fldCharType="end"/>
            </w:r>
          </w:hyperlink>
        </w:p>
        <w:p w14:paraId="22472B66" w14:textId="77777777" w:rsidR="00D97F3A" w:rsidRDefault="00AB6E94">
          <w:pPr>
            <w:pStyle w:val="TDC1"/>
            <w:rPr>
              <w:rFonts w:asciiTheme="minorHAnsi" w:eastAsiaTheme="minorEastAsia" w:hAnsiTheme="minorHAnsi" w:cstheme="minorBidi"/>
              <w:noProof/>
              <w:sz w:val="22"/>
              <w:szCs w:val="22"/>
            </w:rPr>
          </w:pPr>
          <w:hyperlink w:anchor="_Toc198115934" w:history="1">
            <w:r w:rsidR="00D97F3A" w:rsidRPr="00F32A95">
              <w:rPr>
                <w:rStyle w:val="Hipervnculo"/>
                <w:noProof/>
              </w:rPr>
              <w:t>Marco Teórico</w:t>
            </w:r>
            <w:r w:rsidR="00D97F3A">
              <w:rPr>
                <w:noProof/>
                <w:webHidden/>
              </w:rPr>
              <w:tab/>
            </w:r>
            <w:r w:rsidR="00D97F3A">
              <w:rPr>
                <w:noProof/>
                <w:webHidden/>
              </w:rPr>
              <w:fldChar w:fldCharType="begin"/>
            </w:r>
            <w:r w:rsidR="00D97F3A">
              <w:rPr>
                <w:noProof/>
                <w:webHidden/>
              </w:rPr>
              <w:instrText xml:space="preserve"> PAGEREF _Toc198115934 \h </w:instrText>
            </w:r>
            <w:r w:rsidR="00D97F3A">
              <w:rPr>
                <w:noProof/>
                <w:webHidden/>
              </w:rPr>
            </w:r>
            <w:r w:rsidR="00D97F3A">
              <w:rPr>
                <w:noProof/>
                <w:webHidden/>
              </w:rPr>
              <w:fldChar w:fldCharType="separate"/>
            </w:r>
            <w:r w:rsidR="004C4C3E">
              <w:rPr>
                <w:noProof/>
                <w:webHidden/>
              </w:rPr>
              <w:t>17</w:t>
            </w:r>
            <w:r w:rsidR="00D97F3A">
              <w:rPr>
                <w:noProof/>
                <w:webHidden/>
              </w:rPr>
              <w:fldChar w:fldCharType="end"/>
            </w:r>
          </w:hyperlink>
        </w:p>
        <w:p w14:paraId="1F58A0A1"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35" w:history="1">
            <w:r w:rsidR="00D97F3A" w:rsidRPr="00F32A95">
              <w:rPr>
                <w:rStyle w:val="Hipervnculo"/>
                <w:noProof/>
              </w:rPr>
              <w:t>2.1.</w:t>
            </w:r>
            <w:r w:rsidR="00D97F3A">
              <w:rPr>
                <w:rFonts w:asciiTheme="minorHAnsi" w:eastAsiaTheme="minorEastAsia" w:hAnsiTheme="minorHAnsi" w:cstheme="minorBidi"/>
                <w:noProof/>
                <w:sz w:val="22"/>
                <w:szCs w:val="22"/>
              </w:rPr>
              <w:tab/>
            </w:r>
            <w:r w:rsidR="00D97F3A" w:rsidRPr="00F32A95">
              <w:rPr>
                <w:rStyle w:val="Hipervnculo"/>
                <w:noProof/>
              </w:rPr>
              <w:t>Tráfico web</w:t>
            </w:r>
            <w:r w:rsidR="00D97F3A">
              <w:rPr>
                <w:noProof/>
                <w:webHidden/>
              </w:rPr>
              <w:tab/>
            </w:r>
            <w:r w:rsidR="00D97F3A">
              <w:rPr>
                <w:noProof/>
                <w:webHidden/>
              </w:rPr>
              <w:fldChar w:fldCharType="begin"/>
            </w:r>
            <w:r w:rsidR="00D97F3A">
              <w:rPr>
                <w:noProof/>
                <w:webHidden/>
              </w:rPr>
              <w:instrText xml:space="preserve"> PAGEREF _Toc198115935 \h </w:instrText>
            </w:r>
            <w:r w:rsidR="00D97F3A">
              <w:rPr>
                <w:noProof/>
                <w:webHidden/>
              </w:rPr>
            </w:r>
            <w:r w:rsidR="00D97F3A">
              <w:rPr>
                <w:noProof/>
                <w:webHidden/>
              </w:rPr>
              <w:fldChar w:fldCharType="separate"/>
            </w:r>
            <w:r w:rsidR="004C4C3E">
              <w:rPr>
                <w:noProof/>
                <w:webHidden/>
              </w:rPr>
              <w:t>18</w:t>
            </w:r>
            <w:r w:rsidR="00D97F3A">
              <w:rPr>
                <w:noProof/>
                <w:webHidden/>
              </w:rPr>
              <w:fldChar w:fldCharType="end"/>
            </w:r>
          </w:hyperlink>
        </w:p>
        <w:p w14:paraId="2616F949"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36" w:history="1">
            <w:r w:rsidR="00D97F3A" w:rsidRPr="00F32A95">
              <w:rPr>
                <w:rStyle w:val="Hipervnculo"/>
                <w:noProof/>
              </w:rPr>
              <w:t>2.2.</w:t>
            </w:r>
            <w:r w:rsidR="00D97F3A">
              <w:rPr>
                <w:rFonts w:asciiTheme="minorHAnsi" w:eastAsiaTheme="minorEastAsia" w:hAnsiTheme="minorHAnsi" w:cstheme="minorBidi"/>
                <w:noProof/>
                <w:sz w:val="22"/>
                <w:szCs w:val="22"/>
              </w:rPr>
              <w:tab/>
            </w:r>
            <w:r w:rsidR="00D97F3A" w:rsidRPr="00F32A95">
              <w:rPr>
                <w:rStyle w:val="Hipervnculo"/>
                <w:noProof/>
              </w:rPr>
              <w:t>Series de Tiempo</w:t>
            </w:r>
            <w:r w:rsidR="00D97F3A">
              <w:rPr>
                <w:noProof/>
                <w:webHidden/>
              </w:rPr>
              <w:tab/>
            </w:r>
            <w:r w:rsidR="00D97F3A">
              <w:rPr>
                <w:noProof/>
                <w:webHidden/>
              </w:rPr>
              <w:fldChar w:fldCharType="begin"/>
            </w:r>
            <w:r w:rsidR="00D97F3A">
              <w:rPr>
                <w:noProof/>
                <w:webHidden/>
              </w:rPr>
              <w:instrText xml:space="preserve"> PAGEREF _Toc198115936 \h </w:instrText>
            </w:r>
            <w:r w:rsidR="00D97F3A">
              <w:rPr>
                <w:noProof/>
                <w:webHidden/>
              </w:rPr>
            </w:r>
            <w:r w:rsidR="00D97F3A">
              <w:rPr>
                <w:noProof/>
                <w:webHidden/>
              </w:rPr>
              <w:fldChar w:fldCharType="separate"/>
            </w:r>
            <w:r w:rsidR="004C4C3E">
              <w:rPr>
                <w:noProof/>
                <w:webHidden/>
              </w:rPr>
              <w:t>18</w:t>
            </w:r>
            <w:r w:rsidR="00D97F3A">
              <w:rPr>
                <w:noProof/>
                <w:webHidden/>
              </w:rPr>
              <w:fldChar w:fldCharType="end"/>
            </w:r>
          </w:hyperlink>
        </w:p>
        <w:p w14:paraId="5A663338"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37" w:history="1">
            <w:r w:rsidR="00D97F3A" w:rsidRPr="00F32A95">
              <w:rPr>
                <w:rStyle w:val="Hipervnculo"/>
                <w:noProof/>
              </w:rPr>
              <w:t>2.3.</w:t>
            </w:r>
            <w:r w:rsidR="00D97F3A">
              <w:rPr>
                <w:rFonts w:asciiTheme="minorHAnsi" w:eastAsiaTheme="minorEastAsia" w:hAnsiTheme="minorHAnsi" w:cstheme="minorBidi"/>
                <w:noProof/>
                <w:sz w:val="22"/>
                <w:szCs w:val="22"/>
              </w:rPr>
              <w:tab/>
            </w:r>
            <w:r w:rsidR="00D97F3A" w:rsidRPr="00F32A95">
              <w:rPr>
                <w:rStyle w:val="Hipervnculo"/>
                <w:noProof/>
              </w:rPr>
              <w:t>Pronóstico de  series de tiempo de tráfico web</w:t>
            </w:r>
            <w:r w:rsidR="00D97F3A">
              <w:rPr>
                <w:noProof/>
                <w:webHidden/>
              </w:rPr>
              <w:tab/>
            </w:r>
            <w:r w:rsidR="00D97F3A">
              <w:rPr>
                <w:noProof/>
                <w:webHidden/>
              </w:rPr>
              <w:fldChar w:fldCharType="begin"/>
            </w:r>
            <w:r w:rsidR="00D97F3A">
              <w:rPr>
                <w:noProof/>
                <w:webHidden/>
              </w:rPr>
              <w:instrText xml:space="preserve"> PAGEREF _Toc198115937 \h </w:instrText>
            </w:r>
            <w:r w:rsidR="00D97F3A">
              <w:rPr>
                <w:noProof/>
                <w:webHidden/>
              </w:rPr>
            </w:r>
            <w:r w:rsidR="00D97F3A">
              <w:rPr>
                <w:noProof/>
                <w:webHidden/>
              </w:rPr>
              <w:fldChar w:fldCharType="separate"/>
            </w:r>
            <w:r w:rsidR="004C4C3E">
              <w:rPr>
                <w:noProof/>
                <w:webHidden/>
              </w:rPr>
              <w:t>18</w:t>
            </w:r>
            <w:r w:rsidR="00D97F3A">
              <w:rPr>
                <w:noProof/>
                <w:webHidden/>
              </w:rPr>
              <w:fldChar w:fldCharType="end"/>
            </w:r>
          </w:hyperlink>
        </w:p>
        <w:p w14:paraId="1DC7D30C"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38" w:history="1">
            <w:r w:rsidR="00D97F3A" w:rsidRPr="00F32A95">
              <w:rPr>
                <w:rStyle w:val="Hipervnculo"/>
                <w:noProof/>
              </w:rPr>
              <w:t>2.4.</w:t>
            </w:r>
            <w:r w:rsidR="00D97F3A">
              <w:rPr>
                <w:rFonts w:asciiTheme="minorHAnsi" w:eastAsiaTheme="minorEastAsia" w:hAnsiTheme="minorHAnsi" w:cstheme="minorBidi"/>
                <w:noProof/>
                <w:sz w:val="22"/>
                <w:szCs w:val="22"/>
              </w:rPr>
              <w:tab/>
            </w:r>
            <w:r w:rsidR="00D97F3A" w:rsidRPr="00F32A95">
              <w:rPr>
                <w:rStyle w:val="Hipervnculo"/>
                <w:noProof/>
              </w:rPr>
              <w:t>Evaluación de desempeño de los modelos predictivos</w:t>
            </w:r>
            <w:r w:rsidR="00D97F3A">
              <w:rPr>
                <w:noProof/>
                <w:webHidden/>
              </w:rPr>
              <w:tab/>
            </w:r>
            <w:r w:rsidR="00D97F3A">
              <w:rPr>
                <w:noProof/>
                <w:webHidden/>
              </w:rPr>
              <w:fldChar w:fldCharType="begin"/>
            </w:r>
            <w:r w:rsidR="00D97F3A">
              <w:rPr>
                <w:noProof/>
                <w:webHidden/>
              </w:rPr>
              <w:instrText xml:space="preserve"> PAGEREF _Toc198115938 \h </w:instrText>
            </w:r>
            <w:r w:rsidR="00D97F3A">
              <w:rPr>
                <w:noProof/>
                <w:webHidden/>
              </w:rPr>
            </w:r>
            <w:r w:rsidR="00D97F3A">
              <w:rPr>
                <w:noProof/>
                <w:webHidden/>
              </w:rPr>
              <w:fldChar w:fldCharType="separate"/>
            </w:r>
            <w:r w:rsidR="004C4C3E">
              <w:rPr>
                <w:noProof/>
                <w:webHidden/>
              </w:rPr>
              <w:t>20</w:t>
            </w:r>
            <w:r w:rsidR="00D97F3A">
              <w:rPr>
                <w:noProof/>
                <w:webHidden/>
              </w:rPr>
              <w:fldChar w:fldCharType="end"/>
            </w:r>
          </w:hyperlink>
        </w:p>
        <w:p w14:paraId="15F835D3" w14:textId="77777777" w:rsidR="00D97F3A" w:rsidRDefault="00AB6E94">
          <w:pPr>
            <w:pStyle w:val="TDC1"/>
            <w:rPr>
              <w:rFonts w:asciiTheme="minorHAnsi" w:eastAsiaTheme="minorEastAsia" w:hAnsiTheme="minorHAnsi" w:cstheme="minorBidi"/>
              <w:noProof/>
              <w:sz w:val="22"/>
              <w:szCs w:val="22"/>
            </w:rPr>
          </w:pPr>
          <w:hyperlink w:anchor="_Toc198115939" w:history="1">
            <w:r w:rsidR="00D97F3A" w:rsidRPr="00F32A95">
              <w:rPr>
                <w:rStyle w:val="Hipervnculo"/>
                <w:noProof/>
              </w:rPr>
              <w:t>Capítulo 3</w:t>
            </w:r>
            <w:r w:rsidR="00D97F3A">
              <w:rPr>
                <w:noProof/>
                <w:webHidden/>
              </w:rPr>
              <w:tab/>
            </w:r>
            <w:r w:rsidR="00D97F3A">
              <w:rPr>
                <w:noProof/>
                <w:webHidden/>
              </w:rPr>
              <w:fldChar w:fldCharType="begin"/>
            </w:r>
            <w:r w:rsidR="00D97F3A">
              <w:rPr>
                <w:noProof/>
                <w:webHidden/>
              </w:rPr>
              <w:instrText xml:space="preserve"> PAGEREF _Toc198115939 \h </w:instrText>
            </w:r>
            <w:r w:rsidR="00D97F3A">
              <w:rPr>
                <w:noProof/>
                <w:webHidden/>
              </w:rPr>
            </w:r>
            <w:r w:rsidR="00D97F3A">
              <w:rPr>
                <w:noProof/>
                <w:webHidden/>
              </w:rPr>
              <w:fldChar w:fldCharType="separate"/>
            </w:r>
            <w:r w:rsidR="004C4C3E">
              <w:rPr>
                <w:noProof/>
                <w:webHidden/>
              </w:rPr>
              <w:t>23</w:t>
            </w:r>
            <w:r w:rsidR="00D97F3A">
              <w:rPr>
                <w:noProof/>
                <w:webHidden/>
              </w:rPr>
              <w:fldChar w:fldCharType="end"/>
            </w:r>
          </w:hyperlink>
        </w:p>
        <w:p w14:paraId="6E35978C" w14:textId="77777777" w:rsidR="00D97F3A" w:rsidRDefault="00AB6E94">
          <w:pPr>
            <w:pStyle w:val="TDC1"/>
            <w:rPr>
              <w:rFonts w:asciiTheme="minorHAnsi" w:eastAsiaTheme="minorEastAsia" w:hAnsiTheme="minorHAnsi" w:cstheme="minorBidi"/>
              <w:noProof/>
              <w:sz w:val="22"/>
              <w:szCs w:val="22"/>
            </w:rPr>
          </w:pPr>
          <w:hyperlink w:anchor="_Toc198115940" w:history="1">
            <w:r w:rsidR="00D97F3A" w:rsidRPr="00F32A95">
              <w:rPr>
                <w:rStyle w:val="Hipervnculo"/>
                <w:noProof/>
              </w:rPr>
              <w:t>Descripción del problema</w:t>
            </w:r>
            <w:r w:rsidR="00D97F3A">
              <w:rPr>
                <w:noProof/>
                <w:webHidden/>
              </w:rPr>
              <w:tab/>
            </w:r>
            <w:r w:rsidR="00D97F3A">
              <w:rPr>
                <w:noProof/>
                <w:webHidden/>
              </w:rPr>
              <w:fldChar w:fldCharType="begin"/>
            </w:r>
            <w:r w:rsidR="00D97F3A">
              <w:rPr>
                <w:noProof/>
                <w:webHidden/>
              </w:rPr>
              <w:instrText xml:space="preserve"> PAGEREF _Toc198115940 \h </w:instrText>
            </w:r>
            <w:r w:rsidR="00D97F3A">
              <w:rPr>
                <w:noProof/>
                <w:webHidden/>
              </w:rPr>
            </w:r>
            <w:r w:rsidR="00D97F3A">
              <w:rPr>
                <w:noProof/>
                <w:webHidden/>
              </w:rPr>
              <w:fldChar w:fldCharType="separate"/>
            </w:r>
            <w:r w:rsidR="004C4C3E">
              <w:rPr>
                <w:noProof/>
                <w:webHidden/>
              </w:rPr>
              <w:t>23</w:t>
            </w:r>
            <w:r w:rsidR="00D97F3A">
              <w:rPr>
                <w:noProof/>
                <w:webHidden/>
              </w:rPr>
              <w:fldChar w:fldCharType="end"/>
            </w:r>
          </w:hyperlink>
        </w:p>
        <w:p w14:paraId="1903C308"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41" w:history="1">
            <w:r w:rsidR="00D97F3A" w:rsidRPr="00F32A95">
              <w:rPr>
                <w:rStyle w:val="Hipervnculo"/>
                <w:bCs/>
                <w:iCs/>
                <w:noProof/>
              </w:rPr>
              <w:t>3.1</w:t>
            </w:r>
            <w:r w:rsidR="00D97F3A">
              <w:rPr>
                <w:rFonts w:asciiTheme="minorHAnsi" w:eastAsiaTheme="minorEastAsia" w:hAnsiTheme="minorHAnsi" w:cstheme="minorBidi"/>
                <w:noProof/>
                <w:sz w:val="22"/>
                <w:szCs w:val="22"/>
              </w:rPr>
              <w:tab/>
            </w:r>
            <w:r w:rsidR="00D97F3A" w:rsidRPr="00F32A95">
              <w:rPr>
                <w:rStyle w:val="Hipervnculo"/>
                <w:bCs/>
                <w:iCs/>
                <w:noProof/>
              </w:rPr>
              <w:t>El problema</w:t>
            </w:r>
            <w:r w:rsidR="00D97F3A">
              <w:rPr>
                <w:noProof/>
                <w:webHidden/>
              </w:rPr>
              <w:tab/>
            </w:r>
            <w:r w:rsidR="00D97F3A">
              <w:rPr>
                <w:noProof/>
                <w:webHidden/>
              </w:rPr>
              <w:fldChar w:fldCharType="begin"/>
            </w:r>
            <w:r w:rsidR="00D97F3A">
              <w:rPr>
                <w:noProof/>
                <w:webHidden/>
              </w:rPr>
              <w:instrText xml:space="preserve"> PAGEREF _Toc198115941 \h </w:instrText>
            </w:r>
            <w:r w:rsidR="00D97F3A">
              <w:rPr>
                <w:noProof/>
                <w:webHidden/>
              </w:rPr>
            </w:r>
            <w:r w:rsidR="00D97F3A">
              <w:rPr>
                <w:noProof/>
                <w:webHidden/>
              </w:rPr>
              <w:fldChar w:fldCharType="separate"/>
            </w:r>
            <w:r w:rsidR="004C4C3E">
              <w:rPr>
                <w:noProof/>
                <w:webHidden/>
              </w:rPr>
              <w:t>24</w:t>
            </w:r>
            <w:r w:rsidR="00D97F3A">
              <w:rPr>
                <w:noProof/>
                <w:webHidden/>
              </w:rPr>
              <w:fldChar w:fldCharType="end"/>
            </w:r>
          </w:hyperlink>
        </w:p>
        <w:p w14:paraId="405DD669"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42" w:history="1">
            <w:r w:rsidR="00D97F3A" w:rsidRPr="00F32A95">
              <w:rPr>
                <w:rStyle w:val="Hipervnculo"/>
                <w:noProof/>
              </w:rPr>
              <w:t>3.2</w:t>
            </w:r>
            <w:r w:rsidR="00D97F3A">
              <w:rPr>
                <w:rFonts w:asciiTheme="minorHAnsi" w:eastAsiaTheme="minorEastAsia" w:hAnsiTheme="minorHAnsi" w:cstheme="minorBidi"/>
                <w:noProof/>
                <w:sz w:val="22"/>
                <w:szCs w:val="22"/>
              </w:rPr>
              <w:tab/>
            </w:r>
            <w:r w:rsidR="00D97F3A" w:rsidRPr="00F32A95">
              <w:rPr>
                <w:rStyle w:val="Hipervnculo"/>
                <w:noProof/>
              </w:rPr>
              <w:t>Estructura Organizacional</w:t>
            </w:r>
            <w:r w:rsidR="00D97F3A">
              <w:rPr>
                <w:noProof/>
                <w:webHidden/>
              </w:rPr>
              <w:tab/>
            </w:r>
            <w:r w:rsidR="00D97F3A">
              <w:rPr>
                <w:noProof/>
                <w:webHidden/>
              </w:rPr>
              <w:fldChar w:fldCharType="begin"/>
            </w:r>
            <w:r w:rsidR="00D97F3A">
              <w:rPr>
                <w:noProof/>
                <w:webHidden/>
              </w:rPr>
              <w:instrText xml:space="preserve"> PAGEREF _Toc198115942 \h </w:instrText>
            </w:r>
            <w:r w:rsidR="00D97F3A">
              <w:rPr>
                <w:noProof/>
                <w:webHidden/>
              </w:rPr>
            </w:r>
            <w:r w:rsidR="00D97F3A">
              <w:rPr>
                <w:noProof/>
                <w:webHidden/>
              </w:rPr>
              <w:fldChar w:fldCharType="separate"/>
            </w:r>
            <w:r w:rsidR="004C4C3E">
              <w:rPr>
                <w:noProof/>
                <w:webHidden/>
              </w:rPr>
              <w:t>25</w:t>
            </w:r>
            <w:r w:rsidR="00D97F3A">
              <w:rPr>
                <w:noProof/>
                <w:webHidden/>
              </w:rPr>
              <w:fldChar w:fldCharType="end"/>
            </w:r>
          </w:hyperlink>
        </w:p>
        <w:p w14:paraId="6AF73F14" w14:textId="77777777" w:rsidR="00D97F3A" w:rsidRDefault="00AB6E94">
          <w:pPr>
            <w:pStyle w:val="TDC1"/>
            <w:rPr>
              <w:rFonts w:asciiTheme="minorHAnsi" w:eastAsiaTheme="minorEastAsia" w:hAnsiTheme="minorHAnsi" w:cstheme="minorBidi"/>
              <w:noProof/>
              <w:sz w:val="22"/>
              <w:szCs w:val="22"/>
            </w:rPr>
          </w:pPr>
          <w:hyperlink w:anchor="_Toc198115943" w:history="1">
            <w:r w:rsidR="00D97F3A" w:rsidRPr="00F32A95">
              <w:rPr>
                <w:rStyle w:val="Hipervnculo"/>
                <w:noProof/>
              </w:rPr>
              <w:t>Capítulo 4</w:t>
            </w:r>
            <w:r w:rsidR="00D97F3A">
              <w:rPr>
                <w:noProof/>
                <w:webHidden/>
              </w:rPr>
              <w:tab/>
            </w:r>
            <w:r w:rsidR="00D97F3A">
              <w:rPr>
                <w:noProof/>
                <w:webHidden/>
              </w:rPr>
              <w:fldChar w:fldCharType="begin"/>
            </w:r>
            <w:r w:rsidR="00D97F3A">
              <w:rPr>
                <w:noProof/>
                <w:webHidden/>
              </w:rPr>
              <w:instrText xml:space="preserve"> PAGEREF _Toc198115943 \h </w:instrText>
            </w:r>
            <w:r w:rsidR="00D97F3A">
              <w:rPr>
                <w:noProof/>
                <w:webHidden/>
              </w:rPr>
            </w:r>
            <w:r w:rsidR="00D97F3A">
              <w:rPr>
                <w:noProof/>
                <w:webHidden/>
              </w:rPr>
              <w:fldChar w:fldCharType="separate"/>
            </w:r>
            <w:r w:rsidR="004C4C3E">
              <w:rPr>
                <w:noProof/>
                <w:webHidden/>
              </w:rPr>
              <w:t>27</w:t>
            </w:r>
            <w:r w:rsidR="00D97F3A">
              <w:rPr>
                <w:noProof/>
                <w:webHidden/>
              </w:rPr>
              <w:fldChar w:fldCharType="end"/>
            </w:r>
          </w:hyperlink>
        </w:p>
        <w:p w14:paraId="2A3BC04D" w14:textId="77777777" w:rsidR="00D97F3A" w:rsidRDefault="00AB6E94">
          <w:pPr>
            <w:pStyle w:val="TDC1"/>
            <w:rPr>
              <w:rFonts w:asciiTheme="minorHAnsi" w:eastAsiaTheme="minorEastAsia" w:hAnsiTheme="minorHAnsi" w:cstheme="minorBidi"/>
              <w:noProof/>
              <w:sz w:val="22"/>
              <w:szCs w:val="22"/>
            </w:rPr>
          </w:pPr>
          <w:hyperlink w:anchor="_Toc198115944" w:history="1">
            <w:r w:rsidR="00D97F3A" w:rsidRPr="00F32A95">
              <w:rPr>
                <w:rStyle w:val="Hipervnculo"/>
                <w:noProof/>
              </w:rPr>
              <w:t>Solución Propuesta</w:t>
            </w:r>
            <w:r w:rsidR="00D97F3A">
              <w:rPr>
                <w:noProof/>
                <w:webHidden/>
              </w:rPr>
              <w:tab/>
            </w:r>
            <w:r w:rsidR="00D97F3A">
              <w:rPr>
                <w:noProof/>
                <w:webHidden/>
              </w:rPr>
              <w:fldChar w:fldCharType="begin"/>
            </w:r>
            <w:r w:rsidR="00D97F3A">
              <w:rPr>
                <w:noProof/>
                <w:webHidden/>
              </w:rPr>
              <w:instrText xml:space="preserve"> PAGEREF _Toc198115944 \h </w:instrText>
            </w:r>
            <w:r w:rsidR="00D97F3A">
              <w:rPr>
                <w:noProof/>
                <w:webHidden/>
              </w:rPr>
            </w:r>
            <w:r w:rsidR="00D97F3A">
              <w:rPr>
                <w:noProof/>
                <w:webHidden/>
              </w:rPr>
              <w:fldChar w:fldCharType="separate"/>
            </w:r>
            <w:r w:rsidR="004C4C3E">
              <w:rPr>
                <w:noProof/>
                <w:webHidden/>
              </w:rPr>
              <w:t>27</w:t>
            </w:r>
            <w:r w:rsidR="00D97F3A">
              <w:rPr>
                <w:noProof/>
                <w:webHidden/>
              </w:rPr>
              <w:fldChar w:fldCharType="end"/>
            </w:r>
          </w:hyperlink>
        </w:p>
        <w:p w14:paraId="514D2250"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45" w:history="1">
            <w:r w:rsidR="00D97F3A" w:rsidRPr="00F32A95">
              <w:rPr>
                <w:rStyle w:val="Hipervnculo"/>
                <w:noProof/>
              </w:rPr>
              <w:t>4.1</w:t>
            </w:r>
            <w:r w:rsidR="00D97F3A">
              <w:rPr>
                <w:rFonts w:asciiTheme="minorHAnsi" w:eastAsiaTheme="minorEastAsia" w:hAnsiTheme="minorHAnsi" w:cstheme="minorBidi"/>
                <w:noProof/>
                <w:sz w:val="22"/>
                <w:szCs w:val="22"/>
              </w:rPr>
              <w:tab/>
            </w:r>
            <w:r w:rsidR="00D97F3A" w:rsidRPr="00F32A95">
              <w:rPr>
                <w:rStyle w:val="Hipervnculo"/>
                <w:noProof/>
              </w:rPr>
              <w:t>Materiales y Métodos</w:t>
            </w:r>
            <w:r w:rsidR="00D97F3A">
              <w:rPr>
                <w:noProof/>
                <w:webHidden/>
              </w:rPr>
              <w:tab/>
            </w:r>
            <w:r w:rsidR="00D97F3A">
              <w:rPr>
                <w:noProof/>
                <w:webHidden/>
              </w:rPr>
              <w:fldChar w:fldCharType="begin"/>
            </w:r>
            <w:r w:rsidR="00D97F3A">
              <w:rPr>
                <w:noProof/>
                <w:webHidden/>
              </w:rPr>
              <w:instrText xml:space="preserve"> PAGEREF _Toc198115945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172A36D3"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46" w:history="1">
            <w:r w:rsidR="00D97F3A" w:rsidRPr="00F32A95">
              <w:rPr>
                <w:rStyle w:val="Hipervnculo"/>
                <w:noProof/>
              </w:rPr>
              <w:t>4.1.1</w:t>
            </w:r>
            <w:r w:rsidR="00D97F3A">
              <w:rPr>
                <w:rFonts w:asciiTheme="minorHAnsi" w:eastAsiaTheme="minorEastAsia" w:hAnsiTheme="minorHAnsi" w:cstheme="minorBidi"/>
                <w:noProof/>
                <w:sz w:val="22"/>
                <w:szCs w:val="22"/>
              </w:rPr>
              <w:tab/>
            </w:r>
            <w:r w:rsidR="00D97F3A" w:rsidRPr="00F32A95">
              <w:rPr>
                <w:rStyle w:val="Hipervnculo"/>
                <w:noProof/>
              </w:rPr>
              <w:t>Comprensión del negocio:</w:t>
            </w:r>
            <w:r w:rsidR="00D97F3A">
              <w:rPr>
                <w:noProof/>
                <w:webHidden/>
              </w:rPr>
              <w:tab/>
            </w:r>
            <w:r w:rsidR="00D97F3A">
              <w:rPr>
                <w:noProof/>
                <w:webHidden/>
              </w:rPr>
              <w:fldChar w:fldCharType="begin"/>
            </w:r>
            <w:r w:rsidR="00D97F3A">
              <w:rPr>
                <w:noProof/>
                <w:webHidden/>
              </w:rPr>
              <w:instrText xml:space="preserve"> PAGEREF _Toc198115946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4985F55F"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47" w:history="1">
            <w:r w:rsidR="00D97F3A" w:rsidRPr="00F32A95">
              <w:rPr>
                <w:rStyle w:val="Hipervnculo"/>
                <w:noProof/>
              </w:rPr>
              <w:t>4.1.2</w:t>
            </w:r>
            <w:r w:rsidR="00D97F3A">
              <w:rPr>
                <w:rFonts w:asciiTheme="minorHAnsi" w:eastAsiaTheme="minorEastAsia" w:hAnsiTheme="minorHAnsi" w:cstheme="minorBidi"/>
                <w:noProof/>
                <w:sz w:val="22"/>
                <w:szCs w:val="22"/>
              </w:rPr>
              <w:tab/>
            </w:r>
            <w:r w:rsidR="00D97F3A" w:rsidRPr="00F32A95">
              <w:rPr>
                <w:rStyle w:val="Hipervnculo"/>
                <w:noProof/>
              </w:rPr>
              <w:t>Comprensión de los datos:</w:t>
            </w:r>
            <w:r w:rsidR="00D97F3A">
              <w:rPr>
                <w:noProof/>
                <w:webHidden/>
              </w:rPr>
              <w:tab/>
            </w:r>
            <w:r w:rsidR="00D97F3A">
              <w:rPr>
                <w:noProof/>
                <w:webHidden/>
              </w:rPr>
              <w:fldChar w:fldCharType="begin"/>
            </w:r>
            <w:r w:rsidR="00D97F3A">
              <w:rPr>
                <w:noProof/>
                <w:webHidden/>
              </w:rPr>
              <w:instrText xml:space="preserve"> PAGEREF _Toc198115947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33232A9C"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48" w:history="1">
            <w:r w:rsidR="00D97F3A" w:rsidRPr="00F32A95">
              <w:rPr>
                <w:rStyle w:val="Hipervnculo"/>
                <w:noProof/>
              </w:rPr>
              <w:t>4.1.3</w:t>
            </w:r>
            <w:r w:rsidR="00D97F3A">
              <w:rPr>
                <w:rFonts w:asciiTheme="minorHAnsi" w:eastAsiaTheme="minorEastAsia" w:hAnsiTheme="minorHAnsi" w:cstheme="minorBidi"/>
                <w:noProof/>
                <w:sz w:val="22"/>
                <w:szCs w:val="22"/>
              </w:rPr>
              <w:tab/>
            </w:r>
            <w:r w:rsidR="00D97F3A" w:rsidRPr="00F32A95">
              <w:rPr>
                <w:rStyle w:val="Hipervnculo"/>
                <w:noProof/>
              </w:rPr>
              <w:t>Preparación de los datos:</w:t>
            </w:r>
            <w:r w:rsidR="00D97F3A">
              <w:rPr>
                <w:noProof/>
                <w:webHidden/>
              </w:rPr>
              <w:tab/>
            </w:r>
            <w:r w:rsidR="00D97F3A">
              <w:rPr>
                <w:noProof/>
                <w:webHidden/>
              </w:rPr>
              <w:fldChar w:fldCharType="begin"/>
            </w:r>
            <w:r w:rsidR="00D97F3A">
              <w:rPr>
                <w:noProof/>
                <w:webHidden/>
              </w:rPr>
              <w:instrText xml:space="preserve"> PAGEREF _Toc198115948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67266821"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49" w:history="1">
            <w:r w:rsidR="00D97F3A" w:rsidRPr="00F32A95">
              <w:rPr>
                <w:rStyle w:val="Hipervnculo"/>
                <w:noProof/>
              </w:rPr>
              <w:t>4.1.4</w:t>
            </w:r>
            <w:r w:rsidR="00D97F3A">
              <w:rPr>
                <w:rFonts w:asciiTheme="minorHAnsi" w:eastAsiaTheme="minorEastAsia" w:hAnsiTheme="minorHAnsi" w:cstheme="minorBidi"/>
                <w:noProof/>
                <w:sz w:val="22"/>
                <w:szCs w:val="22"/>
              </w:rPr>
              <w:tab/>
            </w:r>
            <w:r w:rsidR="00D97F3A" w:rsidRPr="00F32A95">
              <w:rPr>
                <w:rStyle w:val="Hipervnculo"/>
                <w:noProof/>
              </w:rPr>
              <w:t>Modelado de los datos:</w:t>
            </w:r>
            <w:r w:rsidR="00D97F3A">
              <w:rPr>
                <w:noProof/>
                <w:webHidden/>
              </w:rPr>
              <w:tab/>
            </w:r>
            <w:r w:rsidR="00D97F3A">
              <w:rPr>
                <w:noProof/>
                <w:webHidden/>
              </w:rPr>
              <w:fldChar w:fldCharType="begin"/>
            </w:r>
            <w:r w:rsidR="00D97F3A">
              <w:rPr>
                <w:noProof/>
                <w:webHidden/>
              </w:rPr>
              <w:instrText xml:space="preserve"> PAGEREF _Toc198115949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4775A270"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0" w:history="1">
            <w:r w:rsidR="00D97F3A" w:rsidRPr="00F32A95">
              <w:rPr>
                <w:rStyle w:val="Hipervnculo"/>
                <w:noProof/>
              </w:rPr>
              <w:t>4.1.5</w:t>
            </w:r>
            <w:r w:rsidR="00D97F3A">
              <w:rPr>
                <w:rFonts w:asciiTheme="minorHAnsi" w:eastAsiaTheme="minorEastAsia" w:hAnsiTheme="minorHAnsi" w:cstheme="minorBidi"/>
                <w:noProof/>
                <w:sz w:val="22"/>
                <w:szCs w:val="22"/>
              </w:rPr>
              <w:tab/>
            </w:r>
            <w:r w:rsidR="00D97F3A" w:rsidRPr="00F32A95">
              <w:rPr>
                <w:rStyle w:val="Hipervnculo"/>
                <w:noProof/>
              </w:rPr>
              <w:t>Evaluación:</w:t>
            </w:r>
            <w:r w:rsidR="00D97F3A">
              <w:rPr>
                <w:noProof/>
                <w:webHidden/>
              </w:rPr>
              <w:tab/>
            </w:r>
            <w:r w:rsidR="00D97F3A">
              <w:rPr>
                <w:noProof/>
                <w:webHidden/>
              </w:rPr>
              <w:fldChar w:fldCharType="begin"/>
            </w:r>
            <w:r w:rsidR="00D97F3A">
              <w:rPr>
                <w:noProof/>
                <w:webHidden/>
              </w:rPr>
              <w:instrText xml:space="preserve"> PAGEREF _Toc198115950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06E58479"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1" w:history="1">
            <w:r w:rsidR="00D97F3A" w:rsidRPr="00F32A95">
              <w:rPr>
                <w:rStyle w:val="Hipervnculo"/>
                <w:noProof/>
              </w:rPr>
              <w:t>4.1.6</w:t>
            </w:r>
            <w:r w:rsidR="00D97F3A">
              <w:rPr>
                <w:rFonts w:asciiTheme="minorHAnsi" w:eastAsiaTheme="minorEastAsia" w:hAnsiTheme="minorHAnsi" w:cstheme="minorBidi"/>
                <w:noProof/>
                <w:sz w:val="22"/>
                <w:szCs w:val="22"/>
              </w:rPr>
              <w:tab/>
            </w:r>
            <w:r w:rsidR="00D97F3A" w:rsidRPr="00F32A95">
              <w:rPr>
                <w:rStyle w:val="Hipervnculo"/>
                <w:noProof/>
              </w:rPr>
              <w:t>Despliegue:</w:t>
            </w:r>
            <w:r w:rsidR="00D97F3A">
              <w:rPr>
                <w:noProof/>
                <w:webHidden/>
              </w:rPr>
              <w:tab/>
            </w:r>
            <w:r w:rsidR="00D97F3A">
              <w:rPr>
                <w:noProof/>
                <w:webHidden/>
              </w:rPr>
              <w:fldChar w:fldCharType="begin"/>
            </w:r>
            <w:r w:rsidR="00D97F3A">
              <w:rPr>
                <w:noProof/>
                <w:webHidden/>
              </w:rPr>
              <w:instrText xml:space="preserve"> PAGEREF _Toc198115951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2E17CB02" w14:textId="77777777" w:rsidR="00D97F3A" w:rsidRDefault="00AB6E94">
          <w:pPr>
            <w:pStyle w:val="TDC2"/>
            <w:tabs>
              <w:tab w:val="left" w:pos="880"/>
              <w:tab w:val="right" w:leader="dot" w:pos="8211"/>
            </w:tabs>
            <w:rPr>
              <w:rFonts w:asciiTheme="minorHAnsi" w:eastAsiaTheme="minorEastAsia" w:hAnsiTheme="minorHAnsi" w:cstheme="minorBidi"/>
              <w:noProof/>
              <w:sz w:val="22"/>
              <w:szCs w:val="22"/>
            </w:rPr>
          </w:pPr>
          <w:hyperlink w:anchor="_Toc198115952" w:history="1">
            <w:r w:rsidR="00D97F3A" w:rsidRPr="00F32A95">
              <w:rPr>
                <w:rStyle w:val="Hipervnculo"/>
                <w:noProof/>
              </w:rPr>
              <w:t>4.2</w:t>
            </w:r>
            <w:r w:rsidR="00D97F3A">
              <w:rPr>
                <w:rFonts w:asciiTheme="minorHAnsi" w:eastAsiaTheme="minorEastAsia" w:hAnsiTheme="minorHAnsi" w:cstheme="minorBidi"/>
                <w:noProof/>
                <w:sz w:val="22"/>
                <w:szCs w:val="22"/>
              </w:rPr>
              <w:tab/>
            </w:r>
            <w:r w:rsidR="00D97F3A" w:rsidRPr="00F32A95">
              <w:rPr>
                <w:rStyle w:val="Hipervnculo"/>
                <w:noProof/>
              </w:rPr>
              <w:t>Herramientas</w:t>
            </w:r>
            <w:r w:rsidR="00D97F3A">
              <w:rPr>
                <w:noProof/>
                <w:webHidden/>
              </w:rPr>
              <w:tab/>
            </w:r>
            <w:r w:rsidR="00D97F3A">
              <w:rPr>
                <w:noProof/>
                <w:webHidden/>
              </w:rPr>
              <w:fldChar w:fldCharType="begin"/>
            </w:r>
            <w:r w:rsidR="00D97F3A">
              <w:rPr>
                <w:noProof/>
                <w:webHidden/>
              </w:rPr>
              <w:instrText xml:space="preserve"> PAGEREF _Toc198115952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61D3D647"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3" w:history="1">
            <w:r w:rsidR="00D97F3A" w:rsidRPr="00F32A95">
              <w:rPr>
                <w:rStyle w:val="Hipervnculo"/>
                <w:noProof/>
              </w:rPr>
              <w:t>4.2.1</w:t>
            </w:r>
            <w:r w:rsidR="00D97F3A">
              <w:rPr>
                <w:rFonts w:asciiTheme="minorHAnsi" w:eastAsiaTheme="minorEastAsia" w:hAnsiTheme="minorHAnsi" w:cstheme="minorBidi"/>
                <w:noProof/>
                <w:sz w:val="22"/>
                <w:szCs w:val="22"/>
              </w:rPr>
              <w:tab/>
            </w:r>
            <w:r w:rsidR="00D97F3A" w:rsidRPr="00F32A95">
              <w:rPr>
                <w:rStyle w:val="Hipervnculo"/>
                <w:noProof/>
              </w:rPr>
              <w:t>Python</w:t>
            </w:r>
            <w:r w:rsidR="00D97F3A">
              <w:rPr>
                <w:noProof/>
                <w:webHidden/>
              </w:rPr>
              <w:tab/>
            </w:r>
            <w:r w:rsidR="00D97F3A">
              <w:rPr>
                <w:noProof/>
                <w:webHidden/>
              </w:rPr>
              <w:fldChar w:fldCharType="begin"/>
            </w:r>
            <w:r w:rsidR="00D97F3A">
              <w:rPr>
                <w:noProof/>
                <w:webHidden/>
              </w:rPr>
              <w:instrText xml:space="preserve"> PAGEREF _Toc198115953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16D057BC"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4" w:history="1">
            <w:r w:rsidR="00D97F3A" w:rsidRPr="00F32A95">
              <w:rPr>
                <w:rStyle w:val="Hipervnculo"/>
                <w:noProof/>
              </w:rPr>
              <w:t>4.2.2</w:t>
            </w:r>
            <w:r w:rsidR="00D97F3A">
              <w:rPr>
                <w:rFonts w:asciiTheme="minorHAnsi" w:eastAsiaTheme="minorEastAsia" w:hAnsiTheme="minorHAnsi" w:cstheme="minorBidi"/>
                <w:noProof/>
                <w:sz w:val="22"/>
                <w:szCs w:val="22"/>
              </w:rPr>
              <w:tab/>
            </w:r>
            <w:r w:rsidR="00D97F3A" w:rsidRPr="00F32A95">
              <w:rPr>
                <w:rStyle w:val="Hipervnculo"/>
                <w:noProof/>
              </w:rPr>
              <w:t>Google Drive</w:t>
            </w:r>
            <w:r w:rsidR="00D97F3A">
              <w:rPr>
                <w:noProof/>
                <w:webHidden/>
              </w:rPr>
              <w:tab/>
            </w:r>
            <w:r w:rsidR="00D97F3A">
              <w:rPr>
                <w:noProof/>
                <w:webHidden/>
              </w:rPr>
              <w:fldChar w:fldCharType="begin"/>
            </w:r>
            <w:r w:rsidR="00D97F3A">
              <w:rPr>
                <w:noProof/>
                <w:webHidden/>
              </w:rPr>
              <w:instrText xml:space="preserve"> PAGEREF _Toc198115954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51C27707"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5" w:history="1">
            <w:r w:rsidR="00D97F3A" w:rsidRPr="00F32A95">
              <w:rPr>
                <w:rStyle w:val="Hipervnculo"/>
                <w:noProof/>
              </w:rPr>
              <w:t>4.2.3</w:t>
            </w:r>
            <w:r w:rsidR="00D97F3A">
              <w:rPr>
                <w:rFonts w:asciiTheme="minorHAnsi" w:eastAsiaTheme="minorEastAsia" w:hAnsiTheme="minorHAnsi" w:cstheme="minorBidi"/>
                <w:noProof/>
                <w:sz w:val="22"/>
                <w:szCs w:val="22"/>
              </w:rPr>
              <w:tab/>
            </w:r>
            <w:r w:rsidR="00D97F3A" w:rsidRPr="00F32A95">
              <w:rPr>
                <w:rStyle w:val="Hipervnculo"/>
                <w:noProof/>
              </w:rPr>
              <w:t>Universal Analytics (UA)</w:t>
            </w:r>
            <w:r w:rsidR="00D97F3A">
              <w:rPr>
                <w:noProof/>
                <w:webHidden/>
              </w:rPr>
              <w:tab/>
            </w:r>
            <w:r w:rsidR="00D97F3A">
              <w:rPr>
                <w:noProof/>
                <w:webHidden/>
              </w:rPr>
              <w:fldChar w:fldCharType="begin"/>
            </w:r>
            <w:r w:rsidR="00D97F3A">
              <w:rPr>
                <w:noProof/>
                <w:webHidden/>
              </w:rPr>
              <w:instrText xml:space="preserve"> PAGEREF _Toc198115955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2C5D1612"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6" w:history="1">
            <w:r w:rsidR="00D97F3A" w:rsidRPr="00F32A95">
              <w:rPr>
                <w:rStyle w:val="Hipervnculo"/>
                <w:noProof/>
              </w:rPr>
              <w:t>4.2.4</w:t>
            </w:r>
            <w:r w:rsidR="00D97F3A">
              <w:rPr>
                <w:rFonts w:asciiTheme="minorHAnsi" w:eastAsiaTheme="minorEastAsia" w:hAnsiTheme="minorHAnsi" w:cstheme="minorBidi"/>
                <w:noProof/>
                <w:sz w:val="22"/>
                <w:szCs w:val="22"/>
              </w:rPr>
              <w:tab/>
            </w:r>
            <w:r w:rsidR="00D97F3A" w:rsidRPr="00F32A95">
              <w:rPr>
                <w:rStyle w:val="Hipervnculo"/>
                <w:noProof/>
              </w:rPr>
              <w:t>Google Analytics 4 (GA4)</w:t>
            </w:r>
            <w:r w:rsidR="00D97F3A">
              <w:rPr>
                <w:noProof/>
                <w:webHidden/>
              </w:rPr>
              <w:tab/>
            </w:r>
            <w:r w:rsidR="00D97F3A">
              <w:rPr>
                <w:noProof/>
                <w:webHidden/>
              </w:rPr>
              <w:fldChar w:fldCharType="begin"/>
            </w:r>
            <w:r w:rsidR="00D97F3A">
              <w:rPr>
                <w:noProof/>
                <w:webHidden/>
              </w:rPr>
              <w:instrText xml:space="preserve"> PAGEREF _Toc198115956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0A2471CE"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7" w:history="1">
            <w:r w:rsidR="00D97F3A" w:rsidRPr="00F32A95">
              <w:rPr>
                <w:rStyle w:val="Hipervnculo"/>
                <w:noProof/>
              </w:rPr>
              <w:t>4.2.5</w:t>
            </w:r>
            <w:r w:rsidR="00D97F3A">
              <w:rPr>
                <w:rFonts w:asciiTheme="minorHAnsi" w:eastAsiaTheme="minorEastAsia" w:hAnsiTheme="minorHAnsi" w:cstheme="minorBidi"/>
                <w:noProof/>
                <w:sz w:val="22"/>
                <w:szCs w:val="22"/>
              </w:rPr>
              <w:tab/>
            </w:r>
            <w:r w:rsidR="00D97F3A" w:rsidRPr="00F32A95">
              <w:rPr>
                <w:rStyle w:val="Hipervnculo"/>
                <w:noProof/>
              </w:rPr>
              <w:t>Looker Studio</w:t>
            </w:r>
            <w:r w:rsidR="00D97F3A">
              <w:rPr>
                <w:noProof/>
                <w:webHidden/>
              </w:rPr>
              <w:tab/>
            </w:r>
            <w:r w:rsidR="00D97F3A">
              <w:rPr>
                <w:noProof/>
                <w:webHidden/>
              </w:rPr>
              <w:fldChar w:fldCharType="begin"/>
            </w:r>
            <w:r w:rsidR="00D97F3A">
              <w:rPr>
                <w:noProof/>
                <w:webHidden/>
              </w:rPr>
              <w:instrText xml:space="preserve"> PAGEREF _Toc198115957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332EA755"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8" w:history="1">
            <w:r w:rsidR="00D97F3A" w:rsidRPr="00F32A95">
              <w:rPr>
                <w:rStyle w:val="Hipervnculo"/>
                <w:noProof/>
              </w:rPr>
              <w:t>4.2.6</w:t>
            </w:r>
            <w:r w:rsidR="00D97F3A">
              <w:rPr>
                <w:rFonts w:asciiTheme="minorHAnsi" w:eastAsiaTheme="minorEastAsia" w:hAnsiTheme="minorHAnsi" w:cstheme="minorBidi"/>
                <w:noProof/>
                <w:sz w:val="22"/>
                <w:szCs w:val="22"/>
              </w:rPr>
              <w:tab/>
            </w:r>
            <w:r w:rsidR="00D97F3A" w:rsidRPr="00F32A95">
              <w:rPr>
                <w:rStyle w:val="Hipervnculo"/>
                <w:noProof/>
              </w:rPr>
              <w:t>Microsoft Word</w:t>
            </w:r>
            <w:r w:rsidR="00D97F3A">
              <w:rPr>
                <w:noProof/>
                <w:webHidden/>
              </w:rPr>
              <w:tab/>
            </w:r>
            <w:r w:rsidR="00D97F3A">
              <w:rPr>
                <w:noProof/>
                <w:webHidden/>
              </w:rPr>
              <w:fldChar w:fldCharType="begin"/>
            </w:r>
            <w:r w:rsidR="00D97F3A">
              <w:rPr>
                <w:noProof/>
                <w:webHidden/>
              </w:rPr>
              <w:instrText xml:space="preserve"> PAGEREF _Toc198115958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1FD623E6"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59" w:history="1">
            <w:r w:rsidR="00D97F3A" w:rsidRPr="00F32A95">
              <w:rPr>
                <w:rStyle w:val="Hipervnculo"/>
                <w:noProof/>
              </w:rPr>
              <w:t>4.2.7</w:t>
            </w:r>
            <w:r w:rsidR="00D97F3A">
              <w:rPr>
                <w:rFonts w:asciiTheme="minorHAnsi" w:eastAsiaTheme="minorEastAsia" w:hAnsiTheme="minorHAnsi" w:cstheme="minorBidi"/>
                <w:noProof/>
                <w:sz w:val="22"/>
                <w:szCs w:val="22"/>
              </w:rPr>
              <w:tab/>
            </w:r>
            <w:r w:rsidR="00D97F3A" w:rsidRPr="00F32A95">
              <w:rPr>
                <w:rStyle w:val="Hipervnculo"/>
                <w:noProof/>
              </w:rPr>
              <w:t>Microsoft Excel</w:t>
            </w:r>
            <w:r w:rsidR="00D97F3A">
              <w:rPr>
                <w:noProof/>
                <w:webHidden/>
              </w:rPr>
              <w:tab/>
            </w:r>
            <w:r w:rsidR="00D97F3A">
              <w:rPr>
                <w:noProof/>
                <w:webHidden/>
              </w:rPr>
              <w:fldChar w:fldCharType="begin"/>
            </w:r>
            <w:r w:rsidR="00D97F3A">
              <w:rPr>
                <w:noProof/>
                <w:webHidden/>
              </w:rPr>
              <w:instrText xml:space="preserve"> PAGEREF _Toc198115959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752BF4FC"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0" w:history="1">
            <w:r w:rsidR="00D97F3A" w:rsidRPr="00F32A95">
              <w:rPr>
                <w:rStyle w:val="Hipervnculo"/>
                <w:noProof/>
              </w:rPr>
              <w:t>4.2.8</w:t>
            </w:r>
            <w:r w:rsidR="00D97F3A">
              <w:rPr>
                <w:rFonts w:asciiTheme="minorHAnsi" w:eastAsiaTheme="minorEastAsia" w:hAnsiTheme="minorHAnsi" w:cstheme="minorBidi"/>
                <w:noProof/>
                <w:sz w:val="22"/>
                <w:szCs w:val="22"/>
              </w:rPr>
              <w:tab/>
            </w:r>
            <w:r w:rsidR="00D97F3A" w:rsidRPr="00F32A95">
              <w:rPr>
                <w:rStyle w:val="Hipervnculo"/>
                <w:noProof/>
              </w:rPr>
              <w:t>Numpy</w:t>
            </w:r>
            <w:r w:rsidR="00D97F3A">
              <w:rPr>
                <w:noProof/>
                <w:webHidden/>
              </w:rPr>
              <w:tab/>
            </w:r>
            <w:r w:rsidR="00D97F3A">
              <w:rPr>
                <w:noProof/>
                <w:webHidden/>
              </w:rPr>
              <w:fldChar w:fldCharType="begin"/>
            </w:r>
            <w:r w:rsidR="00D97F3A">
              <w:rPr>
                <w:noProof/>
                <w:webHidden/>
              </w:rPr>
              <w:instrText xml:space="preserve"> PAGEREF _Toc198115960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32625DDC"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1" w:history="1">
            <w:r w:rsidR="00D97F3A" w:rsidRPr="00F32A95">
              <w:rPr>
                <w:rStyle w:val="Hipervnculo"/>
                <w:noProof/>
              </w:rPr>
              <w:t>4.2.9</w:t>
            </w:r>
            <w:r w:rsidR="00D97F3A">
              <w:rPr>
                <w:rFonts w:asciiTheme="minorHAnsi" w:eastAsiaTheme="minorEastAsia" w:hAnsiTheme="minorHAnsi" w:cstheme="minorBidi"/>
                <w:noProof/>
                <w:sz w:val="22"/>
                <w:szCs w:val="22"/>
              </w:rPr>
              <w:tab/>
            </w:r>
            <w:r w:rsidR="00D97F3A" w:rsidRPr="00F32A95">
              <w:rPr>
                <w:rStyle w:val="Hipervnculo"/>
                <w:noProof/>
              </w:rPr>
              <w:t>Tensorflow</w:t>
            </w:r>
            <w:r w:rsidR="00D97F3A">
              <w:rPr>
                <w:noProof/>
                <w:webHidden/>
              </w:rPr>
              <w:tab/>
            </w:r>
            <w:r w:rsidR="00D97F3A">
              <w:rPr>
                <w:noProof/>
                <w:webHidden/>
              </w:rPr>
              <w:fldChar w:fldCharType="begin"/>
            </w:r>
            <w:r w:rsidR="00D97F3A">
              <w:rPr>
                <w:noProof/>
                <w:webHidden/>
              </w:rPr>
              <w:instrText xml:space="preserve"> PAGEREF _Toc198115961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02B79392"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2" w:history="1">
            <w:r w:rsidR="00D97F3A" w:rsidRPr="00F32A95">
              <w:rPr>
                <w:rStyle w:val="Hipervnculo"/>
                <w:noProof/>
              </w:rPr>
              <w:t>4.2.10</w:t>
            </w:r>
            <w:r w:rsidR="00D97F3A">
              <w:rPr>
                <w:rFonts w:asciiTheme="minorHAnsi" w:eastAsiaTheme="minorEastAsia" w:hAnsiTheme="minorHAnsi" w:cstheme="minorBidi"/>
                <w:noProof/>
                <w:sz w:val="22"/>
                <w:szCs w:val="22"/>
              </w:rPr>
              <w:tab/>
            </w:r>
            <w:r w:rsidR="00D97F3A" w:rsidRPr="00F32A95">
              <w:rPr>
                <w:rStyle w:val="Hipervnculo"/>
                <w:noProof/>
              </w:rPr>
              <w:t>Keras</w:t>
            </w:r>
            <w:r w:rsidR="00D97F3A">
              <w:rPr>
                <w:noProof/>
                <w:webHidden/>
              </w:rPr>
              <w:tab/>
            </w:r>
            <w:r w:rsidR="00D97F3A">
              <w:rPr>
                <w:noProof/>
                <w:webHidden/>
              </w:rPr>
              <w:fldChar w:fldCharType="begin"/>
            </w:r>
            <w:r w:rsidR="00D97F3A">
              <w:rPr>
                <w:noProof/>
                <w:webHidden/>
              </w:rPr>
              <w:instrText xml:space="preserve"> PAGEREF _Toc198115962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57A508ED"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3" w:history="1">
            <w:r w:rsidR="00D97F3A" w:rsidRPr="00F32A95">
              <w:rPr>
                <w:rStyle w:val="Hipervnculo"/>
                <w:noProof/>
              </w:rPr>
              <w:t>4.2.11</w:t>
            </w:r>
            <w:r w:rsidR="00D97F3A">
              <w:rPr>
                <w:rFonts w:asciiTheme="minorHAnsi" w:eastAsiaTheme="minorEastAsia" w:hAnsiTheme="minorHAnsi" w:cstheme="minorBidi"/>
                <w:noProof/>
                <w:sz w:val="22"/>
                <w:szCs w:val="22"/>
              </w:rPr>
              <w:tab/>
            </w:r>
            <w:r w:rsidR="00D97F3A" w:rsidRPr="00F32A95">
              <w:rPr>
                <w:rStyle w:val="Hipervnculo"/>
                <w:noProof/>
              </w:rPr>
              <w:t>Pandas</w:t>
            </w:r>
            <w:r w:rsidR="00D97F3A">
              <w:rPr>
                <w:noProof/>
                <w:webHidden/>
              </w:rPr>
              <w:tab/>
            </w:r>
            <w:r w:rsidR="00D97F3A">
              <w:rPr>
                <w:noProof/>
                <w:webHidden/>
              </w:rPr>
              <w:fldChar w:fldCharType="begin"/>
            </w:r>
            <w:r w:rsidR="00D97F3A">
              <w:rPr>
                <w:noProof/>
                <w:webHidden/>
              </w:rPr>
              <w:instrText xml:space="preserve"> PAGEREF _Toc198115963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7154517A"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4" w:history="1">
            <w:r w:rsidR="00D97F3A" w:rsidRPr="00F32A95">
              <w:rPr>
                <w:rStyle w:val="Hipervnculo"/>
                <w:noProof/>
              </w:rPr>
              <w:t>4.2.12</w:t>
            </w:r>
            <w:r w:rsidR="00D97F3A">
              <w:rPr>
                <w:rFonts w:asciiTheme="minorHAnsi" w:eastAsiaTheme="minorEastAsia" w:hAnsiTheme="minorHAnsi" w:cstheme="minorBidi"/>
                <w:noProof/>
                <w:sz w:val="22"/>
                <w:szCs w:val="22"/>
              </w:rPr>
              <w:tab/>
            </w:r>
            <w:r w:rsidR="00D97F3A" w:rsidRPr="00F32A95">
              <w:rPr>
                <w:rStyle w:val="Hipervnculo"/>
                <w:noProof/>
              </w:rPr>
              <w:t>Matplotlib</w:t>
            </w:r>
            <w:r w:rsidR="00D97F3A">
              <w:rPr>
                <w:noProof/>
                <w:webHidden/>
              </w:rPr>
              <w:tab/>
            </w:r>
            <w:r w:rsidR="00D97F3A">
              <w:rPr>
                <w:noProof/>
                <w:webHidden/>
              </w:rPr>
              <w:fldChar w:fldCharType="begin"/>
            </w:r>
            <w:r w:rsidR="00D97F3A">
              <w:rPr>
                <w:noProof/>
                <w:webHidden/>
              </w:rPr>
              <w:instrText xml:space="preserve"> PAGEREF _Toc198115964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4AC69CF2"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5" w:history="1">
            <w:r w:rsidR="00D97F3A" w:rsidRPr="00F32A95">
              <w:rPr>
                <w:rStyle w:val="Hipervnculo"/>
                <w:noProof/>
              </w:rPr>
              <w:t>4.2.13</w:t>
            </w:r>
            <w:r w:rsidR="00D97F3A">
              <w:rPr>
                <w:rFonts w:asciiTheme="minorHAnsi" w:eastAsiaTheme="minorEastAsia" w:hAnsiTheme="minorHAnsi" w:cstheme="minorBidi"/>
                <w:noProof/>
                <w:sz w:val="22"/>
                <w:szCs w:val="22"/>
              </w:rPr>
              <w:tab/>
            </w:r>
            <w:r w:rsidR="00D97F3A" w:rsidRPr="00F32A95">
              <w:rPr>
                <w:rStyle w:val="Hipervnculo"/>
                <w:noProof/>
              </w:rPr>
              <w:t>Google Colaboratory</w:t>
            </w:r>
            <w:r w:rsidR="00D97F3A">
              <w:rPr>
                <w:noProof/>
                <w:webHidden/>
              </w:rPr>
              <w:tab/>
            </w:r>
            <w:r w:rsidR="00D97F3A">
              <w:rPr>
                <w:noProof/>
                <w:webHidden/>
              </w:rPr>
              <w:fldChar w:fldCharType="begin"/>
            </w:r>
            <w:r w:rsidR="00D97F3A">
              <w:rPr>
                <w:noProof/>
                <w:webHidden/>
              </w:rPr>
              <w:instrText xml:space="preserve"> PAGEREF _Toc198115965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407FD1D8"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6" w:history="1">
            <w:r w:rsidR="00D97F3A" w:rsidRPr="00F32A95">
              <w:rPr>
                <w:rStyle w:val="Hipervnculo"/>
                <w:noProof/>
              </w:rPr>
              <w:t>4.2.14</w:t>
            </w:r>
            <w:r w:rsidR="00D97F3A">
              <w:rPr>
                <w:rFonts w:asciiTheme="minorHAnsi" w:eastAsiaTheme="minorEastAsia" w:hAnsiTheme="minorHAnsi" w:cstheme="minorBidi"/>
                <w:noProof/>
                <w:sz w:val="22"/>
                <w:szCs w:val="22"/>
              </w:rPr>
              <w:tab/>
            </w:r>
            <w:r w:rsidR="00D97F3A" w:rsidRPr="00F32A95">
              <w:rPr>
                <w:rStyle w:val="Hipervnculo"/>
                <w:noProof/>
              </w:rPr>
              <w:t>Git</w:t>
            </w:r>
            <w:r w:rsidR="00D97F3A">
              <w:rPr>
                <w:noProof/>
                <w:webHidden/>
              </w:rPr>
              <w:tab/>
            </w:r>
            <w:r w:rsidR="00D97F3A">
              <w:rPr>
                <w:noProof/>
                <w:webHidden/>
              </w:rPr>
              <w:fldChar w:fldCharType="begin"/>
            </w:r>
            <w:r w:rsidR="00D97F3A">
              <w:rPr>
                <w:noProof/>
                <w:webHidden/>
              </w:rPr>
              <w:instrText xml:space="preserve"> PAGEREF _Toc198115966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02A234D2"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7" w:history="1">
            <w:r w:rsidR="00D97F3A" w:rsidRPr="00F32A95">
              <w:rPr>
                <w:rStyle w:val="Hipervnculo"/>
                <w:noProof/>
              </w:rPr>
              <w:t>4.2.15</w:t>
            </w:r>
            <w:r w:rsidR="00D97F3A">
              <w:rPr>
                <w:rFonts w:asciiTheme="minorHAnsi" w:eastAsiaTheme="minorEastAsia" w:hAnsiTheme="minorHAnsi" w:cstheme="minorBidi"/>
                <w:noProof/>
                <w:sz w:val="22"/>
                <w:szCs w:val="22"/>
              </w:rPr>
              <w:tab/>
            </w:r>
            <w:r w:rsidR="00D97F3A" w:rsidRPr="00F32A95">
              <w:rPr>
                <w:rStyle w:val="Hipervnculo"/>
                <w:noProof/>
              </w:rPr>
              <w:t>Hiperparametros (</w:t>
            </w:r>
            <w:r w:rsidR="00D97F3A" w:rsidRPr="00F32A95">
              <w:rPr>
                <w:rStyle w:val="Hipervnculo"/>
                <w:i/>
                <w:noProof/>
              </w:rPr>
              <w:t>Hyperparameters</w:t>
            </w:r>
            <w:r w:rsidR="00D97F3A" w:rsidRPr="00F32A95">
              <w:rPr>
                <w:rStyle w:val="Hipervnculo"/>
                <w:noProof/>
              </w:rPr>
              <w:t>)</w:t>
            </w:r>
            <w:r w:rsidR="00D97F3A">
              <w:rPr>
                <w:noProof/>
                <w:webHidden/>
              </w:rPr>
              <w:tab/>
            </w:r>
            <w:r w:rsidR="00D97F3A">
              <w:rPr>
                <w:noProof/>
                <w:webHidden/>
              </w:rPr>
              <w:fldChar w:fldCharType="begin"/>
            </w:r>
            <w:r w:rsidR="00D97F3A">
              <w:rPr>
                <w:noProof/>
                <w:webHidden/>
              </w:rPr>
              <w:instrText xml:space="preserve"> PAGEREF _Toc198115967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23D11E9A"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8" w:history="1">
            <w:r w:rsidR="00D97F3A" w:rsidRPr="00F32A95">
              <w:rPr>
                <w:rStyle w:val="Hipervnculo"/>
                <w:noProof/>
              </w:rPr>
              <w:t>4.2.16</w:t>
            </w:r>
            <w:r w:rsidR="00D97F3A">
              <w:rPr>
                <w:rFonts w:asciiTheme="minorHAnsi" w:eastAsiaTheme="minorEastAsia" w:hAnsiTheme="minorHAnsi" w:cstheme="minorBidi"/>
                <w:noProof/>
                <w:sz w:val="22"/>
                <w:szCs w:val="22"/>
              </w:rPr>
              <w:tab/>
            </w:r>
            <w:r w:rsidR="00D97F3A" w:rsidRPr="00F32A95">
              <w:rPr>
                <w:rStyle w:val="Hipervnculo"/>
                <w:noProof/>
              </w:rPr>
              <w:t>Época (</w:t>
            </w:r>
            <w:r w:rsidR="00D97F3A" w:rsidRPr="00F32A95">
              <w:rPr>
                <w:rStyle w:val="Hipervnculo"/>
                <w:i/>
                <w:noProof/>
              </w:rPr>
              <w:t>Epoch)</w:t>
            </w:r>
            <w:r w:rsidR="00D97F3A">
              <w:rPr>
                <w:noProof/>
                <w:webHidden/>
              </w:rPr>
              <w:tab/>
            </w:r>
            <w:r w:rsidR="00D97F3A">
              <w:rPr>
                <w:noProof/>
                <w:webHidden/>
              </w:rPr>
              <w:fldChar w:fldCharType="begin"/>
            </w:r>
            <w:r w:rsidR="00D97F3A">
              <w:rPr>
                <w:noProof/>
                <w:webHidden/>
              </w:rPr>
              <w:instrText xml:space="preserve"> PAGEREF _Toc198115968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288FCA46"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69" w:history="1">
            <w:r w:rsidR="00D97F3A" w:rsidRPr="00F32A95">
              <w:rPr>
                <w:rStyle w:val="Hipervnculo"/>
                <w:noProof/>
              </w:rPr>
              <w:t>4.2.17</w:t>
            </w:r>
            <w:r w:rsidR="00D97F3A">
              <w:rPr>
                <w:rFonts w:asciiTheme="minorHAnsi" w:eastAsiaTheme="minorEastAsia" w:hAnsiTheme="minorHAnsi" w:cstheme="minorBidi"/>
                <w:noProof/>
                <w:sz w:val="22"/>
                <w:szCs w:val="22"/>
              </w:rPr>
              <w:tab/>
            </w:r>
            <w:r w:rsidR="00D97F3A" w:rsidRPr="00F32A95">
              <w:rPr>
                <w:rStyle w:val="Hipervnculo"/>
                <w:noProof/>
              </w:rPr>
              <w:t>Trial</w:t>
            </w:r>
            <w:r w:rsidR="00D97F3A">
              <w:rPr>
                <w:noProof/>
                <w:webHidden/>
              </w:rPr>
              <w:tab/>
            </w:r>
            <w:r w:rsidR="00D97F3A">
              <w:rPr>
                <w:noProof/>
                <w:webHidden/>
              </w:rPr>
              <w:fldChar w:fldCharType="begin"/>
            </w:r>
            <w:r w:rsidR="00D97F3A">
              <w:rPr>
                <w:noProof/>
                <w:webHidden/>
              </w:rPr>
              <w:instrText xml:space="preserve"> PAGEREF _Toc198115969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2F4F9F1F"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70" w:history="1">
            <w:r w:rsidR="00D97F3A" w:rsidRPr="00F32A95">
              <w:rPr>
                <w:rStyle w:val="Hipervnculo"/>
                <w:noProof/>
              </w:rPr>
              <w:t>4.2.18</w:t>
            </w:r>
            <w:r w:rsidR="00D97F3A">
              <w:rPr>
                <w:rFonts w:asciiTheme="minorHAnsi" w:eastAsiaTheme="minorEastAsia" w:hAnsiTheme="minorHAnsi" w:cstheme="minorBidi"/>
                <w:noProof/>
                <w:sz w:val="22"/>
                <w:szCs w:val="22"/>
              </w:rPr>
              <w:tab/>
            </w:r>
            <w:r w:rsidR="00D97F3A" w:rsidRPr="00F32A95">
              <w:rPr>
                <w:rStyle w:val="Hipervnculo"/>
                <w:noProof/>
              </w:rPr>
              <w:t>Unidad Recurrente con Puerta – GRU (</w:t>
            </w:r>
            <w:r w:rsidR="00D97F3A" w:rsidRPr="00F32A95">
              <w:rPr>
                <w:rStyle w:val="Hipervnculo"/>
                <w:i/>
                <w:noProof/>
              </w:rPr>
              <w:t>Gate Recurrent Unit</w:t>
            </w:r>
            <w:r w:rsidR="00D97F3A" w:rsidRPr="00F32A95">
              <w:rPr>
                <w:rStyle w:val="Hipervnculo"/>
                <w:noProof/>
              </w:rPr>
              <w:t>)</w:t>
            </w:r>
            <w:r w:rsidR="00D97F3A">
              <w:rPr>
                <w:noProof/>
                <w:webHidden/>
              </w:rPr>
              <w:tab/>
            </w:r>
            <w:r w:rsidR="00D97F3A">
              <w:rPr>
                <w:noProof/>
                <w:webHidden/>
              </w:rPr>
              <w:fldChar w:fldCharType="begin"/>
            </w:r>
            <w:r w:rsidR="00D97F3A">
              <w:rPr>
                <w:noProof/>
                <w:webHidden/>
              </w:rPr>
              <w:instrText xml:space="preserve"> PAGEREF _Toc198115970 \h </w:instrText>
            </w:r>
            <w:r w:rsidR="00D97F3A">
              <w:rPr>
                <w:noProof/>
                <w:webHidden/>
              </w:rPr>
            </w:r>
            <w:r w:rsidR="00D97F3A">
              <w:rPr>
                <w:noProof/>
                <w:webHidden/>
              </w:rPr>
              <w:fldChar w:fldCharType="separate"/>
            </w:r>
            <w:r w:rsidR="004C4C3E">
              <w:rPr>
                <w:noProof/>
                <w:webHidden/>
              </w:rPr>
              <w:t>34</w:t>
            </w:r>
            <w:r w:rsidR="00D97F3A">
              <w:rPr>
                <w:noProof/>
                <w:webHidden/>
              </w:rPr>
              <w:fldChar w:fldCharType="end"/>
            </w:r>
          </w:hyperlink>
        </w:p>
        <w:p w14:paraId="1C982AE0"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71" w:history="1">
            <w:r w:rsidR="00D97F3A" w:rsidRPr="00F32A95">
              <w:rPr>
                <w:rStyle w:val="Hipervnculo"/>
                <w:noProof/>
              </w:rPr>
              <w:t>4.2.19</w:t>
            </w:r>
            <w:r w:rsidR="00D97F3A">
              <w:rPr>
                <w:rFonts w:asciiTheme="minorHAnsi" w:eastAsiaTheme="minorEastAsia" w:hAnsiTheme="minorHAnsi" w:cstheme="minorBidi"/>
                <w:noProof/>
                <w:sz w:val="22"/>
                <w:szCs w:val="22"/>
              </w:rPr>
              <w:tab/>
            </w:r>
            <w:r w:rsidR="00D97F3A" w:rsidRPr="00F32A95">
              <w:rPr>
                <w:rStyle w:val="Hipervnculo"/>
                <w:noProof/>
              </w:rPr>
              <w:t>Arquitectura Codificador-Decodificador (</w:t>
            </w:r>
            <w:r w:rsidR="00D97F3A" w:rsidRPr="00F32A95">
              <w:rPr>
                <w:rStyle w:val="Hipervnculo"/>
                <w:i/>
                <w:noProof/>
              </w:rPr>
              <w:t>Encoder-Decoder</w:t>
            </w:r>
            <w:r w:rsidR="00D97F3A" w:rsidRPr="00F32A95">
              <w:rPr>
                <w:rStyle w:val="Hipervnculo"/>
                <w:noProof/>
              </w:rPr>
              <w:t>)</w:t>
            </w:r>
            <w:r w:rsidR="00D97F3A">
              <w:rPr>
                <w:noProof/>
                <w:webHidden/>
              </w:rPr>
              <w:tab/>
            </w:r>
            <w:r w:rsidR="00D97F3A">
              <w:rPr>
                <w:noProof/>
                <w:webHidden/>
              </w:rPr>
              <w:fldChar w:fldCharType="begin"/>
            </w:r>
            <w:r w:rsidR="00D97F3A">
              <w:rPr>
                <w:noProof/>
                <w:webHidden/>
              </w:rPr>
              <w:instrText xml:space="preserve"> PAGEREF _Toc198115971 \h </w:instrText>
            </w:r>
            <w:r w:rsidR="00D97F3A">
              <w:rPr>
                <w:noProof/>
                <w:webHidden/>
              </w:rPr>
            </w:r>
            <w:r w:rsidR="00D97F3A">
              <w:rPr>
                <w:noProof/>
                <w:webHidden/>
              </w:rPr>
              <w:fldChar w:fldCharType="separate"/>
            </w:r>
            <w:r w:rsidR="004C4C3E">
              <w:rPr>
                <w:noProof/>
                <w:webHidden/>
              </w:rPr>
              <w:t>36</w:t>
            </w:r>
            <w:r w:rsidR="00D97F3A">
              <w:rPr>
                <w:noProof/>
                <w:webHidden/>
              </w:rPr>
              <w:fldChar w:fldCharType="end"/>
            </w:r>
          </w:hyperlink>
        </w:p>
        <w:p w14:paraId="14B19936"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72" w:history="1">
            <w:r w:rsidR="00D97F3A" w:rsidRPr="00F32A95">
              <w:rPr>
                <w:rStyle w:val="Hipervnculo"/>
                <w:noProof/>
              </w:rPr>
              <w:t>4.2.20</w:t>
            </w:r>
            <w:r w:rsidR="00D97F3A">
              <w:rPr>
                <w:rFonts w:asciiTheme="minorHAnsi" w:eastAsiaTheme="minorEastAsia" w:hAnsiTheme="minorHAnsi" w:cstheme="minorBidi"/>
                <w:noProof/>
                <w:sz w:val="22"/>
                <w:szCs w:val="22"/>
              </w:rPr>
              <w:tab/>
            </w:r>
            <w:r w:rsidR="00D97F3A" w:rsidRPr="00F32A95">
              <w:rPr>
                <w:rStyle w:val="Hipervnculo"/>
                <w:noProof/>
              </w:rPr>
              <w:t xml:space="preserve">Algoritmo </w:t>
            </w:r>
            <w:r w:rsidR="00D97F3A" w:rsidRPr="00F32A95">
              <w:rPr>
                <w:rStyle w:val="Hipervnculo"/>
                <w:i/>
                <w:noProof/>
              </w:rPr>
              <w:t>Hyperband</w:t>
            </w:r>
            <w:r w:rsidR="00D97F3A">
              <w:rPr>
                <w:noProof/>
                <w:webHidden/>
              </w:rPr>
              <w:tab/>
            </w:r>
            <w:r w:rsidR="00D97F3A">
              <w:rPr>
                <w:noProof/>
                <w:webHidden/>
              </w:rPr>
              <w:fldChar w:fldCharType="begin"/>
            </w:r>
            <w:r w:rsidR="00D97F3A">
              <w:rPr>
                <w:noProof/>
                <w:webHidden/>
              </w:rPr>
              <w:instrText xml:space="preserve"> PAGEREF _Toc198115972 \h </w:instrText>
            </w:r>
            <w:r w:rsidR="00D97F3A">
              <w:rPr>
                <w:noProof/>
                <w:webHidden/>
              </w:rPr>
            </w:r>
            <w:r w:rsidR="00D97F3A">
              <w:rPr>
                <w:noProof/>
                <w:webHidden/>
              </w:rPr>
              <w:fldChar w:fldCharType="separate"/>
            </w:r>
            <w:r w:rsidR="004C4C3E">
              <w:rPr>
                <w:noProof/>
                <w:webHidden/>
              </w:rPr>
              <w:t>36</w:t>
            </w:r>
            <w:r w:rsidR="00D97F3A">
              <w:rPr>
                <w:noProof/>
                <w:webHidden/>
              </w:rPr>
              <w:fldChar w:fldCharType="end"/>
            </w:r>
          </w:hyperlink>
        </w:p>
        <w:p w14:paraId="7C4F6B2E"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73" w:history="1">
            <w:r w:rsidR="00D97F3A" w:rsidRPr="00F32A95">
              <w:rPr>
                <w:rStyle w:val="Hipervnculo"/>
                <w:noProof/>
              </w:rPr>
              <w:t>4.2.21</w:t>
            </w:r>
            <w:r w:rsidR="00D97F3A">
              <w:rPr>
                <w:rFonts w:asciiTheme="minorHAnsi" w:eastAsiaTheme="minorEastAsia" w:hAnsiTheme="minorHAnsi" w:cstheme="minorBidi"/>
                <w:noProof/>
                <w:sz w:val="22"/>
                <w:szCs w:val="22"/>
              </w:rPr>
              <w:tab/>
            </w:r>
            <w:r w:rsidR="00D97F3A" w:rsidRPr="00F32A95">
              <w:rPr>
                <w:rStyle w:val="Hipervnculo"/>
                <w:noProof/>
              </w:rPr>
              <w:t>Detención Temprana (</w:t>
            </w:r>
            <w:r w:rsidR="00D97F3A" w:rsidRPr="00F32A95">
              <w:rPr>
                <w:rStyle w:val="Hipervnculo"/>
                <w:i/>
                <w:noProof/>
              </w:rPr>
              <w:t>Early Stopping)</w:t>
            </w:r>
            <w:r w:rsidR="00D97F3A">
              <w:rPr>
                <w:noProof/>
                <w:webHidden/>
              </w:rPr>
              <w:tab/>
            </w:r>
            <w:r w:rsidR="00D97F3A">
              <w:rPr>
                <w:noProof/>
                <w:webHidden/>
              </w:rPr>
              <w:fldChar w:fldCharType="begin"/>
            </w:r>
            <w:r w:rsidR="00D97F3A">
              <w:rPr>
                <w:noProof/>
                <w:webHidden/>
              </w:rPr>
              <w:instrText xml:space="preserve"> PAGEREF _Toc198115973 \h </w:instrText>
            </w:r>
            <w:r w:rsidR="00D97F3A">
              <w:rPr>
                <w:noProof/>
                <w:webHidden/>
              </w:rPr>
            </w:r>
            <w:r w:rsidR="00D97F3A">
              <w:rPr>
                <w:noProof/>
                <w:webHidden/>
              </w:rPr>
              <w:fldChar w:fldCharType="separate"/>
            </w:r>
            <w:r w:rsidR="004C4C3E">
              <w:rPr>
                <w:noProof/>
                <w:webHidden/>
              </w:rPr>
              <w:t>37</w:t>
            </w:r>
            <w:r w:rsidR="00D97F3A">
              <w:rPr>
                <w:noProof/>
                <w:webHidden/>
              </w:rPr>
              <w:fldChar w:fldCharType="end"/>
            </w:r>
          </w:hyperlink>
        </w:p>
        <w:p w14:paraId="0DCFB741" w14:textId="77777777" w:rsidR="00D97F3A" w:rsidRDefault="00AB6E94">
          <w:pPr>
            <w:pStyle w:val="TDC3"/>
            <w:tabs>
              <w:tab w:val="left" w:pos="1320"/>
              <w:tab w:val="right" w:leader="dot" w:pos="8211"/>
            </w:tabs>
            <w:rPr>
              <w:rFonts w:asciiTheme="minorHAnsi" w:eastAsiaTheme="minorEastAsia" w:hAnsiTheme="minorHAnsi" w:cstheme="minorBidi"/>
              <w:noProof/>
              <w:sz w:val="22"/>
              <w:szCs w:val="22"/>
            </w:rPr>
          </w:pPr>
          <w:hyperlink w:anchor="_Toc198115974" w:history="1">
            <w:r w:rsidR="00D97F3A" w:rsidRPr="00F32A95">
              <w:rPr>
                <w:rStyle w:val="Hipervnculo"/>
                <w:noProof/>
              </w:rPr>
              <w:t>4.2.22</w:t>
            </w:r>
            <w:r w:rsidR="00D97F3A">
              <w:rPr>
                <w:rFonts w:asciiTheme="minorHAnsi" w:eastAsiaTheme="minorEastAsia" w:hAnsiTheme="minorHAnsi" w:cstheme="minorBidi"/>
                <w:noProof/>
                <w:sz w:val="22"/>
                <w:szCs w:val="22"/>
              </w:rPr>
              <w:tab/>
            </w:r>
            <w:r w:rsidR="00D97F3A" w:rsidRPr="00F32A95">
              <w:rPr>
                <w:rStyle w:val="Hipervnculo"/>
                <w:noProof/>
              </w:rPr>
              <w:t>Github</w:t>
            </w:r>
            <w:r w:rsidR="00D97F3A">
              <w:rPr>
                <w:noProof/>
                <w:webHidden/>
              </w:rPr>
              <w:tab/>
            </w:r>
            <w:r w:rsidR="00D97F3A">
              <w:rPr>
                <w:noProof/>
                <w:webHidden/>
              </w:rPr>
              <w:fldChar w:fldCharType="begin"/>
            </w:r>
            <w:r w:rsidR="00D97F3A">
              <w:rPr>
                <w:noProof/>
                <w:webHidden/>
              </w:rPr>
              <w:instrText xml:space="preserve"> PAGEREF _Toc198115974 \h </w:instrText>
            </w:r>
            <w:r w:rsidR="00D97F3A">
              <w:rPr>
                <w:noProof/>
                <w:webHidden/>
              </w:rPr>
            </w:r>
            <w:r w:rsidR="00D97F3A">
              <w:rPr>
                <w:noProof/>
                <w:webHidden/>
              </w:rPr>
              <w:fldChar w:fldCharType="separate"/>
            </w:r>
            <w:r w:rsidR="004C4C3E">
              <w:rPr>
                <w:noProof/>
                <w:webHidden/>
              </w:rPr>
              <w:t>37</w:t>
            </w:r>
            <w:r w:rsidR="00D97F3A">
              <w:rPr>
                <w:noProof/>
                <w:webHidden/>
              </w:rPr>
              <w:fldChar w:fldCharType="end"/>
            </w:r>
          </w:hyperlink>
        </w:p>
        <w:p w14:paraId="74B5EFAF" w14:textId="77777777" w:rsidR="00D97F3A" w:rsidRDefault="00AB6E94">
          <w:pPr>
            <w:pStyle w:val="TDC2"/>
            <w:tabs>
              <w:tab w:val="right" w:leader="dot" w:pos="8211"/>
            </w:tabs>
            <w:rPr>
              <w:rFonts w:asciiTheme="minorHAnsi" w:eastAsiaTheme="minorEastAsia" w:hAnsiTheme="minorHAnsi" w:cstheme="minorBidi"/>
              <w:noProof/>
              <w:sz w:val="22"/>
              <w:szCs w:val="22"/>
            </w:rPr>
          </w:pPr>
          <w:hyperlink w:anchor="_Toc198115975" w:history="1">
            <w:r w:rsidR="00D97F3A" w:rsidRPr="00F32A95">
              <w:rPr>
                <w:rStyle w:val="Hipervnculo"/>
                <w:noProof/>
              </w:rPr>
              <w:t>4.3 Comprensión de los datos</w:t>
            </w:r>
            <w:r w:rsidR="00D97F3A">
              <w:rPr>
                <w:noProof/>
                <w:webHidden/>
              </w:rPr>
              <w:tab/>
            </w:r>
            <w:r w:rsidR="00D97F3A">
              <w:rPr>
                <w:noProof/>
                <w:webHidden/>
              </w:rPr>
              <w:fldChar w:fldCharType="begin"/>
            </w:r>
            <w:r w:rsidR="00D97F3A">
              <w:rPr>
                <w:noProof/>
                <w:webHidden/>
              </w:rPr>
              <w:instrText xml:space="preserve"> PAGEREF _Toc198115975 \h </w:instrText>
            </w:r>
            <w:r w:rsidR="00D97F3A">
              <w:rPr>
                <w:noProof/>
                <w:webHidden/>
              </w:rPr>
            </w:r>
            <w:r w:rsidR="00D97F3A">
              <w:rPr>
                <w:noProof/>
                <w:webHidden/>
              </w:rPr>
              <w:fldChar w:fldCharType="separate"/>
            </w:r>
            <w:r w:rsidR="004C4C3E">
              <w:rPr>
                <w:noProof/>
                <w:webHidden/>
              </w:rPr>
              <w:t>37</w:t>
            </w:r>
            <w:r w:rsidR="00D97F3A">
              <w:rPr>
                <w:noProof/>
                <w:webHidden/>
              </w:rPr>
              <w:fldChar w:fldCharType="end"/>
            </w:r>
          </w:hyperlink>
        </w:p>
        <w:p w14:paraId="02B8F9D3"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76" w:history="1">
            <w:r w:rsidR="00D97F3A" w:rsidRPr="00F32A95">
              <w:rPr>
                <w:rStyle w:val="Hipervnculo"/>
                <w:noProof/>
              </w:rPr>
              <w:t>4.3.1 Recolección de datos iniciales</w:t>
            </w:r>
            <w:r w:rsidR="00D97F3A">
              <w:rPr>
                <w:noProof/>
                <w:webHidden/>
              </w:rPr>
              <w:tab/>
            </w:r>
            <w:r w:rsidR="00D97F3A">
              <w:rPr>
                <w:noProof/>
                <w:webHidden/>
              </w:rPr>
              <w:fldChar w:fldCharType="begin"/>
            </w:r>
            <w:r w:rsidR="00D97F3A">
              <w:rPr>
                <w:noProof/>
                <w:webHidden/>
              </w:rPr>
              <w:instrText xml:space="preserve"> PAGEREF _Toc198115976 \h </w:instrText>
            </w:r>
            <w:r w:rsidR="00D97F3A">
              <w:rPr>
                <w:noProof/>
                <w:webHidden/>
              </w:rPr>
            </w:r>
            <w:r w:rsidR="00D97F3A">
              <w:rPr>
                <w:noProof/>
                <w:webHidden/>
              </w:rPr>
              <w:fldChar w:fldCharType="separate"/>
            </w:r>
            <w:r w:rsidR="004C4C3E">
              <w:rPr>
                <w:noProof/>
                <w:webHidden/>
              </w:rPr>
              <w:t>38</w:t>
            </w:r>
            <w:r w:rsidR="00D97F3A">
              <w:rPr>
                <w:noProof/>
                <w:webHidden/>
              </w:rPr>
              <w:fldChar w:fldCharType="end"/>
            </w:r>
          </w:hyperlink>
        </w:p>
        <w:p w14:paraId="0D54C0D6"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77" w:history="1">
            <w:r w:rsidR="00D97F3A" w:rsidRPr="00F32A95">
              <w:rPr>
                <w:rStyle w:val="Hipervnculo"/>
                <w:noProof/>
              </w:rPr>
              <w:t>4.3.2 Preparación de los datos</w:t>
            </w:r>
            <w:r w:rsidR="00D97F3A">
              <w:rPr>
                <w:noProof/>
                <w:webHidden/>
              </w:rPr>
              <w:tab/>
            </w:r>
            <w:r w:rsidR="00D97F3A">
              <w:rPr>
                <w:noProof/>
                <w:webHidden/>
              </w:rPr>
              <w:fldChar w:fldCharType="begin"/>
            </w:r>
            <w:r w:rsidR="00D97F3A">
              <w:rPr>
                <w:noProof/>
                <w:webHidden/>
              </w:rPr>
              <w:instrText xml:space="preserve"> PAGEREF _Toc198115977 \h </w:instrText>
            </w:r>
            <w:r w:rsidR="00D97F3A">
              <w:rPr>
                <w:noProof/>
                <w:webHidden/>
              </w:rPr>
            </w:r>
            <w:r w:rsidR="00D97F3A">
              <w:rPr>
                <w:noProof/>
                <w:webHidden/>
              </w:rPr>
              <w:fldChar w:fldCharType="separate"/>
            </w:r>
            <w:r w:rsidR="004C4C3E">
              <w:rPr>
                <w:noProof/>
                <w:webHidden/>
              </w:rPr>
              <w:t>39</w:t>
            </w:r>
            <w:r w:rsidR="00D97F3A">
              <w:rPr>
                <w:noProof/>
                <w:webHidden/>
              </w:rPr>
              <w:fldChar w:fldCharType="end"/>
            </w:r>
          </w:hyperlink>
        </w:p>
        <w:p w14:paraId="07769988"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78" w:history="1">
            <w:r w:rsidR="00D97F3A" w:rsidRPr="00F32A95">
              <w:rPr>
                <w:rStyle w:val="Hipervnculo"/>
                <w:noProof/>
              </w:rPr>
              <w:t>4.3.4 Detección de Anomalías</w:t>
            </w:r>
            <w:r w:rsidR="00D97F3A">
              <w:rPr>
                <w:noProof/>
                <w:webHidden/>
              </w:rPr>
              <w:tab/>
            </w:r>
            <w:r w:rsidR="00D97F3A">
              <w:rPr>
                <w:noProof/>
                <w:webHidden/>
              </w:rPr>
              <w:fldChar w:fldCharType="begin"/>
            </w:r>
            <w:r w:rsidR="00D97F3A">
              <w:rPr>
                <w:noProof/>
                <w:webHidden/>
              </w:rPr>
              <w:instrText xml:space="preserve"> PAGEREF _Toc198115978 \h </w:instrText>
            </w:r>
            <w:r w:rsidR="00D97F3A">
              <w:rPr>
                <w:noProof/>
                <w:webHidden/>
              </w:rPr>
            </w:r>
            <w:r w:rsidR="00D97F3A">
              <w:rPr>
                <w:noProof/>
                <w:webHidden/>
              </w:rPr>
              <w:fldChar w:fldCharType="separate"/>
            </w:r>
            <w:r w:rsidR="004C4C3E">
              <w:rPr>
                <w:noProof/>
                <w:webHidden/>
              </w:rPr>
              <w:t>42</w:t>
            </w:r>
            <w:r w:rsidR="00D97F3A">
              <w:rPr>
                <w:noProof/>
                <w:webHidden/>
              </w:rPr>
              <w:fldChar w:fldCharType="end"/>
            </w:r>
          </w:hyperlink>
        </w:p>
        <w:p w14:paraId="6BEC9AF6"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79" w:history="1">
            <w:r w:rsidR="00D97F3A" w:rsidRPr="00F32A95">
              <w:rPr>
                <w:rStyle w:val="Hipervnculo"/>
                <w:noProof/>
              </w:rPr>
              <w:t>4.3.5 Partición de Los datos</w:t>
            </w:r>
            <w:r w:rsidR="00D97F3A">
              <w:rPr>
                <w:noProof/>
                <w:webHidden/>
              </w:rPr>
              <w:tab/>
            </w:r>
            <w:r w:rsidR="00D97F3A">
              <w:rPr>
                <w:noProof/>
                <w:webHidden/>
              </w:rPr>
              <w:fldChar w:fldCharType="begin"/>
            </w:r>
            <w:r w:rsidR="00D97F3A">
              <w:rPr>
                <w:noProof/>
                <w:webHidden/>
              </w:rPr>
              <w:instrText xml:space="preserve"> PAGEREF _Toc198115979 \h </w:instrText>
            </w:r>
            <w:r w:rsidR="00D97F3A">
              <w:rPr>
                <w:noProof/>
                <w:webHidden/>
              </w:rPr>
            </w:r>
            <w:r w:rsidR="00D97F3A">
              <w:rPr>
                <w:noProof/>
                <w:webHidden/>
              </w:rPr>
              <w:fldChar w:fldCharType="separate"/>
            </w:r>
            <w:r w:rsidR="004C4C3E">
              <w:rPr>
                <w:noProof/>
                <w:webHidden/>
              </w:rPr>
              <w:t>49</w:t>
            </w:r>
            <w:r w:rsidR="00D97F3A">
              <w:rPr>
                <w:noProof/>
                <w:webHidden/>
              </w:rPr>
              <w:fldChar w:fldCharType="end"/>
            </w:r>
          </w:hyperlink>
        </w:p>
        <w:p w14:paraId="6F01B286"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0" w:history="1">
            <w:r w:rsidR="00D97F3A" w:rsidRPr="00F32A95">
              <w:rPr>
                <w:rStyle w:val="Hipervnculo"/>
                <w:noProof/>
              </w:rPr>
              <w:t>4.3.6 Normalización</w:t>
            </w:r>
            <w:r w:rsidR="00D97F3A">
              <w:rPr>
                <w:noProof/>
                <w:webHidden/>
              </w:rPr>
              <w:tab/>
            </w:r>
            <w:r w:rsidR="00D97F3A">
              <w:rPr>
                <w:noProof/>
                <w:webHidden/>
              </w:rPr>
              <w:fldChar w:fldCharType="begin"/>
            </w:r>
            <w:r w:rsidR="00D97F3A">
              <w:rPr>
                <w:noProof/>
                <w:webHidden/>
              </w:rPr>
              <w:instrText xml:space="preserve"> PAGEREF _Toc198115980 \h </w:instrText>
            </w:r>
            <w:r w:rsidR="00D97F3A">
              <w:rPr>
                <w:noProof/>
                <w:webHidden/>
              </w:rPr>
            </w:r>
            <w:r w:rsidR="00D97F3A">
              <w:rPr>
                <w:noProof/>
                <w:webHidden/>
              </w:rPr>
              <w:fldChar w:fldCharType="separate"/>
            </w:r>
            <w:r w:rsidR="004C4C3E">
              <w:rPr>
                <w:noProof/>
                <w:webHidden/>
              </w:rPr>
              <w:t>49</w:t>
            </w:r>
            <w:r w:rsidR="00D97F3A">
              <w:rPr>
                <w:noProof/>
                <w:webHidden/>
              </w:rPr>
              <w:fldChar w:fldCharType="end"/>
            </w:r>
          </w:hyperlink>
        </w:p>
        <w:p w14:paraId="2F2AABDA" w14:textId="77777777" w:rsidR="00D97F3A" w:rsidRDefault="00AB6E94">
          <w:pPr>
            <w:pStyle w:val="TDC2"/>
            <w:tabs>
              <w:tab w:val="right" w:leader="dot" w:pos="8211"/>
            </w:tabs>
            <w:rPr>
              <w:rFonts w:asciiTheme="minorHAnsi" w:eastAsiaTheme="minorEastAsia" w:hAnsiTheme="minorHAnsi" w:cstheme="minorBidi"/>
              <w:noProof/>
              <w:sz w:val="22"/>
              <w:szCs w:val="22"/>
            </w:rPr>
          </w:pPr>
          <w:hyperlink w:anchor="_Toc198115981" w:history="1">
            <w:r w:rsidR="00D97F3A" w:rsidRPr="00F32A95">
              <w:rPr>
                <w:rStyle w:val="Hipervnculo"/>
                <w:bCs/>
                <w:iCs/>
                <w:noProof/>
              </w:rPr>
              <w:t>4.4 Modelos</w:t>
            </w:r>
            <w:r w:rsidR="00D97F3A">
              <w:rPr>
                <w:noProof/>
                <w:webHidden/>
              </w:rPr>
              <w:tab/>
            </w:r>
            <w:r w:rsidR="00D97F3A">
              <w:rPr>
                <w:noProof/>
                <w:webHidden/>
              </w:rPr>
              <w:fldChar w:fldCharType="begin"/>
            </w:r>
            <w:r w:rsidR="00D97F3A">
              <w:rPr>
                <w:noProof/>
                <w:webHidden/>
              </w:rPr>
              <w:instrText xml:space="preserve"> PAGEREF _Toc198115981 \h </w:instrText>
            </w:r>
            <w:r w:rsidR="00D97F3A">
              <w:rPr>
                <w:noProof/>
                <w:webHidden/>
              </w:rPr>
            </w:r>
            <w:r w:rsidR="00D97F3A">
              <w:rPr>
                <w:noProof/>
                <w:webHidden/>
              </w:rPr>
              <w:fldChar w:fldCharType="separate"/>
            </w:r>
            <w:r w:rsidR="004C4C3E">
              <w:rPr>
                <w:noProof/>
                <w:webHidden/>
              </w:rPr>
              <w:t>50</w:t>
            </w:r>
            <w:r w:rsidR="00D97F3A">
              <w:rPr>
                <w:noProof/>
                <w:webHidden/>
              </w:rPr>
              <w:fldChar w:fldCharType="end"/>
            </w:r>
          </w:hyperlink>
        </w:p>
        <w:p w14:paraId="130F96B3" w14:textId="77777777" w:rsidR="00D97F3A" w:rsidRDefault="00AB6E94">
          <w:pPr>
            <w:pStyle w:val="TDC2"/>
            <w:tabs>
              <w:tab w:val="right" w:leader="dot" w:pos="8211"/>
            </w:tabs>
            <w:rPr>
              <w:rFonts w:asciiTheme="minorHAnsi" w:eastAsiaTheme="minorEastAsia" w:hAnsiTheme="minorHAnsi" w:cstheme="minorBidi"/>
              <w:noProof/>
              <w:sz w:val="22"/>
              <w:szCs w:val="22"/>
            </w:rPr>
          </w:pPr>
          <w:hyperlink w:anchor="_Toc198115982" w:history="1">
            <w:r w:rsidR="00D97F3A" w:rsidRPr="00F32A95">
              <w:rPr>
                <w:rStyle w:val="Hipervnculo"/>
                <w:bCs/>
                <w:iCs/>
                <w:noProof/>
              </w:rPr>
              <w:t>4.4.1 Selección de Modelos</w:t>
            </w:r>
            <w:r w:rsidR="00D97F3A">
              <w:rPr>
                <w:noProof/>
                <w:webHidden/>
              </w:rPr>
              <w:tab/>
            </w:r>
            <w:r w:rsidR="00D97F3A">
              <w:rPr>
                <w:noProof/>
                <w:webHidden/>
              </w:rPr>
              <w:fldChar w:fldCharType="begin"/>
            </w:r>
            <w:r w:rsidR="00D97F3A">
              <w:rPr>
                <w:noProof/>
                <w:webHidden/>
              </w:rPr>
              <w:instrText xml:space="preserve"> PAGEREF _Toc198115982 \h </w:instrText>
            </w:r>
            <w:r w:rsidR="00D97F3A">
              <w:rPr>
                <w:noProof/>
                <w:webHidden/>
              </w:rPr>
            </w:r>
            <w:r w:rsidR="00D97F3A">
              <w:rPr>
                <w:noProof/>
                <w:webHidden/>
              </w:rPr>
              <w:fldChar w:fldCharType="separate"/>
            </w:r>
            <w:r w:rsidR="004C4C3E">
              <w:rPr>
                <w:noProof/>
                <w:webHidden/>
              </w:rPr>
              <w:t>51</w:t>
            </w:r>
            <w:r w:rsidR="00D97F3A">
              <w:rPr>
                <w:noProof/>
                <w:webHidden/>
              </w:rPr>
              <w:fldChar w:fldCharType="end"/>
            </w:r>
          </w:hyperlink>
        </w:p>
        <w:p w14:paraId="581515F6" w14:textId="77777777" w:rsidR="00D97F3A" w:rsidRDefault="00AB6E94">
          <w:pPr>
            <w:pStyle w:val="TDC2"/>
            <w:tabs>
              <w:tab w:val="right" w:leader="dot" w:pos="8211"/>
            </w:tabs>
            <w:rPr>
              <w:rFonts w:asciiTheme="minorHAnsi" w:eastAsiaTheme="minorEastAsia" w:hAnsiTheme="minorHAnsi" w:cstheme="minorBidi"/>
              <w:noProof/>
              <w:sz w:val="22"/>
              <w:szCs w:val="22"/>
            </w:rPr>
          </w:pPr>
          <w:hyperlink w:anchor="_Toc198115983" w:history="1">
            <w:r w:rsidR="00D97F3A" w:rsidRPr="00F32A95">
              <w:rPr>
                <w:rStyle w:val="Hipervnculo"/>
                <w:noProof/>
              </w:rPr>
              <w:t>4.5 Desarrollo</w:t>
            </w:r>
            <w:r w:rsidR="00D97F3A">
              <w:rPr>
                <w:noProof/>
                <w:webHidden/>
              </w:rPr>
              <w:tab/>
            </w:r>
            <w:r w:rsidR="00D97F3A">
              <w:rPr>
                <w:noProof/>
                <w:webHidden/>
              </w:rPr>
              <w:fldChar w:fldCharType="begin"/>
            </w:r>
            <w:r w:rsidR="00D97F3A">
              <w:rPr>
                <w:noProof/>
                <w:webHidden/>
              </w:rPr>
              <w:instrText xml:space="preserve"> PAGEREF _Toc198115983 \h </w:instrText>
            </w:r>
            <w:r w:rsidR="00D97F3A">
              <w:rPr>
                <w:noProof/>
                <w:webHidden/>
              </w:rPr>
            </w:r>
            <w:r w:rsidR="00D97F3A">
              <w:rPr>
                <w:noProof/>
                <w:webHidden/>
              </w:rPr>
              <w:fldChar w:fldCharType="separate"/>
            </w:r>
            <w:r w:rsidR="004C4C3E">
              <w:rPr>
                <w:noProof/>
                <w:webHidden/>
              </w:rPr>
              <w:t>52</w:t>
            </w:r>
            <w:r w:rsidR="00D97F3A">
              <w:rPr>
                <w:noProof/>
                <w:webHidden/>
              </w:rPr>
              <w:fldChar w:fldCharType="end"/>
            </w:r>
          </w:hyperlink>
        </w:p>
        <w:p w14:paraId="3BF85C67"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4" w:history="1">
            <w:r w:rsidR="00D97F3A" w:rsidRPr="00F32A95">
              <w:rPr>
                <w:rStyle w:val="Hipervnculo"/>
                <w:noProof/>
              </w:rPr>
              <w:t>4.5.1 Plan de pruebas</w:t>
            </w:r>
            <w:r w:rsidR="00D97F3A">
              <w:rPr>
                <w:noProof/>
                <w:webHidden/>
              </w:rPr>
              <w:tab/>
            </w:r>
            <w:r w:rsidR="00D97F3A">
              <w:rPr>
                <w:noProof/>
                <w:webHidden/>
              </w:rPr>
              <w:fldChar w:fldCharType="begin"/>
            </w:r>
            <w:r w:rsidR="00D97F3A">
              <w:rPr>
                <w:noProof/>
                <w:webHidden/>
              </w:rPr>
              <w:instrText xml:space="preserve"> PAGEREF _Toc198115984 \h </w:instrText>
            </w:r>
            <w:r w:rsidR="00D97F3A">
              <w:rPr>
                <w:noProof/>
                <w:webHidden/>
              </w:rPr>
            </w:r>
            <w:r w:rsidR="00D97F3A">
              <w:rPr>
                <w:noProof/>
                <w:webHidden/>
              </w:rPr>
              <w:fldChar w:fldCharType="separate"/>
            </w:r>
            <w:r w:rsidR="004C4C3E">
              <w:rPr>
                <w:noProof/>
                <w:webHidden/>
              </w:rPr>
              <w:t>52</w:t>
            </w:r>
            <w:r w:rsidR="00D97F3A">
              <w:rPr>
                <w:noProof/>
                <w:webHidden/>
              </w:rPr>
              <w:fldChar w:fldCharType="end"/>
            </w:r>
          </w:hyperlink>
        </w:p>
        <w:p w14:paraId="41FDB3AF"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5" w:history="1">
            <w:r w:rsidR="00D97F3A" w:rsidRPr="00F32A95">
              <w:rPr>
                <w:rStyle w:val="Hipervnculo"/>
                <w:noProof/>
              </w:rPr>
              <w:t>4.5.2 Construcción de los Modelos</w:t>
            </w:r>
            <w:r w:rsidR="00D97F3A">
              <w:rPr>
                <w:noProof/>
                <w:webHidden/>
              </w:rPr>
              <w:tab/>
            </w:r>
            <w:r w:rsidR="00D97F3A">
              <w:rPr>
                <w:noProof/>
                <w:webHidden/>
              </w:rPr>
              <w:fldChar w:fldCharType="begin"/>
            </w:r>
            <w:r w:rsidR="00D97F3A">
              <w:rPr>
                <w:noProof/>
                <w:webHidden/>
              </w:rPr>
              <w:instrText xml:space="preserve"> PAGEREF _Toc198115985 \h </w:instrText>
            </w:r>
            <w:r w:rsidR="00D97F3A">
              <w:rPr>
                <w:noProof/>
                <w:webHidden/>
              </w:rPr>
            </w:r>
            <w:r w:rsidR="00D97F3A">
              <w:rPr>
                <w:noProof/>
                <w:webHidden/>
              </w:rPr>
              <w:fldChar w:fldCharType="separate"/>
            </w:r>
            <w:r w:rsidR="004C4C3E">
              <w:rPr>
                <w:noProof/>
                <w:webHidden/>
              </w:rPr>
              <w:t>53</w:t>
            </w:r>
            <w:r w:rsidR="00D97F3A">
              <w:rPr>
                <w:noProof/>
                <w:webHidden/>
              </w:rPr>
              <w:fldChar w:fldCharType="end"/>
            </w:r>
          </w:hyperlink>
        </w:p>
        <w:p w14:paraId="3CE3195D"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6" w:history="1">
            <w:r w:rsidR="00D97F3A" w:rsidRPr="00F32A95">
              <w:rPr>
                <w:rStyle w:val="Hipervnculo"/>
                <w:noProof/>
              </w:rPr>
              <w:t>4.5.3 Cantidad de Trials por Modelo</w:t>
            </w:r>
            <w:r w:rsidR="00D97F3A">
              <w:rPr>
                <w:noProof/>
                <w:webHidden/>
              </w:rPr>
              <w:tab/>
            </w:r>
            <w:r w:rsidR="00D97F3A">
              <w:rPr>
                <w:noProof/>
                <w:webHidden/>
              </w:rPr>
              <w:fldChar w:fldCharType="begin"/>
            </w:r>
            <w:r w:rsidR="00D97F3A">
              <w:rPr>
                <w:noProof/>
                <w:webHidden/>
              </w:rPr>
              <w:instrText xml:space="preserve"> PAGEREF _Toc198115986 \h </w:instrText>
            </w:r>
            <w:r w:rsidR="00D97F3A">
              <w:rPr>
                <w:noProof/>
                <w:webHidden/>
              </w:rPr>
            </w:r>
            <w:r w:rsidR="00D97F3A">
              <w:rPr>
                <w:noProof/>
                <w:webHidden/>
              </w:rPr>
              <w:fldChar w:fldCharType="separate"/>
            </w:r>
            <w:r w:rsidR="004C4C3E">
              <w:rPr>
                <w:noProof/>
                <w:webHidden/>
              </w:rPr>
              <w:t>54</w:t>
            </w:r>
            <w:r w:rsidR="00D97F3A">
              <w:rPr>
                <w:noProof/>
                <w:webHidden/>
              </w:rPr>
              <w:fldChar w:fldCharType="end"/>
            </w:r>
          </w:hyperlink>
        </w:p>
        <w:p w14:paraId="6F50E7FD"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7" w:history="1">
            <w:r w:rsidR="00D97F3A" w:rsidRPr="00F32A95">
              <w:rPr>
                <w:rStyle w:val="Hipervnculo"/>
                <w:noProof/>
              </w:rPr>
              <w:t>4.5.4 Hiperparametros que se Afinaron</w:t>
            </w:r>
            <w:r w:rsidR="00D97F3A">
              <w:rPr>
                <w:noProof/>
                <w:webHidden/>
              </w:rPr>
              <w:tab/>
            </w:r>
            <w:r w:rsidR="00D97F3A">
              <w:rPr>
                <w:noProof/>
                <w:webHidden/>
              </w:rPr>
              <w:fldChar w:fldCharType="begin"/>
            </w:r>
            <w:r w:rsidR="00D97F3A">
              <w:rPr>
                <w:noProof/>
                <w:webHidden/>
              </w:rPr>
              <w:instrText xml:space="preserve"> PAGEREF _Toc198115987 \h </w:instrText>
            </w:r>
            <w:r w:rsidR="00D97F3A">
              <w:rPr>
                <w:noProof/>
                <w:webHidden/>
              </w:rPr>
            </w:r>
            <w:r w:rsidR="00D97F3A">
              <w:rPr>
                <w:noProof/>
                <w:webHidden/>
              </w:rPr>
              <w:fldChar w:fldCharType="separate"/>
            </w:r>
            <w:r w:rsidR="004C4C3E">
              <w:rPr>
                <w:noProof/>
                <w:webHidden/>
              </w:rPr>
              <w:t>54</w:t>
            </w:r>
            <w:r w:rsidR="00D97F3A">
              <w:rPr>
                <w:noProof/>
                <w:webHidden/>
              </w:rPr>
              <w:fldChar w:fldCharType="end"/>
            </w:r>
          </w:hyperlink>
        </w:p>
        <w:p w14:paraId="0DE0C1A2"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8" w:history="1">
            <w:r w:rsidR="00D97F3A" w:rsidRPr="00F32A95">
              <w:rPr>
                <w:rStyle w:val="Hipervnculo"/>
                <w:noProof/>
              </w:rPr>
              <w:t>4.5.6 Pruebas Editorial Universitaria UA</w:t>
            </w:r>
            <w:r w:rsidR="00D97F3A">
              <w:rPr>
                <w:noProof/>
                <w:webHidden/>
              </w:rPr>
              <w:tab/>
            </w:r>
            <w:r w:rsidR="00D97F3A">
              <w:rPr>
                <w:noProof/>
                <w:webHidden/>
              </w:rPr>
              <w:fldChar w:fldCharType="begin"/>
            </w:r>
            <w:r w:rsidR="00D97F3A">
              <w:rPr>
                <w:noProof/>
                <w:webHidden/>
              </w:rPr>
              <w:instrText xml:space="preserve"> PAGEREF _Toc198115988 \h </w:instrText>
            </w:r>
            <w:r w:rsidR="00D97F3A">
              <w:rPr>
                <w:noProof/>
                <w:webHidden/>
              </w:rPr>
            </w:r>
            <w:r w:rsidR="00D97F3A">
              <w:rPr>
                <w:noProof/>
                <w:webHidden/>
              </w:rPr>
              <w:fldChar w:fldCharType="separate"/>
            </w:r>
            <w:r w:rsidR="004C4C3E">
              <w:rPr>
                <w:noProof/>
                <w:webHidden/>
              </w:rPr>
              <w:t>59</w:t>
            </w:r>
            <w:r w:rsidR="00D97F3A">
              <w:rPr>
                <w:noProof/>
                <w:webHidden/>
              </w:rPr>
              <w:fldChar w:fldCharType="end"/>
            </w:r>
          </w:hyperlink>
        </w:p>
        <w:p w14:paraId="02712CE9"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89" w:history="1">
            <w:r w:rsidR="00D97F3A" w:rsidRPr="00F32A95">
              <w:rPr>
                <w:rStyle w:val="Hipervnculo"/>
                <w:noProof/>
              </w:rPr>
              <w:t>4.5.7 Conclusiones Pruebas con datos de UA</w:t>
            </w:r>
            <w:r w:rsidR="00D97F3A">
              <w:rPr>
                <w:noProof/>
                <w:webHidden/>
              </w:rPr>
              <w:tab/>
            </w:r>
            <w:r w:rsidR="00D97F3A">
              <w:rPr>
                <w:noProof/>
                <w:webHidden/>
              </w:rPr>
              <w:fldChar w:fldCharType="begin"/>
            </w:r>
            <w:r w:rsidR="00D97F3A">
              <w:rPr>
                <w:noProof/>
                <w:webHidden/>
              </w:rPr>
              <w:instrText xml:space="preserve"> PAGEREF _Toc198115989 \h </w:instrText>
            </w:r>
            <w:r w:rsidR="00D97F3A">
              <w:rPr>
                <w:noProof/>
                <w:webHidden/>
              </w:rPr>
            </w:r>
            <w:r w:rsidR="00D97F3A">
              <w:rPr>
                <w:noProof/>
                <w:webHidden/>
              </w:rPr>
              <w:fldChar w:fldCharType="separate"/>
            </w:r>
            <w:r w:rsidR="004C4C3E">
              <w:rPr>
                <w:noProof/>
                <w:webHidden/>
              </w:rPr>
              <w:t>62</w:t>
            </w:r>
            <w:r w:rsidR="00D97F3A">
              <w:rPr>
                <w:noProof/>
                <w:webHidden/>
              </w:rPr>
              <w:fldChar w:fldCharType="end"/>
            </w:r>
          </w:hyperlink>
        </w:p>
        <w:p w14:paraId="4AD49DF1"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90" w:history="1">
            <w:r w:rsidR="00D97F3A" w:rsidRPr="00F32A95">
              <w:rPr>
                <w:rStyle w:val="Hipervnculo"/>
                <w:noProof/>
              </w:rPr>
              <w:t>4.5.8 Conversión de Modelos de UA a TUM Transmedia GA4</w:t>
            </w:r>
            <w:r w:rsidR="00D97F3A">
              <w:rPr>
                <w:noProof/>
                <w:webHidden/>
              </w:rPr>
              <w:tab/>
            </w:r>
            <w:r w:rsidR="00D97F3A">
              <w:rPr>
                <w:noProof/>
                <w:webHidden/>
              </w:rPr>
              <w:fldChar w:fldCharType="begin"/>
            </w:r>
            <w:r w:rsidR="00D97F3A">
              <w:rPr>
                <w:noProof/>
                <w:webHidden/>
              </w:rPr>
              <w:instrText xml:space="preserve"> PAGEREF _Toc198115990 \h </w:instrText>
            </w:r>
            <w:r w:rsidR="00D97F3A">
              <w:rPr>
                <w:noProof/>
                <w:webHidden/>
              </w:rPr>
            </w:r>
            <w:r w:rsidR="00D97F3A">
              <w:rPr>
                <w:noProof/>
                <w:webHidden/>
              </w:rPr>
              <w:fldChar w:fldCharType="separate"/>
            </w:r>
            <w:r w:rsidR="004C4C3E">
              <w:rPr>
                <w:noProof/>
                <w:webHidden/>
              </w:rPr>
              <w:t>62</w:t>
            </w:r>
            <w:r w:rsidR="00D97F3A">
              <w:rPr>
                <w:noProof/>
                <w:webHidden/>
              </w:rPr>
              <w:fldChar w:fldCharType="end"/>
            </w:r>
          </w:hyperlink>
        </w:p>
        <w:p w14:paraId="59BC0257"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91" w:history="1">
            <w:r w:rsidR="00D97F3A" w:rsidRPr="00F32A95">
              <w:rPr>
                <w:rStyle w:val="Hipervnculo"/>
                <w:noProof/>
              </w:rPr>
              <w:t>4.5.9 Pruebas Modelos de Editorial Universitaria GA4</w:t>
            </w:r>
            <w:r w:rsidR="00D97F3A">
              <w:rPr>
                <w:noProof/>
                <w:webHidden/>
              </w:rPr>
              <w:tab/>
            </w:r>
            <w:r w:rsidR="00D97F3A">
              <w:rPr>
                <w:noProof/>
                <w:webHidden/>
              </w:rPr>
              <w:fldChar w:fldCharType="begin"/>
            </w:r>
            <w:r w:rsidR="00D97F3A">
              <w:rPr>
                <w:noProof/>
                <w:webHidden/>
              </w:rPr>
              <w:instrText xml:space="preserve"> PAGEREF _Toc198115991 \h </w:instrText>
            </w:r>
            <w:r w:rsidR="00D97F3A">
              <w:rPr>
                <w:noProof/>
                <w:webHidden/>
              </w:rPr>
            </w:r>
            <w:r w:rsidR="00D97F3A">
              <w:rPr>
                <w:noProof/>
                <w:webHidden/>
              </w:rPr>
              <w:fldChar w:fldCharType="separate"/>
            </w:r>
            <w:r w:rsidR="004C4C3E">
              <w:rPr>
                <w:noProof/>
                <w:webHidden/>
              </w:rPr>
              <w:t>64</w:t>
            </w:r>
            <w:r w:rsidR="00D97F3A">
              <w:rPr>
                <w:noProof/>
                <w:webHidden/>
              </w:rPr>
              <w:fldChar w:fldCharType="end"/>
            </w:r>
          </w:hyperlink>
        </w:p>
        <w:p w14:paraId="1CB2A1A5" w14:textId="77777777" w:rsidR="00D97F3A" w:rsidRDefault="00AB6E94">
          <w:pPr>
            <w:pStyle w:val="TDC3"/>
            <w:tabs>
              <w:tab w:val="right" w:leader="dot" w:pos="8211"/>
            </w:tabs>
            <w:rPr>
              <w:rFonts w:asciiTheme="minorHAnsi" w:eastAsiaTheme="minorEastAsia" w:hAnsiTheme="minorHAnsi" w:cstheme="minorBidi"/>
              <w:noProof/>
              <w:sz w:val="22"/>
              <w:szCs w:val="22"/>
            </w:rPr>
          </w:pPr>
          <w:hyperlink w:anchor="_Toc198115992" w:history="1">
            <w:r w:rsidR="00D97F3A" w:rsidRPr="00F32A95">
              <w:rPr>
                <w:rStyle w:val="Hipervnculo"/>
                <w:noProof/>
              </w:rPr>
              <w:t>4.5.10 Resumen Pruebas de Modelos</w:t>
            </w:r>
            <w:r w:rsidR="00D97F3A">
              <w:rPr>
                <w:noProof/>
                <w:webHidden/>
              </w:rPr>
              <w:tab/>
            </w:r>
            <w:r w:rsidR="00D97F3A">
              <w:rPr>
                <w:noProof/>
                <w:webHidden/>
              </w:rPr>
              <w:fldChar w:fldCharType="begin"/>
            </w:r>
            <w:r w:rsidR="00D97F3A">
              <w:rPr>
                <w:noProof/>
                <w:webHidden/>
              </w:rPr>
              <w:instrText xml:space="preserve"> PAGEREF _Toc198115992 \h </w:instrText>
            </w:r>
            <w:r w:rsidR="00D97F3A">
              <w:rPr>
                <w:noProof/>
                <w:webHidden/>
              </w:rPr>
            </w:r>
            <w:r w:rsidR="00D97F3A">
              <w:rPr>
                <w:noProof/>
                <w:webHidden/>
              </w:rPr>
              <w:fldChar w:fldCharType="separate"/>
            </w:r>
            <w:r w:rsidR="004C4C3E">
              <w:rPr>
                <w:noProof/>
                <w:webHidden/>
              </w:rPr>
              <w:t>66</w:t>
            </w:r>
            <w:r w:rsidR="00D97F3A">
              <w:rPr>
                <w:noProof/>
                <w:webHidden/>
              </w:rPr>
              <w:fldChar w:fldCharType="end"/>
            </w:r>
          </w:hyperlink>
        </w:p>
        <w:p w14:paraId="0BEFE8D9" w14:textId="77777777" w:rsidR="00D97F3A" w:rsidRDefault="00AB6E94">
          <w:pPr>
            <w:pStyle w:val="TDC1"/>
            <w:rPr>
              <w:rFonts w:asciiTheme="minorHAnsi" w:eastAsiaTheme="minorEastAsia" w:hAnsiTheme="minorHAnsi" w:cstheme="minorBidi"/>
              <w:noProof/>
              <w:sz w:val="22"/>
              <w:szCs w:val="22"/>
            </w:rPr>
          </w:pPr>
          <w:hyperlink w:anchor="_Toc198115993" w:history="1">
            <w:r w:rsidR="00D97F3A" w:rsidRPr="00F32A95">
              <w:rPr>
                <w:rStyle w:val="Hipervnculo"/>
                <w:noProof/>
              </w:rPr>
              <w:t>Capítulo 5</w:t>
            </w:r>
            <w:r w:rsidR="00D97F3A">
              <w:rPr>
                <w:noProof/>
                <w:webHidden/>
              </w:rPr>
              <w:tab/>
            </w:r>
            <w:r w:rsidR="00D97F3A">
              <w:rPr>
                <w:noProof/>
                <w:webHidden/>
              </w:rPr>
              <w:fldChar w:fldCharType="begin"/>
            </w:r>
            <w:r w:rsidR="00D97F3A">
              <w:rPr>
                <w:noProof/>
                <w:webHidden/>
              </w:rPr>
              <w:instrText xml:space="preserve"> PAGEREF _Toc198115993 \h </w:instrText>
            </w:r>
            <w:r w:rsidR="00D97F3A">
              <w:rPr>
                <w:noProof/>
                <w:webHidden/>
              </w:rPr>
            </w:r>
            <w:r w:rsidR="00D97F3A">
              <w:rPr>
                <w:noProof/>
                <w:webHidden/>
              </w:rPr>
              <w:fldChar w:fldCharType="separate"/>
            </w:r>
            <w:r w:rsidR="004C4C3E">
              <w:rPr>
                <w:noProof/>
                <w:webHidden/>
              </w:rPr>
              <w:t>69</w:t>
            </w:r>
            <w:r w:rsidR="00D97F3A">
              <w:rPr>
                <w:noProof/>
                <w:webHidden/>
              </w:rPr>
              <w:fldChar w:fldCharType="end"/>
            </w:r>
          </w:hyperlink>
        </w:p>
        <w:p w14:paraId="0DC47F43" w14:textId="77777777" w:rsidR="00D97F3A" w:rsidRDefault="00AB6E94">
          <w:pPr>
            <w:pStyle w:val="TDC1"/>
            <w:rPr>
              <w:rFonts w:asciiTheme="minorHAnsi" w:eastAsiaTheme="minorEastAsia" w:hAnsiTheme="minorHAnsi" w:cstheme="minorBidi"/>
              <w:noProof/>
              <w:sz w:val="22"/>
              <w:szCs w:val="22"/>
            </w:rPr>
          </w:pPr>
          <w:hyperlink w:anchor="_Toc198115994" w:history="1">
            <w:r w:rsidR="00D97F3A" w:rsidRPr="00F32A95">
              <w:rPr>
                <w:rStyle w:val="Hipervnculo"/>
                <w:noProof/>
              </w:rPr>
              <w:t>Conclusión</w:t>
            </w:r>
            <w:r w:rsidR="00D97F3A">
              <w:rPr>
                <w:noProof/>
                <w:webHidden/>
              </w:rPr>
              <w:tab/>
            </w:r>
            <w:r w:rsidR="00D97F3A">
              <w:rPr>
                <w:noProof/>
                <w:webHidden/>
              </w:rPr>
              <w:fldChar w:fldCharType="begin"/>
            </w:r>
            <w:r w:rsidR="00D97F3A">
              <w:rPr>
                <w:noProof/>
                <w:webHidden/>
              </w:rPr>
              <w:instrText xml:space="preserve"> PAGEREF _Toc198115994 \h </w:instrText>
            </w:r>
            <w:r w:rsidR="00D97F3A">
              <w:rPr>
                <w:noProof/>
                <w:webHidden/>
              </w:rPr>
            </w:r>
            <w:r w:rsidR="00D97F3A">
              <w:rPr>
                <w:noProof/>
                <w:webHidden/>
              </w:rPr>
              <w:fldChar w:fldCharType="separate"/>
            </w:r>
            <w:r w:rsidR="004C4C3E">
              <w:rPr>
                <w:noProof/>
                <w:webHidden/>
              </w:rPr>
              <w:t>69</w:t>
            </w:r>
            <w:r w:rsidR="00D97F3A">
              <w:rPr>
                <w:noProof/>
                <w:webHidden/>
              </w:rPr>
              <w:fldChar w:fldCharType="end"/>
            </w:r>
          </w:hyperlink>
        </w:p>
        <w:p w14:paraId="4652EA2E" w14:textId="77777777" w:rsidR="00D97F3A" w:rsidRDefault="00AB6E94">
          <w:pPr>
            <w:pStyle w:val="TDC2"/>
            <w:tabs>
              <w:tab w:val="right" w:leader="dot" w:pos="8211"/>
            </w:tabs>
            <w:rPr>
              <w:rFonts w:asciiTheme="minorHAnsi" w:eastAsiaTheme="minorEastAsia" w:hAnsiTheme="minorHAnsi" w:cstheme="minorBidi"/>
              <w:noProof/>
              <w:sz w:val="22"/>
              <w:szCs w:val="22"/>
            </w:rPr>
          </w:pPr>
          <w:hyperlink w:anchor="_Toc198115995" w:history="1">
            <w:r w:rsidR="00D97F3A" w:rsidRPr="00F32A95">
              <w:rPr>
                <w:rStyle w:val="Hipervnculo"/>
                <w:noProof/>
              </w:rPr>
              <w:t>5.1 Conclusiones</w:t>
            </w:r>
            <w:r w:rsidR="00D97F3A">
              <w:rPr>
                <w:noProof/>
                <w:webHidden/>
              </w:rPr>
              <w:tab/>
            </w:r>
            <w:r w:rsidR="00D97F3A">
              <w:rPr>
                <w:noProof/>
                <w:webHidden/>
              </w:rPr>
              <w:fldChar w:fldCharType="begin"/>
            </w:r>
            <w:r w:rsidR="00D97F3A">
              <w:rPr>
                <w:noProof/>
                <w:webHidden/>
              </w:rPr>
              <w:instrText xml:space="preserve"> PAGEREF _Toc198115995 \h </w:instrText>
            </w:r>
            <w:r w:rsidR="00D97F3A">
              <w:rPr>
                <w:noProof/>
                <w:webHidden/>
              </w:rPr>
            </w:r>
            <w:r w:rsidR="00D97F3A">
              <w:rPr>
                <w:noProof/>
                <w:webHidden/>
              </w:rPr>
              <w:fldChar w:fldCharType="separate"/>
            </w:r>
            <w:r w:rsidR="004C4C3E">
              <w:rPr>
                <w:noProof/>
                <w:webHidden/>
              </w:rPr>
              <w:t>70</w:t>
            </w:r>
            <w:r w:rsidR="00D97F3A">
              <w:rPr>
                <w:noProof/>
                <w:webHidden/>
              </w:rPr>
              <w:fldChar w:fldCharType="end"/>
            </w:r>
          </w:hyperlink>
        </w:p>
        <w:p w14:paraId="75EED36E" w14:textId="77777777" w:rsidR="00D97F3A" w:rsidRDefault="00AB6E94">
          <w:pPr>
            <w:pStyle w:val="TDC2"/>
            <w:tabs>
              <w:tab w:val="right" w:leader="dot" w:pos="8211"/>
            </w:tabs>
            <w:rPr>
              <w:rFonts w:asciiTheme="minorHAnsi" w:eastAsiaTheme="minorEastAsia" w:hAnsiTheme="minorHAnsi" w:cstheme="minorBidi"/>
              <w:noProof/>
              <w:sz w:val="22"/>
              <w:szCs w:val="22"/>
            </w:rPr>
          </w:pPr>
          <w:hyperlink w:anchor="_Toc198115996" w:history="1">
            <w:r w:rsidR="00D97F3A" w:rsidRPr="00F32A95">
              <w:rPr>
                <w:rStyle w:val="Hipervnculo"/>
                <w:noProof/>
              </w:rPr>
              <w:t>5.2 Futuras líneas de investigación</w:t>
            </w:r>
            <w:r w:rsidR="00D97F3A">
              <w:rPr>
                <w:noProof/>
                <w:webHidden/>
              </w:rPr>
              <w:tab/>
            </w:r>
            <w:r w:rsidR="00D97F3A">
              <w:rPr>
                <w:noProof/>
                <w:webHidden/>
              </w:rPr>
              <w:fldChar w:fldCharType="begin"/>
            </w:r>
            <w:r w:rsidR="00D97F3A">
              <w:rPr>
                <w:noProof/>
                <w:webHidden/>
              </w:rPr>
              <w:instrText xml:space="preserve"> PAGEREF _Toc198115996 \h </w:instrText>
            </w:r>
            <w:r w:rsidR="00D97F3A">
              <w:rPr>
                <w:noProof/>
                <w:webHidden/>
              </w:rPr>
            </w:r>
            <w:r w:rsidR="00D97F3A">
              <w:rPr>
                <w:noProof/>
                <w:webHidden/>
              </w:rPr>
              <w:fldChar w:fldCharType="separate"/>
            </w:r>
            <w:r w:rsidR="004C4C3E">
              <w:rPr>
                <w:noProof/>
                <w:webHidden/>
              </w:rPr>
              <w:t>71</w:t>
            </w:r>
            <w:r w:rsidR="00D97F3A">
              <w:rPr>
                <w:noProof/>
                <w:webHidden/>
              </w:rPr>
              <w:fldChar w:fldCharType="end"/>
            </w:r>
          </w:hyperlink>
        </w:p>
        <w:p w14:paraId="6632124D" w14:textId="77777777" w:rsidR="00D97F3A" w:rsidRDefault="00AB6E94">
          <w:pPr>
            <w:pStyle w:val="TDC1"/>
            <w:rPr>
              <w:rFonts w:asciiTheme="minorHAnsi" w:eastAsiaTheme="minorEastAsia" w:hAnsiTheme="minorHAnsi" w:cstheme="minorBidi"/>
              <w:noProof/>
              <w:sz w:val="22"/>
              <w:szCs w:val="22"/>
            </w:rPr>
          </w:pPr>
          <w:hyperlink w:anchor="_Toc198115997" w:history="1">
            <w:r w:rsidR="00D97F3A" w:rsidRPr="00F32A95">
              <w:rPr>
                <w:rStyle w:val="Hipervnculo"/>
                <w:noProof/>
              </w:rPr>
              <w:t>Anexos</w:t>
            </w:r>
            <w:r w:rsidR="00D97F3A">
              <w:rPr>
                <w:noProof/>
                <w:webHidden/>
              </w:rPr>
              <w:tab/>
            </w:r>
            <w:r w:rsidR="00D97F3A">
              <w:rPr>
                <w:noProof/>
                <w:webHidden/>
              </w:rPr>
              <w:fldChar w:fldCharType="begin"/>
            </w:r>
            <w:r w:rsidR="00D97F3A">
              <w:rPr>
                <w:noProof/>
                <w:webHidden/>
              </w:rPr>
              <w:instrText xml:space="preserve"> PAGEREF _Toc198115997 \h </w:instrText>
            </w:r>
            <w:r w:rsidR="00D97F3A">
              <w:rPr>
                <w:noProof/>
                <w:webHidden/>
              </w:rPr>
            </w:r>
            <w:r w:rsidR="00D97F3A">
              <w:rPr>
                <w:noProof/>
                <w:webHidden/>
              </w:rPr>
              <w:fldChar w:fldCharType="separate"/>
            </w:r>
            <w:r w:rsidR="004C4C3E">
              <w:rPr>
                <w:noProof/>
                <w:webHidden/>
              </w:rPr>
              <w:t>73</w:t>
            </w:r>
            <w:r w:rsidR="00D97F3A">
              <w:rPr>
                <w:noProof/>
                <w:webHidden/>
              </w:rPr>
              <w:fldChar w:fldCharType="end"/>
            </w:r>
          </w:hyperlink>
        </w:p>
        <w:p w14:paraId="29F5112E" w14:textId="77777777" w:rsidR="00D97F3A" w:rsidRDefault="00AB6E94">
          <w:pPr>
            <w:pStyle w:val="TDC1"/>
            <w:rPr>
              <w:rFonts w:asciiTheme="minorHAnsi" w:eastAsiaTheme="minorEastAsia" w:hAnsiTheme="minorHAnsi" w:cstheme="minorBidi"/>
              <w:noProof/>
              <w:sz w:val="22"/>
              <w:szCs w:val="22"/>
            </w:rPr>
          </w:pPr>
          <w:hyperlink w:anchor="_Toc198115998" w:history="1">
            <w:r w:rsidR="00D97F3A" w:rsidRPr="00F32A95">
              <w:rPr>
                <w:rStyle w:val="Hipervnculo"/>
                <w:noProof/>
              </w:rPr>
              <w:t>Anexo 1</w:t>
            </w:r>
            <w:r w:rsidR="00D97F3A">
              <w:rPr>
                <w:noProof/>
                <w:webHidden/>
              </w:rPr>
              <w:tab/>
            </w:r>
            <w:r w:rsidR="00D97F3A">
              <w:rPr>
                <w:noProof/>
                <w:webHidden/>
              </w:rPr>
              <w:fldChar w:fldCharType="begin"/>
            </w:r>
            <w:r w:rsidR="00D97F3A">
              <w:rPr>
                <w:noProof/>
                <w:webHidden/>
              </w:rPr>
              <w:instrText xml:space="preserve"> PAGEREF _Toc198115998 \h </w:instrText>
            </w:r>
            <w:r w:rsidR="00D97F3A">
              <w:rPr>
                <w:noProof/>
                <w:webHidden/>
              </w:rPr>
            </w:r>
            <w:r w:rsidR="00D97F3A">
              <w:rPr>
                <w:noProof/>
                <w:webHidden/>
              </w:rPr>
              <w:fldChar w:fldCharType="separate"/>
            </w:r>
            <w:r w:rsidR="004C4C3E">
              <w:rPr>
                <w:noProof/>
                <w:webHidden/>
              </w:rPr>
              <w:t>75</w:t>
            </w:r>
            <w:r w:rsidR="00D97F3A">
              <w:rPr>
                <w:noProof/>
                <w:webHidden/>
              </w:rPr>
              <w:fldChar w:fldCharType="end"/>
            </w:r>
          </w:hyperlink>
        </w:p>
        <w:p w14:paraId="39A0D931" w14:textId="77777777" w:rsidR="00D97F3A" w:rsidRDefault="00AB6E94">
          <w:pPr>
            <w:pStyle w:val="TDC1"/>
            <w:rPr>
              <w:rFonts w:asciiTheme="minorHAnsi" w:eastAsiaTheme="minorEastAsia" w:hAnsiTheme="minorHAnsi" w:cstheme="minorBidi"/>
              <w:noProof/>
              <w:sz w:val="22"/>
              <w:szCs w:val="22"/>
            </w:rPr>
          </w:pPr>
          <w:hyperlink w:anchor="_Toc198115999" w:history="1">
            <w:r w:rsidR="00D97F3A" w:rsidRPr="00F32A95">
              <w:rPr>
                <w:rStyle w:val="Hipervnculo"/>
                <w:noProof/>
                <w:lang w:val="en-US"/>
              </w:rPr>
              <w:t>Bibliografía</w:t>
            </w:r>
            <w:r w:rsidR="00D97F3A">
              <w:rPr>
                <w:noProof/>
                <w:webHidden/>
              </w:rPr>
              <w:tab/>
            </w:r>
            <w:r w:rsidR="00D97F3A">
              <w:rPr>
                <w:noProof/>
                <w:webHidden/>
              </w:rPr>
              <w:fldChar w:fldCharType="begin"/>
            </w:r>
            <w:r w:rsidR="00D97F3A">
              <w:rPr>
                <w:noProof/>
                <w:webHidden/>
              </w:rPr>
              <w:instrText xml:space="preserve"> PAGEREF _Toc198115999 \h </w:instrText>
            </w:r>
            <w:r w:rsidR="00D97F3A">
              <w:rPr>
                <w:noProof/>
                <w:webHidden/>
              </w:rPr>
            </w:r>
            <w:r w:rsidR="00D97F3A">
              <w:rPr>
                <w:noProof/>
                <w:webHidden/>
              </w:rPr>
              <w:fldChar w:fldCharType="separate"/>
            </w:r>
            <w:r w:rsidR="004C4C3E">
              <w:rPr>
                <w:noProof/>
                <w:webHidden/>
              </w:rPr>
              <w:t>93</w:t>
            </w:r>
            <w:r w:rsidR="00D97F3A">
              <w:rPr>
                <w:noProof/>
                <w:webHidden/>
              </w:rPr>
              <w:fldChar w:fldCharType="end"/>
            </w:r>
          </w:hyperlink>
        </w:p>
        <w:p w14:paraId="24E712C2" w14:textId="48582434" w:rsidR="00D70163" w:rsidRDefault="00FD7513" w:rsidP="00A257EA">
          <w:r>
            <w:rPr>
              <w:b/>
              <w:bCs/>
            </w:rPr>
            <w:fldChar w:fldCharType="end"/>
          </w:r>
        </w:p>
      </w:sdtContent>
    </w:sdt>
    <w:p w14:paraId="25D02D6C" w14:textId="6A045CF9" w:rsidR="0064646C" w:rsidRPr="00DF6366" w:rsidRDefault="0064646C" w:rsidP="00DF6366">
      <w:pPr>
        <w:rPr>
          <w:b/>
          <w:sz w:val="28"/>
          <w:szCs w:val="28"/>
        </w:rPr>
      </w:pPr>
      <w:r w:rsidRPr="00DF6366">
        <w:rPr>
          <w:b/>
          <w:sz w:val="28"/>
          <w:szCs w:val="28"/>
        </w:rPr>
        <w:t>Lista de Tablas</w:t>
      </w:r>
    </w:p>
    <w:p w14:paraId="5104F4BF" w14:textId="77777777" w:rsidR="00D97F3A"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98116000" w:history="1">
        <w:r w:rsidR="00D97F3A" w:rsidRPr="008503AC">
          <w:rPr>
            <w:rStyle w:val="Hipervnculo"/>
            <w:noProof/>
          </w:rPr>
          <w:t xml:space="preserve">Tabla 1 de datos de </w:t>
        </w:r>
        <w:r w:rsidR="00D97F3A" w:rsidRPr="008503AC">
          <w:rPr>
            <w:rStyle w:val="Hipervnculo"/>
            <w:i/>
            <w:noProof/>
          </w:rPr>
          <w:t>Universal Analytics</w:t>
        </w:r>
        <w:r w:rsidR="00D97F3A">
          <w:rPr>
            <w:noProof/>
            <w:webHidden/>
          </w:rPr>
          <w:tab/>
        </w:r>
        <w:r w:rsidR="00D97F3A">
          <w:rPr>
            <w:noProof/>
            <w:webHidden/>
          </w:rPr>
          <w:fldChar w:fldCharType="begin"/>
        </w:r>
        <w:r w:rsidR="00D97F3A">
          <w:rPr>
            <w:noProof/>
            <w:webHidden/>
          </w:rPr>
          <w:instrText xml:space="preserve"> PAGEREF _Toc198116000 \h </w:instrText>
        </w:r>
        <w:r w:rsidR="00D97F3A">
          <w:rPr>
            <w:noProof/>
            <w:webHidden/>
          </w:rPr>
        </w:r>
        <w:r w:rsidR="00D97F3A">
          <w:rPr>
            <w:noProof/>
            <w:webHidden/>
          </w:rPr>
          <w:fldChar w:fldCharType="separate"/>
        </w:r>
        <w:r w:rsidR="004C4C3E">
          <w:rPr>
            <w:noProof/>
            <w:webHidden/>
          </w:rPr>
          <w:t>38</w:t>
        </w:r>
        <w:r w:rsidR="00D97F3A">
          <w:rPr>
            <w:noProof/>
            <w:webHidden/>
          </w:rPr>
          <w:fldChar w:fldCharType="end"/>
        </w:r>
      </w:hyperlink>
    </w:p>
    <w:p w14:paraId="462E143C" w14:textId="77777777" w:rsidR="00D97F3A" w:rsidRDefault="00AB6E94">
      <w:pPr>
        <w:pStyle w:val="TDC1"/>
        <w:rPr>
          <w:rFonts w:asciiTheme="minorHAnsi" w:eastAsiaTheme="minorEastAsia" w:hAnsiTheme="minorHAnsi" w:cstheme="minorBidi"/>
          <w:noProof/>
          <w:sz w:val="22"/>
          <w:szCs w:val="22"/>
        </w:rPr>
      </w:pPr>
      <w:hyperlink w:anchor="_Toc198116001" w:history="1">
        <w:r w:rsidR="00D97F3A" w:rsidRPr="008503AC">
          <w:rPr>
            <w:rStyle w:val="Hipervnculo"/>
            <w:noProof/>
          </w:rPr>
          <w:t xml:space="preserve">Tabla 2 de datos de </w:t>
        </w:r>
        <w:r w:rsidR="00D97F3A" w:rsidRPr="008503AC">
          <w:rPr>
            <w:rStyle w:val="Hipervnculo"/>
            <w:i/>
            <w:noProof/>
          </w:rPr>
          <w:t>Google Analytics</w:t>
        </w:r>
        <w:r w:rsidR="00D97F3A" w:rsidRPr="008503AC">
          <w:rPr>
            <w:rStyle w:val="Hipervnculo"/>
            <w:noProof/>
          </w:rPr>
          <w:t xml:space="preserve"> 4</w:t>
        </w:r>
        <w:r w:rsidR="00D97F3A">
          <w:rPr>
            <w:noProof/>
            <w:webHidden/>
          </w:rPr>
          <w:tab/>
        </w:r>
        <w:r w:rsidR="00D97F3A">
          <w:rPr>
            <w:noProof/>
            <w:webHidden/>
          </w:rPr>
          <w:fldChar w:fldCharType="begin"/>
        </w:r>
        <w:r w:rsidR="00D97F3A">
          <w:rPr>
            <w:noProof/>
            <w:webHidden/>
          </w:rPr>
          <w:instrText xml:space="preserve"> PAGEREF _Toc198116001 \h </w:instrText>
        </w:r>
        <w:r w:rsidR="00D97F3A">
          <w:rPr>
            <w:noProof/>
            <w:webHidden/>
          </w:rPr>
        </w:r>
        <w:r w:rsidR="00D97F3A">
          <w:rPr>
            <w:noProof/>
            <w:webHidden/>
          </w:rPr>
          <w:fldChar w:fldCharType="separate"/>
        </w:r>
        <w:r w:rsidR="004C4C3E">
          <w:rPr>
            <w:noProof/>
            <w:webHidden/>
          </w:rPr>
          <w:t>39</w:t>
        </w:r>
        <w:r w:rsidR="00D97F3A">
          <w:rPr>
            <w:noProof/>
            <w:webHidden/>
          </w:rPr>
          <w:fldChar w:fldCharType="end"/>
        </w:r>
      </w:hyperlink>
    </w:p>
    <w:p w14:paraId="70CB1B42" w14:textId="77777777" w:rsidR="00D97F3A" w:rsidRDefault="00AB6E94">
      <w:pPr>
        <w:pStyle w:val="TDC1"/>
        <w:rPr>
          <w:rFonts w:asciiTheme="minorHAnsi" w:eastAsiaTheme="minorEastAsia" w:hAnsiTheme="minorHAnsi" w:cstheme="minorBidi"/>
          <w:noProof/>
          <w:sz w:val="22"/>
          <w:szCs w:val="22"/>
        </w:rPr>
      </w:pPr>
      <w:hyperlink w:anchor="_Toc198116002" w:history="1">
        <w:r w:rsidR="00D97F3A" w:rsidRPr="008503AC">
          <w:rPr>
            <w:rStyle w:val="Hipervnculo"/>
            <w:noProof/>
          </w:rPr>
          <w:t>Tabla 3 Comparación de tecnologías</w:t>
        </w:r>
        <w:r w:rsidR="00D97F3A">
          <w:rPr>
            <w:noProof/>
            <w:webHidden/>
          </w:rPr>
          <w:tab/>
        </w:r>
        <w:r w:rsidR="00D97F3A">
          <w:rPr>
            <w:noProof/>
            <w:webHidden/>
          </w:rPr>
          <w:fldChar w:fldCharType="begin"/>
        </w:r>
        <w:r w:rsidR="00D97F3A">
          <w:rPr>
            <w:noProof/>
            <w:webHidden/>
          </w:rPr>
          <w:instrText xml:space="preserve"> PAGEREF _Toc198116002 \h </w:instrText>
        </w:r>
        <w:r w:rsidR="00D97F3A">
          <w:rPr>
            <w:noProof/>
            <w:webHidden/>
          </w:rPr>
        </w:r>
        <w:r w:rsidR="00D97F3A">
          <w:rPr>
            <w:noProof/>
            <w:webHidden/>
          </w:rPr>
          <w:fldChar w:fldCharType="separate"/>
        </w:r>
        <w:r w:rsidR="004C4C3E">
          <w:rPr>
            <w:noProof/>
            <w:webHidden/>
          </w:rPr>
          <w:t>51</w:t>
        </w:r>
        <w:r w:rsidR="00D97F3A">
          <w:rPr>
            <w:noProof/>
            <w:webHidden/>
          </w:rPr>
          <w:fldChar w:fldCharType="end"/>
        </w:r>
      </w:hyperlink>
    </w:p>
    <w:p w14:paraId="3AE1AE89" w14:textId="77777777" w:rsidR="00D97F3A" w:rsidRDefault="00AB6E94">
      <w:pPr>
        <w:pStyle w:val="TDC1"/>
        <w:rPr>
          <w:rFonts w:asciiTheme="minorHAnsi" w:eastAsiaTheme="minorEastAsia" w:hAnsiTheme="minorHAnsi" w:cstheme="minorBidi"/>
          <w:noProof/>
          <w:sz w:val="22"/>
          <w:szCs w:val="22"/>
        </w:rPr>
      </w:pPr>
      <w:hyperlink w:anchor="_Toc198116003" w:history="1">
        <w:r w:rsidR="00D97F3A" w:rsidRPr="008503AC">
          <w:rPr>
            <w:rStyle w:val="Hipervnculo"/>
            <w:noProof/>
          </w:rPr>
          <w:t>Tabla 4 Hiperparametros que se afinaron.</w:t>
        </w:r>
        <w:r w:rsidR="00D97F3A">
          <w:rPr>
            <w:noProof/>
            <w:webHidden/>
          </w:rPr>
          <w:tab/>
        </w:r>
        <w:r w:rsidR="00D97F3A">
          <w:rPr>
            <w:noProof/>
            <w:webHidden/>
          </w:rPr>
          <w:fldChar w:fldCharType="begin"/>
        </w:r>
        <w:r w:rsidR="00D97F3A">
          <w:rPr>
            <w:noProof/>
            <w:webHidden/>
          </w:rPr>
          <w:instrText xml:space="preserve"> PAGEREF _Toc198116003 \h </w:instrText>
        </w:r>
        <w:r w:rsidR="00D97F3A">
          <w:rPr>
            <w:noProof/>
            <w:webHidden/>
          </w:rPr>
        </w:r>
        <w:r w:rsidR="00D97F3A">
          <w:rPr>
            <w:noProof/>
            <w:webHidden/>
          </w:rPr>
          <w:fldChar w:fldCharType="separate"/>
        </w:r>
        <w:r w:rsidR="004C4C3E">
          <w:rPr>
            <w:noProof/>
            <w:webHidden/>
          </w:rPr>
          <w:t>55</w:t>
        </w:r>
        <w:r w:rsidR="00D97F3A">
          <w:rPr>
            <w:noProof/>
            <w:webHidden/>
          </w:rPr>
          <w:fldChar w:fldCharType="end"/>
        </w:r>
      </w:hyperlink>
    </w:p>
    <w:p w14:paraId="7EF18579" w14:textId="77777777" w:rsidR="00D97F3A" w:rsidRDefault="00AB6E94">
      <w:pPr>
        <w:pStyle w:val="TDC1"/>
        <w:rPr>
          <w:rFonts w:asciiTheme="minorHAnsi" w:eastAsiaTheme="minorEastAsia" w:hAnsiTheme="minorHAnsi" w:cstheme="minorBidi"/>
          <w:noProof/>
          <w:sz w:val="22"/>
          <w:szCs w:val="22"/>
        </w:rPr>
      </w:pPr>
      <w:hyperlink w:anchor="_Toc198116004" w:history="1">
        <w:r w:rsidR="00D97F3A" w:rsidRPr="008503AC">
          <w:rPr>
            <w:rStyle w:val="Hipervnculo"/>
            <w:noProof/>
          </w:rPr>
          <w:t>Tabla 5 Prueba 1 Parámetros encontrados por el Algoritmo de Afinamiento de Hiperparametros.</w:t>
        </w:r>
        <w:r w:rsidR="00D97F3A">
          <w:rPr>
            <w:noProof/>
            <w:webHidden/>
          </w:rPr>
          <w:tab/>
        </w:r>
        <w:r w:rsidR="00D97F3A">
          <w:rPr>
            <w:noProof/>
            <w:webHidden/>
          </w:rPr>
          <w:fldChar w:fldCharType="begin"/>
        </w:r>
        <w:r w:rsidR="00D97F3A">
          <w:rPr>
            <w:noProof/>
            <w:webHidden/>
          </w:rPr>
          <w:instrText xml:space="preserve"> PAGEREF _Toc198116004 \h </w:instrText>
        </w:r>
        <w:r w:rsidR="00D97F3A">
          <w:rPr>
            <w:noProof/>
            <w:webHidden/>
          </w:rPr>
        </w:r>
        <w:r w:rsidR="00D97F3A">
          <w:rPr>
            <w:noProof/>
            <w:webHidden/>
          </w:rPr>
          <w:fldChar w:fldCharType="separate"/>
        </w:r>
        <w:r w:rsidR="004C4C3E">
          <w:rPr>
            <w:noProof/>
            <w:webHidden/>
          </w:rPr>
          <w:t>56</w:t>
        </w:r>
        <w:r w:rsidR="00D97F3A">
          <w:rPr>
            <w:noProof/>
            <w:webHidden/>
          </w:rPr>
          <w:fldChar w:fldCharType="end"/>
        </w:r>
      </w:hyperlink>
    </w:p>
    <w:p w14:paraId="129A6CA5" w14:textId="77777777" w:rsidR="00D97F3A" w:rsidRDefault="00AB6E94">
      <w:pPr>
        <w:pStyle w:val="TDC1"/>
        <w:rPr>
          <w:rFonts w:asciiTheme="minorHAnsi" w:eastAsiaTheme="minorEastAsia" w:hAnsiTheme="minorHAnsi" w:cstheme="minorBidi"/>
          <w:noProof/>
          <w:sz w:val="22"/>
          <w:szCs w:val="22"/>
        </w:rPr>
      </w:pPr>
      <w:hyperlink w:anchor="_Toc198116005" w:history="1">
        <w:r w:rsidR="00D97F3A" w:rsidRPr="008503AC">
          <w:rPr>
            <w:rStyle w:val="Hipervnculo"/>
            <w:noProof/>
          </w:rPr>
          <w:t>Tabla 6 Prueba 2 Parámetros encontrados por el Algoritmo de Afinamiento de Hiperparametros.</w:t>
        </w:r>
        <w:r w:rsidR="00D97F3A">
          <w:rPr>
            <w:noProof/>
            <w:webHidden/>
          </w:rPr>
          <w:tab/>
        </w:r>
        <w:r w:rsidR="00D97F3A">
          <w:rPr>
            <w:noProof/>
            <w:webHidden/>
          </w:rPr>
          <w:fldChar w:fldCharType="begin"/>
        </w:r>
        <w:r w:rsidR="00D97F3A">
          <w:rPr>
            <w:noProof/>
            <w:webHidden/>
          </w:rPr>
          <w:instrText xml:space="preserve"> PAGEREF _Toc198116005 \h </w:instrText>
        </w:r>
        <w:r w:rsidR="00D97F3A">
          <w:rPr>
            <w:noProof/>
            <w:webHidden/>
          </w:rPr>
        </w:r>
        <w:r w:rsidR="00D97F3A">
          <w:rPr>
            <w:noProof/>
            <w:webHidden/>
          </w:rPr>
          <w:fldChar w:fldCharType="separate"/>
        </w:r>
        <w:r w:rsidR="004C4C3E">
          <w:rPr>
            <w:noProof/>
            <w:webHidden/>
          </w:rPr>
          <w:t>57</w:t>
        </w:r>
        <w:r w:rsidR="00D97F3A">
          <w:rPr>
            <w:noProof/>
            <w:webHidden/>
          </w:rPr>
          <w:fldChar w:fldCharType="end"/>
        </w:r>
      </w:hyperlink>
    </w:p>
    <w:p w14:paraId="4946A8D1" w14:textId="77777777" w:rsidR="00D97F3A" w:rsidRDefault="00AB6E94">
      <w:pPr>
        <w:pStyle w:val="TDC1"/>
        <w:rPr>
          <w:rFonts w:asciiTheme="minorHAnsi" w:eastAsiaTheme="minorEastAsia" w:hAnsiTheme="minorHAnsi" w:cstheme="minorBidi"/>
          <w:noProof/>
          <w:sz w:val="22"/>
          <w:szCs w:val="22"/>
        </w:rPr>
      </w:pPr>
      <w:hyperlink w:anchor="_Toc198116006" w:history="1">
        <w:r w:rsidR="00D97F3A" w:rsidRPr="008503AC">
          <w:rPr>
            <w:rStyle w:val="Hipervnculo"/>
            <w:noProof/>
          </w:rPr>
          <w:t>Tabla 7 Comparaciones de Rendimientos entre Pruebas.</w:t>
        </w:r>
        <w:r w:rsidR="00D97F3A">
          <w:rPr>
            <w:noProof/>
            <w:webHidden/>
          </w:rPr>
          <w:tab/>
        </w:r>
        <w:r w:rsidR="00D97F3A">
          <w:rPr>
            <w:noProof/>
            <w:webHidden/>
          </w:rPr>
          <w:fldChar w:fldCharType="begin"/>
        </w:r>
        <w:r w:rsidR="00D97F3A">
          <w:rPr>
            <w:noProof/>
            <w:webHidden/>
          </w:rPr>
          <w:instrText xml:space="preserve"> PAGEREF _Toc198116006 \h </w:instrText>
        </w:r>
        <w:r w:rsidR="00D97F3A">
          <w:rPr>
            <w:noProof/>
            <w:webHidden/>
          </w:rPr>
        </w:r>
        <w:r w:rsidR="00D97F3A">
          <w:rPr>
            <w:noProof/>
            <w:webHidden/>
          </w:rPr>
          <w:fldChar w:fldCharType="separate"/>
        </w:r>
        <w:r w:rsidR="004C4C3E">
          <w:rPr>
            <w:noProof/>
            <w:webHidden/>
          </w:rPr>
          <w:t>57</w:t>
        </w:r>
        <w:r w:rsidR="00D97F3A">
          <w:rPr>
            <w:noProof/>
            <w:webHidden/>
          </w:rPr>
          <w:fldChar w:fldCharType="end"/>
        </w:r>
      </w:hyperlink>
    </w:p>
    <w:p w14:paraId="36C74094" w14:textId="77777777" w:rsidR="00D97F3A" w:rsidRDefault="00AB6E94">
      <w:pPr>
        <w:pStyle w:val="TDC1"/>
        <w:rPr>
          <w:rFonts w:asciiTheme="minorHAnsi" w:eastAsiaTheme="minorEastAsia" w:hAnsiTheme="minorHAnsi" w:cstheme="minorBidi"/>
          <w:noProof/>
          <w:sz w:val="22"/>
          <w:szCs w:val="22"/>
        </w:rPr>
      </w:pPr>
      <w:hyperlink w:anchor="_Toc198116007" w:history="1">
        <w:r w:rsidR="00D97F3A" w:rsidRPr="008503AC">
          <w:rPr>
            <w:rStyle w:val="Hipervnculo"/>
            <w:noProof/>
          </w:rPr>
          <w:t>Tabla 8 Comparaciones de Rendimientos entre Pruebas.</w:t>
        </w:r>
        <w:r w:rsidR="00D97F3A">
          <w:rPr>
            <w:noProof/>
            <w:webHidden/>
          </w:rPr>
          <w:tab/>
        </w:r>
        <w:r w:rsidR="00D97F3A">
          <w:rPr>
            <w:noProof/>
            <w:webHidden/>
          </w:rPr>
          <w:fldChar w:fldCharType="begin"/>
        </w:r>
        <w:r w:rsidR="00D97F3A">
          <w:rPr>
            <w:noProof/>
            <w:webHidden/>
          </w:rPr>
          <w:instrText xml:space="preserve"> PAGEREF _Toc198116007 \h </w:instrText>
        </w:r>
        <w:r w:rsidR="00D97F3A">
          <w:rPr>
            <w:noProof/>
            <w:webHidden/>
          </w:rPr>
        </w:r>
        <w:r w:rsidR="00D97F3A">
          <w:rPr>
            <w:noProof/>
            <w:webHidden/>
          </w:rPr>
          <w:fldChar w:fldCharType="separate"/>
        </w:r>
        <w:r w:rsidR="004C4C3E">
          <w:rPr>
            <w:noProof/>
            <w:webHidden/>
          </w:rPr>
          <w:t>58</w:t>
        </w:r>
        <w:r w:rsidR="00D97F3A">
          <w:rPr>
            <w:noProof/>
            <w:webHidden/>
          </w:rPr>
          <w:fldChar w:fldCharType="end"/>
        </w:r>
      </w:hyperlink>
    </w:p>
    <w:p w14:paraId="150541C3" w14:textId="77777777" w:rsidR="00D97F3A" w:rsidRDefault="00AB6E94">
      <w:pPr>
        <w:pStyle w:val="TDC1"/>
        <w:rPr>
          <w:rFonts w:asciiTheme="minorHAnsi" w:eastAsiaTheme="minorEastAsia" w:hAnsiTheme="minorHAnsi" w:cstheme="minorBidi"/>
          <w:noProof/>
          <w:sz w:val="22"/>
          <w:szCs w:val="22"/>
        </w:rPr>
      </w:pPr>
      <w:hyperlink w:anchor="_Toc198116008" w:history="1">
        <w:r w:rsidR="00D97F3A" w:rsidRPr="008503AC">
          <w:rPr>
            <w:rStyle w:val="Hipervnculo"/>
            <w:noProof/>
          </w:rPr>
          <w:t>Tabla 9 Prueba 4</w:t>
        </w:r>
        <w:r w:rsidR="00D97F3A">
          <w:rPr>
            <w:noProof/>
            <w:webHidden/>
          </w:rPr>
          <w:tab/>
        </w:r>
        <w:r w:rsidR="00D97F3A">
          <w:rPr>
            <w:noProof/>
            <w:webHidden/>
          </w:rPr>
          <w:fldChar w:fldCharType="begin"/>
        </w:r>
        <w:r w:rsidR="00D97F3A">
          <w:rPr>
            <w:noProof/>
            <w:webHidden/>
          </w:rPr>
          <w:instrText xml:space="preserve"> PAGEREF _Toc198116008 \h </w:instrText>
        </w:r>
        <w:r w:rsidR="00D97F3A">
          <w:rPr>
            <w:noProof/>
            <w:webHidden/>
          </w:rPr>
        </w:r>
        <w:r w:rsidR="00D97F3A">
          <w:rPr>
            <w:noProof/>
            <w:webHidden/>
          </w:rPr>
          <w:fldChar w:fldCharType="separate"/>
        </w:r>
        <w:r w:rsidR="004C4C3E">
          <w:rPr>
            <w:noProof/>
            <w:webHidden/>
          </w:rPr>
          <w:t>59</w:t>
        </w:r>
        <w:r w:rsidR="00D97F3A">
          <w:rPr>
            <w:noProof/>
            <w:webHidden/>
          </w:rPr>
          <w:fldChar w:fldCharType="end"/>
        </w:r>
      </w:hyperlink>
    </w:p>
    <w:p w14:paraId="05B8A112" w14:textId="77777777" w:rsidR="00D97F3A" w:rsidRDefault="00AB6E94">
      <w:pPr>
        <w:pStyle w:val="TDC1"/>
        <w:rPr>
          <w:rFonts w:asciiTheme="minorHAnsi" w:eastAsiaTheme="minorEastAsia" w:hAnsiTheme="minorHAnsi" w:cstheme="minorBidi"/>
          <w:noProof/>
          <w:sz w:val="22"/>
          <w:szCs w:val="22"/>
        </w:rPr>
      </w:pPr>
      <w:hyperlink w:anchor="_Toc198116009" w:history="1">
        <w:r w:rsidR="00D97F3A" w:rsidRPr="008503AC">
          <w:rPr>
            <w:rStyle w:val="Hipervnculo"/>
            <w:noProof/>
          </w:rPr>
          <w:t xml:space="preserve">Tabla 10 Prueba 5 de </w:t>
        </w:r>
        <w:r w:rsidR="00D97F3A" w:rsidRPr="008503AC">
          <w:rPr>
            <w:rStyle w:val="Hipervnculo"/>
            <w:rFonts w:eastAsiaTheme="majorEastAsia"/>
            <w:noProof/>
          </w:rPr>
          <w:t>Editorial Universitaria de UA</w:t>
        </w:r>
        <w:r w:rsidR="00D97F3A">
          <w:rPr>
            <w:noProof/>
            <w:webHidden/>
          </w:rPr>
          <w:tab/>
        </w:r>
        <w:r w:rsidR="00D97F3A">
          <w:rPr>
            <w:noProof/>
            <w:webHidden/>
          </w:rPr>
          <w:fldChar w:fldCharType="begin"/>
        </w:r>
        <w:r w:rsidR="00D97F3A">
          <w:rPr>
            <w:noProof/>
            <w:webHidden/>
          </w:rPr>
          <w:instrText xml:space="preserve"> PAGEREF _Toc198116009 \h </w:instrText>
        </w:r>
        <w:r w:rsidR="00D97F3A">
          <w:rPr>
            <w:noProof/>
            <w:webHidden/>
          </w:rPr>
        </w:r>
        <w:r w:rsidR="00D97F3A">
          <w:rPr>
            <w:noProof/>
            <w:webHidden/>
          </w:rPr>
          <w:fldChar w:fldCharType="separate"/>
        </w:r>
        <w:r w:rsidR="004C4C3E">
          <w:rPr>
            <w:noProof/>
            <w:webHidden/>
          </w:rPr>
          <w:t>60</w:t>
        </w:r>
        <w:r w:rsidR="00D97F3A">
          <w:rPr>
            <w:noProof/>
            <w:webHidden/>
          </w:rPr>
          <w:fldChar w:fldCharType="end"/>
        </w:r>
      </w:hyperlink>
    </w:p>
    <w:p w14:paraId="1707F11B" w14:textId="77777777" w:rsidR="00D97F3A" w:rsidRDefault="00AB6E94">
      <w:pPr>
        <w:pStyle w:val="TDC1"/>
        <w:rPr>
          <w:rFonts w:asciiTheme="minorHAnsi" w:eastAsiaTheme="minorEastAsia" w:hAnsiTheme="minorHAnsi" w:cstheme="minorBidi"/>
          <w:noProof/>
          <w:sz w:val="22"/>
          <w:szCs w:val="22"/>
        </w:rPr>
      </w:pPr>
      <w:hyperlink w:anchor="_Toc198116010" w:history="1">
        <w:r w:rsidR="00D97F3A" w:rsidRPr="008503AC">
          <w:rPr>
            <w:rStyle w:val="Hipervnculo"/>
            <w:noProof/>
          </w:rPr>
          <w:t>Tabla 11 Comparaciones de Rendimientos entre Pruebas 4 y 5</w:t>
        </w:r>
        <w:r w:rsidR="00D97F3A">
          <w:rPr>
            <w:noProof/>
            <w:webHidden/>
          </w:rPr>
          <w:tab/>
        </w:r>
        <w:r w:rsidR="00D97F3A">
          <w:rPr>
            <w:noProof/>
            <w:webHidden/>
          </w:rPr>
          <w:fldChar w:fldCharType="begin"/>
        </w:r>
        <w:r w:rsidR="00D97F3A">
          <w:rPr>
            <w:noProof/>
            <w:webHidden/>
          </w:rPr>
          <w:instrText xml:space="preserve"> PAGEREF _Toc198116010 \h </w:instrText>
        </w:r>
        <w:r w:rsidR="00D97F3A">
          <w:rPr>
            <w:noProof/>
            <w:webHidden/>
          </w:rPr>
        </w:r>
        <w:r w:rsidR="00D97F3A">
          <w:rPr>
            <w:noProof/>
            <w:webHidden/>
          </w:rPr>
          <w:fldChar w:fldCharType="separate"/>
        </w:r>
        <w:r w:rsidR="004C4C3E">
          <w:rPr>
            <w:noProof/>
            <w:webHidden/>
          </w:rPr>
          <w:t>61</w:t>
        </w:r>
        <w:r w:rsidR="00D97F3A">
          <w:rPr>
            <w:noProof/>
            <w:webHidden/>
          </w:rPr>
          <w:fldChar w:fldCharType="end"/>
        </w:r>
      </w:hyperlink>
    </w:p>
    <w:p w14:paraId="26B949D0" w14:textId="77777777" w:rsidR="00D97F3A" w:rsidRDefault="00AB6E94">
      <w:pPr>
        <w:pStyle w:val="TDC1"/>
        <w:rPr>
          <w:rFonts w:asciiTheme="minorHAnsi" w:eastAsiaTheme="minorEastAsia" w:hAnsiTheme="minorHAnsi" w:cstheme="minorBidi"/>
          <w:noProof/>
          <w:sz w:val="22"/>
          <w:szCs w:val="22"/>
        </w:rPr>
      </w:pPr>
      <w:hyperlink w:anchor="_Toc198116011" w:history="1">
        <w:r w:rsidR="00D97F3A" w:rsidRPr="008503AC">
          <w:rPr>
            <w:rStyle w:val="Hipervnculo"/>
            <w:noProof/>
          </w:rPr>
          <w:t xml:space="preserve">Tabla 12 Resumen Pruebas con Mejores Resultados con datos de </w:t>
        </w:r>
        <w:r w:rsidR="00D97F3A" w:rsidRPr="008503AC">
          <w:rPr>
            <w:rStyle w:val="Hipervnculo"/>
            <w:rFonts w:eastAsiaTheme="majorEastAsia"/>
            <w:noProof/>
          </w:rPr>
          <w:t>UA.</w:t>
        </w:r>
        <w:r w:rsidR="00D97F3A">
          <w:rPr>
            <w:noProof/>
            <w:webHidden/>
          </w:rPr>
          <w:tab/>
        </w:r>
        <w:r w:rsidR="00D97F3A">
          <w:rPr>
            <w:noProof/>
            <w:webHidden/>
          </w:rPr>
          <w:fldChar w:fldCharType="begin"/>
        </w:r>
        <w:r w:rsidR="00D97F3A">
          <w:rPr>
            <w:noProof/>
            <w:webHidden/>
          </w:rPr>
          <w:instrText xml:space="preserve"> PAGEREF _Toc198116011 \h </w:instrText>
        </w:r>
        <w:r w:rsidR="00D97F3A">
          <w:rPr>
            <w:noProof/>
            <w:webHidden/>
          </w:rPr>
        </w:r>
        <w:r w:rsidR="00D97F3A">
          <w:rPr>
            <w:noProof/>
            <w:webHidden/>
          </w:rPr>
          <w:fldChar w:fldCharType="separate"/>
        </w:r>
        <w:r w:rsidR="004C4C3E">
          <w:rPr>
            <w:noProof/>
            <w:webHidden/>
          </w:rPr>
          <w:t>62</w:t>
        </w:r>
        <w:r w:rsidR="00D97F3A">
          <w:rPr>
            <w:noProof/>
            <w:webHidden/>
          </w:rPr>
          <w:fldChar w:fldCharType="end"/>
        </w:r>
      </w:hyperlink>
    </w:p>
    <w:p w14:paraId="2D518276" w14:textId="77777777" w:rsidR="00D97F3A" w:rsidRDefault="00AB6E94">
      <w:pPr>
        <w:pStyle w:val="TDC1"/>
        <w:rPr>
          <w:rFonts w:asciiTheme="minorHAnsi" w:eastAsiaTheme="minorEastAsia" w:hAnsiTheme="minorHAnsi" w:cstheme="minorBidi"/>
          <w:noProof/>
          <w:sz w:val="22"/>
          <w:szCs w:val="22"/>
        </w:rPr>
      </w:pPr>
      <w:hyperlink w:anchor="_Toc198116012" w:history="1">
        <w:r w:rsidR="00D97F3A" w:rsidRPr="008503AC">
          <w:rPr>
            <w:rStyle w:val="Hipervnculo"/>
            <w:noProof/>
          </w:rPr>
          <w:t>Tabla 13 Prueba Número 6</w:t>
        </w:r>
        <w:r w:rsidR="00D97F3A">
          <w:rPr>
            <w:noProof/>
            <w:webHidden/>
          </w:rPr>
          <w:tab/>
        </w:r>
        <w:r w:rsidR="00D97F3A">
          <w:rPr>
            <w:noProof/>
            <w:webHidden/>
          </w:rPr>
          <w:fldChar w:fldCharType="begin"/>
        </w:r>
        <w:r w:rsidR="00D97F3A">
          <w:rPr>
            <w:noProof/>
            <w:webHidden/>
          </w:rPr>
          <w:instrText xml:space="preserve"> PAGEREF _Toc198116012 \h </w:instrText>
        </w:r>
        <w:r w:rsidR="00D97F3A">
          <w:rPr>
            <w:noProof/>
            <w:webHidden/>
          </w:rPr>
        </w:r>
        <w:r w:rsidR="00D97F3A">
          <w:rPr>
            <w:noProof/>
            <w:webHidden/>
          </w:rPr>
          <w:fldChar w:fldCharType="separate"/>
        </w:r>
        <w:r w:rsidR="004C4C3E">
          <w:rPr>
            <w:noProof/>
            <w:webHidden/>
          </w:rPr>
          <w:t>63</w:t>
        </w:r>
        <w:r w:rsidR="00D97F3A">
          <w:rPr>
            <w:noProof/>
            <w:webHidden/>
          </w:rPr>
          <w:fldChar w:fldCharType="end"/>
        </w:r>
      </w:hyperlink>
    </w:p>
    <w:p w14:paraId="2B06B0CD" w14:textId="77777777" w:rsidR="00D97F3A" w:rsidRDefault="00AB6E94">
      <w:pPr>
        <w:pStyle w:val="TDC1"/>
        <w:rPr>
          <w:rFonts w:asciiTheme="minorHAnsi" w:eastAsiaTheme="minorEastAsia" w:hAnsiTheme="minorHAnsi" w:cstheme="minorBidi"/>
          <w:noProof/>
          <w:sz w:val="22"/>
          <w:szCs w:val="22"/>
        </w:rPr>
      </w:pPr>
      <w:hyperlink w:anchor="_Toc198116013" w:history="1">
        <w:r w:rsidR="00D97F3A" w:rsidRPr="008503AC">
          <w:rPr>
            <w:rStyle w:val="Hipervnculo"/>
            <w:noProof/>
          </w:rPr>
          <w:t>Tabla 14 Rendimientos de los Modelos de las Pruebas Número 7 y 8</w:t>
        </w:r>
        <w:r w:rsidR="00D97F3A">
          <w:rPr>
            <w:noProof/>
            <w:webHidden/>
          </w:rPr>
          <w:tab/>
        </w:r>
        <w:r w:rsidR="00D97F3A">
          <w:rPr>
            <w:noProof/>
            <w:webHidden/>
          </w:rPr>
          <w:fldChar w:fldCharType="begin"/>
        </w:r>
        <w:r w:rsidR="00D97F3A">
          <w:rPr>
            <w:noProof/>
            <w:webHidden/>
          </w:rPr>
          <w:instrText xml:space="preserve"> PAGEREF _Toc198116013 \h </w:instrText>
        </w:r>
        <w:r w:rsidR="00D97F3A">
          <w:rPr>
            <w:noProof/>
            <w:webHidden/>
          </w:rPr>
        </w:r>
        <w:r w:rsidR="00D97F3A">
          <w:rPr>
            <w:noProof/>
            <w:webHidden/>
          </w:rPr>
          <w:fldChar w:fldCharType="separate"/>
        </w:r>
        <w:r w:rsidR="004C4C3E">
          <w:rPr>
            <w:noProof/>
            <w:webHidden/>
          </w:rPr>
          <w:t>64</w:t>
        </w:r>
        <w:r w:rsidR="00D97F3A">
          <w:rPr>
            <w:noProof/>
            <w:webHidden/>
          </w:rPr>
          <w:fldChar w:fldCharType="end"/>
        </w:r>
      </w:hyperlink>
    </w:p>
    <w:p w14:paraId="3AB96A56" w14:textId="77777777" w:rsidR="00D97F3A" w:rsidRDefault="00AB6E94">
      <w:pPr>
        <w:pStyle w:val="TDC1"/>
        <w:rPr>
          <w:rFonts w:asciiTheme="minorHAnsi" w:eastAsiaTheme="minorEastAsia" w:hAnsiTheme="minorHAnsi" w:cstheme="minorBidi"/>
          <w:noProof/>
          <w:sz w:val="22"/>
          <w:szCs w:val="22"/>
        </w:rPr>
      </w:pPr>
      <w:hyperlink w:anchor="_Toc198116014" w:history="1">
        <w:r w:rsidR="00D97F3A" w:rsidRPr="008503AC">
          <w:rPr>
            <w:rStyle w:val="Hipervnculo"/>
            <w:noProof/>
          </w:rPr>
          <w:t>Tabla 15 Resumen de las pruebas realizada</w:t>
        </w:r>
        <w:r w:rsidR="00D97F3A">
          <w:rPr>
            <w:noProof/>
            <w:webHidden/>
          </w:rPr>
          <w:tab/>
        </w:r>
        <w:r w:rsidR="00D97F3A">
          <w:rPr>
            <w:noProof/>
            <w:webHidden/>
          </w:rPr>
          <w:fldChar w:fldCharType="begin"/>
        </w:r>
        <w:r w:rsidR="00D97F3A">
          <w:rPr>
            <w:noProof/>
            <w:webHidden/>
          </w:rPr>
          <w:instrText xml:space="preserve"> PAGEREF _Toc198116014 \h </w:instrText>
        </w:r>
        <w:r w:rsidR="00D97F3A">
          <w:rPr>
            <w:noProof/>
            <w:webHidden/>
          </w:rPr>
        </w:r>
        <w:r w:rsidR="00D97F3A">
          <w:rPr>
            <w:noProof/>
            <w:webHidden/>
          </w:rPr>
          <w:fldChar w:fldCharType="separate"/>
        </w:r>
        <w:r w:rsidR="004C4C3E">
          <w:rPr>
            <w:noProof/>
            <w:webHidden/>
          </w:rPr>
          <w:t>67</w:t>
        </w:r>
        <w:r w:rsidR="00D97F3A">
          <w:rPr>
            <w:noProof/>
            <w:webHidden/>
          </w:rPr>
          <w:fldChar w:fldCharType="end"/>
        </w:r>
      </w:hyperlink>
    </w:p>
    <w:p w14:paraId="7631321E" w14:textId="77777777" w:rsidR="00D97F3A" w:rsidRDefault="00AB6E94">
      <w:pPr>
        <w:pStyle w:val="TDC1"/>
        <w:rPr>
          <w:rFonts w:asciiTheme="minorHAnsi" w:eastAsiaTheme="minorEastAsia" w:hAnsiTheme="minorHAnsi" w:cstheme="minorBidi"/>
          <w:noProof/>
          <w:sz w:val="22"/>
          <w:szCs w:val="22"/>
        </w:rPr>
      </w:pPr>
      <w:hyperlink w:anchor="_Toc198116015" w:history="1">
        <w:r w:rsidR="00D97F3A" w:rsidRPr="008503AC">
          <w:rPr>
            <w:rStyle w:val="Hipervnculo"/>
            <w:noProof/>
          </w:rPr>
          <w:t>Tabla 16 Resumen del Modelo Obtenido de la Prueba Número 1</w:t>
        </w:r>
        <w:r w:rsidR="00D97F3A">
          <w:rPr>
            <w:noProof/>
            <w:webHidden/>
          </w:rPr>
          <w:tab/>
        </w:r>
        <w:r w:rsidR="00D97F3A">
          <w:rPr>
            <w:noProof/>
            <w:webHidden/>
          </w:rPr>
          <w:fldChar w:fldCharType="begin"/>
        </w:r>
        <w:r w:rsidR="00D97F3A">
          <w:rPr>
            <w:noProof/>
            <w:webHidden/>
          </w:rPr>
          <w:instrText xml:space="preserve"> PAGEREF _Toc198116015 \h </w:instrText>
        </w:r>
        <w:r w:rsidR="00D97F3A">
          <w:rPr>
            <w:noProof/>
            <w:webHidden/>
          </w:rPr>
        </w:r>
        <w:r w:rsidR="00D97F3A">
          <w:rPr>
            <w:noProof/>
            <w:webHidden/>
          </w:rPr>
          <w:fldChar w:fldCharType="separate"/>
        </w:r>
        <w:r w:rsidR="004C4C3E">
          <w:rPr>
            <w:noProof/>
            <w:webHidden/>
          </w:rPr>
          <w:t>76</w:t>
        </w:r>
        <w:r w:rsidR="00D97F3A">
          <w:rPr>
            <w:noProof/>
            <w:webHidden/>
          </w:rPr>
          <w:fldChar w:fldCharType="end"/>
        </w:r>
      </w:hyperlink>
    </w:p>
    <w:p w14:paraId="585C90AC" w14:textId="77777777" w:rsidR="00D97F3A" w:rsidRDefault="00AB6E94">
      <w:pPr>
        <w:pStyle w:val="TDC1"/>
        <w:rPr>
          <w:rFonts w:asciiTheme="minorHAnsi" w:eastAsiaTheme="minorEastAsia" w:hAnsiTheme="minorHAnsi" w:cstheme="minorBidi"/>
          <w:noProof/>
          <w:sz w:val="22"/>
          <w:szCs w:val="22"/>
        </w:rPr>
      </w:pPr>
      <w:hyperlink w:anchor="_Toc198116016" w:history="1">
        <w:r w:rsidR="00D97F3A" w:rsidRPr="008503AC">
          <w:rPr>
            <w:rStyle w:val="Hipervnculo"/>
            <w:noProof/>
          </w:rPr>
          <w:t>Tabla 17 Resumen del Modelo Obtenido de la Prueba Número 2</w:t>
        </w:r>
        <w:r w:rsidR="00D97F3A">
          <w:rPr>
            <w:noProof/>
            <w:webHidden/>
          </w:rPr>
          <w:tab/>
        </w:r>
        <w:r w:rsidR="00D97F3A">
          <w:rPr>
            <w:noProof/>
            <w:webHidden/>
          </w:rPr>
          <w:fldChar w:fldCharType="begin"/>
        </w:r>
        <w:r w:rsidR="00D97F3A">
          <w:rPr>
            <w:noProof/>
            <w:webHidden/>
          </w:rPr>
          <w:instrText xml:space="preserve"> PAGEREF _Toc198116016 \h </w:instrText>
        </w:r>
        <w:r w:rsidR="00D97F3A">
          <w:rPr>
            <w:noProof/>
            <w:webHidden/>
          </w:rPr>
        </w:r>
        <w:r w:rsidR="00D97F3A">
          <w:rPr>
            <w:noProof/>
            <w:webHidden/>
          </w:rPr>
          <w:fldChar w:fldCharType="separate"/>
        </w:r>
        <w:r w:rsidR="004C4C3E">
          <w:rPr>
            <w:noProof/>
            <w:webHidden/>
          </w:rPr>
          <w:t>78</w:t>
        </w:r>
        <w:r w:rsidR="00D97F3A">
          <w:rPr>
            <w:noProof/>
            <w:webHidden/>
          </w:rPr>
          <w:fldChar w:fldCharType="end"/>
        </w:r>
      </w:hyperlink>
    </w:p>
    <w:p w14:paraId="72270659" w14:textId="77777777" w:rsidR="00D97F3A" w:rsidRDefault="00AB6E94">
      <w:pPr>
        <w:pStyle w:val="TDC1"/>
        <w:rPr>
          <w:rFonts w:asciiTheme="minorHAnsi" w:eastAsiaTheme="minorEastAsia" w:hAnsiTheme="minorHAnsi" w:cstheme="minorBidi"/>
          <w:noProof/>
          <w:sz w:val="22"/>
          <w:szCs w:val="22"/>
        </w:rPr>
      </w:pPr>
      <w:hyperlink w:anchor="_Toc198116017" w:history="1">
        <w:r w:rsidR="00D97F3A" w:rsidRPr="008503AC">
          <w:rPr>
            <w:rStyle w:val="Hipervnculo"/>
            <w:noProof/>
          </w:rPr>
          <w:t>Tabla 18 Resumen del Modelo Obtenido de la Prueba Número 3</w:t>
        </w:r>
        <w:r w:rsidR="00D97F3A">
          <w:rPr>
            <w:noProof/>
            <w:webHidden/>
          </w:rPr>
          <w:tab/>
        </w:r>
        <w:r w:rsidR="00D97F3A">
          <w:rPr>
            <w:noProof/>
            <w:webHidden/>
          </w:rPr>
          <w:fldChar w:fldCharType="begin"/>
        </w:r>
        <w:r w:rsidR="00D97F3A">
          <w:rPr>
            <w:noProof/>
            <w:webHidden/>
          </w:rPr>
          <w:instrText xml:space="preserve"> PAGEREF _Toc198116017 \h </w:instrText>
        </w:r>
        <w:r w:rsidR="00D97F3A">
          <w:rPr>
            <w:noProof/>
            <w:webHidden/>
          </w:rPr>
        </w:r>
        <w:r w:rsidR="00D97F3A">
          <w:rPr>
            <w:noProof/>
            <w:webHidden/>
          </w:rPr>
          <w:fldChar w:fldCharType="separate"/>
        </w:r>
        <w:r w:rsidR="004C4C3E">
          <w:rPr>
            <w:noProof/>
            <w:webHidden/>
          </w:rPr>
          <w:t>80</w:t>
        </w:r>
        <w:r w:rsidR="00D97F3A">
          <w:rPr>
            <w:noProof/>
            <w:webHidden/>
          </w:rPr>
          <w:fldChar w:fldCharType="end"/>
        </w:r>
      </w:hyperlink>
    </w:p>
    <w:p w14:paraId="5E2B8BCD" w14:textId="77777777" w:rsidR="00D97F3A" w:rsidRDefault="00AB6E94">
      <w:pPr>
        <w:pStyle w:val="TDC1"/>
        <w:rPr>
          <w:rFonts w:asciiTheme="minorHAnsi" w:eastAsiaTheme="minorEastAsia" w:hAnsiTheme="minorHAnsi" w:cstheme="minorBidi"/>
          <w:noProof/>
          <w:sz w:val="22"/>
          <w:szCs w:val="22"/>
        </w:rPr>
      </w:pPr>
      <w:hyperlink w:anchor="_Toc198116018" w:history="1">
        <w:r w:rsidR="00D97F3A" w:rsidRPr="008503AC">
          <w:rPr>
            <w:rStyle w:val="Hipervnculo"/>
            <w:noProof/>
          </w:rPr>
          <w:t>Tabla 19 Resumen del Modelo Obtenido de la Prueba Número 4</w:t>
        </w:r>
        <w:r w:rsidR="00D97F3A">
          <w:rPr>
            <w:noProof/>
            <w:webHidden/>
          </w:rPr>
          <w:tab/>
        </w:r>
        <w:r w:rsidR="00D97F3A">
          <w:rPr>
            <w:noProof/>
            <w:webHidden/>
          </w:rPr>
          <w:fldChar w:fldCharType="begin"/>
        </w:r>
        <w:r w:rsidR="00D97F3A">
          <w:rPr>
            <w:noProof/>
            <w:webHidden/>
          </w:rPr>
          <w:instrText xml:space="preserve"> PAGEREF _Toc198116018 \h </w:instrText>
        </w:r>
        <w:r w:rsidR="00D97F3A">
          <w:rPr>
            <w:noProof/>
            <w:webHidden/>
          </w:rPr>
        </w:r>
        <w:r w:rsidR="00D97F3A">
          <w:rPr>
            <w:noProof/>
            <w:webHidden/>
          </w:rPr>
          <w:fldChar w:fldCharType="separate"/>
        </w:r>
        <w:r w:rsidR="004C4C3E">
          <w:rPr>
            <w:noProof/>
            <w:webHidden/>
          </w:rPr>
          <w:t>82</w:t>
        </w:r>
        <w:r w:rsidR="00D97F3A">
          <w:rPr>
            <w:noProof/>
            <w:webHidden/>
          </w:rPr>
          <w:fldChar w:fldCharType="end"/>
        </w:r>
      </w:hyperlink>
    </w:p>
    <w:p w14:paraId="479F20E6" w14:textId="77777777" w:rsidR="00D97F3A" w:rsidRDefault="00AB6E94">
      <w:pPr>
        <w:pStyle w:val="TDC1"/>
        <w:rPr>
          <w:rFonts w:asciiTheme="minorHAnsi" w:eastAsiaTheme="minorEastAsia" w:hAnsiTheme="minorHAnsi" w:cstheme="minorBidi"/>
          <w:noProof/>
          <w:sz w:val="22"/>
          <w:szCs w:val="22"/>
        </w:rPr>
      </w:pPr>
      <w:hyperlink w:anchor="_Toc198116019" w:history="1">
        <w:r w:rsidR="00D97F3A" w:rsidRPr="008503AC">
          <w:rPr>
            <w:rStyle w:val="Hipervnculo"/>
            <w:noProof/>
          </w:rPr>
          <w:t>Tabla 20 Resumen del Modelo Obtenido de la Prueba Número 5</w:t>
        </w:r>
        <w:r w:rsidR="00D97F3A">
          <w:rPr>
            <w:noProof/>
            <w:webHidden/>
          </w:rPr>
          <w:tab/>
        </w:r>
        <w:r w:rsidR="00D97F3A">
          <w:rPr>
            <w:noProof/>
            <w:webHidden/>
          </w:rPr>
          <w:fldChar w:fldCharType="begin"/>
        </w:r>
        <w:r w:rsidR="00D97F3A">
          <w:rPr>
            <w:noProof/>
            <w:webHidden/>
          </w:rPr>
          <w:instrText xml:space="preserve"> PAGEREF _Toc198116019 \h </w:instrText>
        </w:r>
        <w:r w:rsidR="00D97F3A">
          <w:rPr>
            <w:noProof/>
            <w:webHidden/>
          </w:rPr>
        </w:r>
        <w:r w:rsidR="00D97F3A">
          <w:rPr>
            <w:noProof/>
            <w:webHidden/>
          </w:rPr>
          <w:fldChar w:fldCharType="separate"/>
        </w:r>
        <w:r w:rsidR="004C4C3E">
          <w:rPr>
            <w:noProof/>
            <w:webHidden/>
          </w:rPr>
          <w:t>84</w:t>
        </w:r>
        <w:r w:rsidR="00D97F3A">
          <w:rPr>
            <w:noProof/>
            <w:webHidden/>
          </w:rPr>
          <w:fldChar w:fldCharType="end"/>
        </w:r>
      </w:hyperlink>
    </w:p>
    <w:p w14:paraId="3EBDE0D6" w14:textId="77777777" w:rsidR="00D97F3A" w:rsidRDefault="00AB6E94">
      <w:pPr>
        <w:pStyle w:val="TDC1"/>
        <w:rPr>
          <w:rFonts w:asciiTheme="minorHAnsi" w:eastAsiaTheme="minorEastAsia" w:hAnsiTheme="minorHAnsi" w:cstheme="minorBidi"/>
          <w:noProof/>
          <w:sz w:val="22"/>
          <w:szCs w:val="22"/>
        </w:rPr>
      </w:pPr>
      <w:hyperlink w:anchor="_Toc198116020" w:history="1">
        <w:r w:rsidR="00D97F3A" w:rsidRPr="008503AC">
          <w:rPr>
            <w:rStyle w:val="Hipervnculo"/>
            <w:noProof/>
          </w:rPr>
          <w:t>Tabla 21 Resumen del Modelo Obtenido de la Prueba Número 6</w:t>
        </w:r>
        <w:r w:rsidR="00D97F3A">
          <w:rPr>
            <w:noProof/>
            <w:webHidden/>
          </w:rPr>
          <w:tab/>
        </w:r>
        <w:r w:rsidR="00D97F3A">
          <w:rPr>
            <w:noProof/>
            <w:webHidden/>
          </w:rPr>
          <w:fldChar w:fldCharType="begin"/>
        </w:r>
        <w:r w:rsidR="00D97F3A">
          <w:rPr>
            <w:noProof/>
            <w:webHidden/>
          </w:rPr>
          <w:instrText xml:space="preserve"> PAGEREF _Toc198116020 \h </w:instrText>
        </w:r>
        <w:r w:rsidR="00D97F3A">
          <w:rPr>
            <w:noProof/>
            <w:webHidden/>
          </w:rPr>
        </w:r>
        <w:r w:rsidR="00D97F3A">
          <w:rPr>
            <w:noProof/>
            <w:webHidden/>
          </w:rPr>
          <w:fldChar w:fldCharType="separate"/>
        </w:r>
        <w:r w:rsidR="004C4C3E">
          <w:rPr>
            <w:noProof/>
            <w:webHidden/>
          </w:rPr>
          <w:t>86</w:t>
        </w:r>
        <w:r w:rsidR="00D97F3A">
          <w:rPr>
            <w:noProof/>
            <w:webHidden/>
          </w:rPr>
          <w:fldChar w:fldCharType="end"/>
        </w:r>
      </w:hyperlink>
    </w:p>
    <w:p w14:paraId="15673DF2" w14:textId="77777777" w:rsidR="00D97F3A" w:rsidRDefault="00AB6E94">
      <w:pPr>
        <w:pStyle w:val="TDC1"/>
        <w:rPr>
          <w:rFonts w:asciiTheme="minorHAnsi" w:eastAsiaTheme="minorEastAsia" w:hAnsiTheme="minorHAnsi" w:cstheme="minorBidi"/>
          <w:noProof/>
          <w:sz w:val="22"/>
          <w:szCs w:val="22"/>
        </w:rPr>
      </w:pPr>
      <w:hyperlink w:anchor="_Toc198116021" w:history="1">
        <w:r w:rsidR="00D97F3A" w:rsidRPr="008503AC">
          <w:rPr>
            <w:rStyle w:val="Hipervnculo"/>
            <w:noProof/>
          </w:rPr>
          <w:t>Tabla 22 Resumen del Modelo Obtenido de la Prueba Número 7</w:t>
        </w:r>
        <w:r w:rsidR="00D97F3A">
          <w:rPr>
            <w:noProof/>
            <w:webHidden/>
          </w:rPr>
          <w:tab/>
        </w:r>
        <w:r w:rsidR="00D97F3A">
          <w:rPr>
            <w:noProof/>
            <w:webHidden/>
          </w:rPr>
          <w:fldChar w:fldCharType="begin"/>
        </w:r>
        <w:r w:rsidR="00D97F3A">
          <w:rPr>
            <w:noProof/>
            <w:webHidden/>
          </w:rPr>
          <w:instrText xml:space="preserve"> PAGEREF _Toc198116021 \h </w:instrText>
        </w:r>
        <w:r w:rsidR="00D97F3A">
          <w:rPr>
            <w:noProof/>
            <w:webHidden/>
          </w:rPr>
        </w:r>
        <w:r w:rsidR="00D97F3A">
          <w:rPr>
            <w:noProof/>
            <w:webHidden/>
          </w:rPr>
          <w:fldChar w:fldCharType="separate"/>
        </w:r>
        <w:r w:rsidR="004C4C3E">
          <w:rPr>
            <w:noProof/>
            <w:webHidden/>
          </w:rPr>
          <w:t>88</w:t>
        </w:r>
        <w:r w:rsidR="00D97F3A">
          <w:rPr>
            <w:noProof/>
            <w:webHidden/>
          </w:rPr>
          <w:fldChar w:fldCharType="end"/>
        </w:r>
      </w:hyperlink>
    </w:p>
    <w:p w14:paraId="34C03C57" w14:textId="77777777" w:rsidR="00D97F3A" w:rsidRDefault="00AB6E94">
      <w:pPr>
        <w:pStyle w:val="TDC1"/>
        <w:rPr>
          <w:rFonts w:asciiTheme="minorHAnsi" w:eastAsiaTheme="minorEastAsia" w:hAnsiTheme="minorHAnsi" w:cstheme="minorBidi"/>
          <w:noProof/>
          <w:sz w:val="22"/>
          <w:szCs w:val="22"/>
        </w:rPr>
      </w:pPr>
      <w:hyperlink w:anchor="_Toc198116022" w:history="1">
        <w:r w:rsidR="00D97F3A" w:rsidRPr="008503AC">
          <w:rPr>
            <w:rStyle w:val="Hipervnculo"/>
            <w:noProof/>
          </w:rPr>
          <w:t>Tabla 23 Resumen del Modelo Obtenido de la Prueba Número 8</w:t>
        </w:r>
        <w:r w:rsidR="00D97F3A">
          <w:rPr>
            <w:noProof/>
            <w:webHidden/>
          </w:rPr>
          <w:tab/>
        </w:r>
        <w:r w:rsidR="00D97F3A">
          <w:rPr>
            <w:noProof/>
            <w:webHidden/>
          </w:rPr>
          <w:fldChar w:fldCharType="begin"/>
        </w:r>
        <w:r w:rsidR="00D97F3A">
          <w:rPr>
            <w:noProof/>
            <w:webHidden/>
          </w:rPr>
          <w:instrText xml:space="preserve"> PAGEREF _Toc198116022 \h </w:instrText>
        </w:r>
        <w:r w:rsidR="00D97F3A">
          <w:rPr>
            <w:noProof/>
            <w:webHidden/>
          </w:rPr>
        </w:r>
        <w:r w:rsidR="00D97F3A">
          <w:rPr>
            <w:noProof/>
            <w:webHidden/>
          </w:rPr>
          <w:fldChar w:fldCharType="separate"/>
        </w:r>
        <w:r w:rsidR="004C4C3E">
          <w:rPr>
            <w:noProof/>
            <w:webHidden/>
          </w:rPr>
          <w:t>90</w:t>
        </w:r>
        <w:r w:rsidR="00D97F3A">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p w14:paraId="7DB6C67C" w14:textId="77777777" w:rsidR="00D97F3A"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98116023" w:history="1">
        <w:r w:rsidR="00D97F3A" w:rsidRPr="00D84510">
          <w:rPr>
            <w:rStyle w:val="Hipervnculo"/>
            <w:noProof/>
          </w:rPr>
          <w:t>Figura 1: Organigrama del Departamento de Gestión de Recursos de Redes y Comunicaciones</w:t>
        </w:r>
        <w:r w:rsidR="00D97F3A">
          <w:rPr>
            <w:noProof/>
            <w:webHidden/>
          </w:rPr>
          <w:tab/>
        </w:r>
        <w:r w:rsidR="00D97F3A">
          <w:rPr>
            <w:noProof/>
            <w:webHidden/>
          </w:rPr>
          <w:fldChar w:fldCharType="begin"/>
        </w:r>
        <w:r w:rsidR="00D97F3A">
          <w:rPr>
            <w:noProof/>
            <w:webHidden/>
          </w:rPr>
          <w:instrText xml:space="preserve"> PAGEREF _Toc198116023 \h </w:instrText>
        </w:r>
        <w:r w:rsidR="00D97F3A">
          <w:rPr>
            <w:noProof/>
            <w:webHidden/>
          </w:rPr>
        </w:r>
        <w:r w:rsidR="00D97F3A">
          <w:rPr>
            <w:noProof/>
            <w:webHidden/>
          </w:rPr>
          <w:fldChar w:fldCharType="separate"/>
        </w:r>
        <w:r w:rsidR="004C4C3E">
          <w:rPr>
            <w:noProof/>
            <w:webHidden/>
          </w:rPr>
          <w:t>25</w:t>
        </w:r>
        <w:r w:rsidR="00D97F3A">
          <w:rPr>
            <w:noProof/>
            <w:webHidden/>
          </w:rPr>
          <w:fldChar w:fldCharType="end"/>
        </w:r>
      </w:hyperlink>
    </w:p>
    <w:p w14:paraId="67E98472" w14:textId="77777777" w:rsidR="00D97F3A" w:rsidRDefault="00AB6E94">
      <w:pPr>
        <w:pStyle w:val="TDC1"/>
        <w:rPr>
          <w:rFonts w:asciiTheme="minorHAnsi" w:eastAsiaTheme="minorEastAsia" w:hAnsiTheme="minorHAnsi" w:cstheme="minorBidi"/>
          <w:noProof/>
          <w:sz w:val="22"/>
          <w:szCs w:val="22"/>
        </w:rPr>
      </w:pPr>
      <w:hyperlink w:anchor="_Toc198116024" w:history="1">
        <w:r w:rsidR="00D97F3A" w:rsidRPr="00D84510">
          <w:rPr>
            <w:rStyle w:val="Hipervnculo"/>
            <w:noProof/>
          </w:rPr>
          <w:t>Figura 2: Red Neuronal GRU[10].</w:t>
        </w:r>
        <w:r w:rsidR="00D97F3A">
          <w:rPr>
            <w:noProof/>
            <w:webHidden/>
          </w:rPr>
          <w:tab/>
        </w:r>
        <w:r w:rsidR="00D97F3A">
          <w:rPr>
            <w:noProof/>
            <w:webHidden/>
          </w:rPr>
          <w:fldChar w:fldCharType="begin"/>
        </w:r>
        <w:r w:rsidR="00D97F3A">
          <w:rPr>
            <w:noProof/>
            <w:webHidden/>
          </w:rPr>
          <w:instrText xml:space="preserve"> PAGEREF _Toc198116024 \h </w:instrText>
        </w:r>
        <w:r w:rsidR="00D97F3A">
          <w:rPr>
            <w:noProof/>
            <w:webHidden/>
          </w:rPr>
        </w:r>
        <w:r w:rsidR="00D97F3A">
          <w:rPr>
            <w:noProof/>
            <w:webHidden/>
          </w:rPr>
          <w:fldChar w:fldCharType="separate"/>
        </w:r>
        <w:r w:rsidR="004C4C3E">
          <w:rPr>
            <w:noProof/>
            <w:webHidden/>
          </w:rPr>
          <w:t>34</w:t>
        </w:r>
        <w:r w:rsidR="00D97F3A">
          <w:rPr>
            <w:noProof/>
            <w:webHidden/>
          </w:rPr>
          <w:fldChar w:fldCharType="end"/>
        </w:r>
      </w:hyperlink>
    </w:p>
    <w:p w14:paraId="048AFDEE" w14:textId="77777777" w:rsidR="00D97F3A" w:rsidRDefault="00AB6E94">
      <w:pPr>
        <w:pStyle w:val="TDC1"/>
        <w:rPr>
          <w:rFonts w:asciiTheme="minorHAnsi" w:eastAsiaTheme="minorEastAsia" w:hAnsiTheme="minorHAnsi" w:cstheme="minorBidi"/>
          <w:noProof/>
          <w:sz w:val="22"/>
          <w:szCs w:val="22"/>
        </w:rPr>
      </w:pPr>
      <w:hyperlink w:anchor="_Toc198116025" w:history="1">
        <w:r w:rsidR="00D97F3A" w:rsidRPr="00D84510">
          <w:rPr>
            <w:rStyle w:val="Hipervnculo"/>
            <w:noProof/>
          </w:rPr>
          <w:t xml:space="preserve">Figura 3: Arquitectura </w:t>
        </w:r>
        <w:r w:rsidR="00D97F3A" w:rsidRPr="00D84510">
          <w:rPr>
            <w:rStyle w:val="Hipervnculo"/>
            <w:i/>
            <w:noProof/>
          </w:rPr>
          <w:t>encoder-decoder</w:t>
        </w:r>
        <w:r w:rsidR="00D97F3A" w:rsidRPr="00D84510">
          <w:rPr>
            <w:rStyle w:val="Hipervnculo"/>
            <w:noProof/>
          </w:rPr>
          <w:t xml:space="preserve"> GRU[10].</w:t>
        </w:r>
        <w:r w:rsidR="00D97F3A">
          <w:rPr>
            <w:noProof/>
            <w:webHidden/>
          </w:rPr>
          <w:tab/>
        </w:r>
        <w:r w:rsidR="00D97F3A">
          <w:rPr>
            <w:noProof/>
            <w:webHidden/>
          </w:rPr>
          <w:fldChar w:fldCharType="begin"/>
        </w:r>
        <w:r w:rsidR="00D97F3A">
          <w:rPr>
            <w:noProof/>
            <w:webHidden/>
          </w:rPr>
          <w:instrText xml:space="preserve"> PAGEREF _Toc198116025 \h </w:instrText>
        </w:r>
        <w:r w:rsidR="00D97F3A">
          <w:rPr>
            <w:noProof/>
            <w:webHidden/>
          </w:rPr>
        </w:r>
        <w:r w:rsidR="00D97F3A">
          <w:rPr>
            <w:noProof/>
            <w:webHidden/>
          </w:rPr>
          <w:fldChar w:fldCharType="separate"/>
        </w:r>
        <w:r w:rsidR="004C4C3E">
          <w:rPr>
            <w:noProof/>
            <w:webHidden/>
          </w:rPr>
          <w:t>36</w:t>
        </w:r>
        <w:r w:rsidR="00D97F3A">
          <w:rPr>
            <w:noProof/>
            <w:webHidden/>
          </w:rPr>
          <w:fldChar w:fldCharType="end"/>
        </w:r>
      </w:hyperlink>
    </w:p>
    <w:p w14:paraId="633C583E" w14:textId="77777777" w:rsidR="00D97F3A" w:rsidRDefault="00AB6E94">
      <w:pPr>
        <w:pStyle w:val="TDC1"/>
        <w:rPr>
          <w:rFonts w:asciiTheme="minorHAnsi" w:eastAsiaTheme="minorEastAsia" w:hAnsiTheme="minorHAnsi" w:cstheme="minorBidi"/>
          <w:noProof/>
          <w:sz w:val="22"/>
          <w:szCs w:val="22"/>
        </w:rPr>
      </w:pPr>
      <w:hyperlink w:anchor="_Toc198116026" w:history="1">
        <w:r w:rsidR="00D97F3A" w:rsidRPr="00D84510">
          <w:rPr>
            <w:rStyle w:val="Hipervnculo"/>
            <w:noProof/>
          </w:rPr>
          <w:t>Figura 4: Diagrama de Flujo del Pre procesamiento</w:t>
        </w:r>
        <w:r w:rsidR="00D97F3A">
          <w:rPr>
            <w:noProof/>
            <w:webHidden/>
          </w:rPr>
          <w:tab/>
        </w:r>
        <w:r w:rsidR="00D97F3A">
          <w:rPr>
            <w:noProof/>
            <w:webHidden/>
          </w:rPr>
          <w:fldChar w:fldCharType="begin"/>
        </w:r>
        <w:r w:rsidR="00D97F3A">
          <w:rPr>
            <w:noProof/>
            <w:webHidden/>
          </w:rPr>
          <w:instrText xml:space="preserve"> PAGEREF _Toc198116026 \h </w:instrText>
        </w:r>
        <w:r w:rsidR="00D97F3A">
          <w:rPr>
            <w:noProof/>
            <w:webHidden/>
          </w:rPr>
        </w:r>
        <w:r w:rsidR="00D97F3A">
          <w:rPr>
            <w:noProof/>
            <w:webHidden/>
          </w:rPr>
          <w:fldChar w:fldCharType="separate"/>
        </w:r>
        <w:r w:rsidR="004C4C3E">
          <w:rPr>
            <w:noProof/>
            <w:webHidden/>
          </w:rPr>
          <w:t>39</w:t>
        </w:r>
        <w:r w:rsidR="00D97F3A">
          <w:rPr>
            <w:noProof/>
            <w:webHidden/>
          </w:rPr>
          <w:fldChar w:fldCharType="end"/>
        </w:r>
      </w:hyperlink>
    </w:p>
    <w:p w14:paraId="1D1238FD" w14:textId="77777777" w:rsidR="00D97F3A" w:rsidRDefault="00AB6E94">
      <w:pPr>
        <w:pStyle w:val="TDC1"/>
        <w:rPr>
          <w:rFonts w:asciiTheme="minorHAnsi" w:eastAsiaTheme="minorEastAsia" w:hAnsiTheme="minorHAnsi" w:cstheme="minorBidi"/>
          <w:noProof/>
          <w:sz w:val="22"/>
          <w:szCs w:val="22"/>
        </w:rPr>
      </w:pPr>
      <w:hyperlink w:anchor="_Toc198116027" w:history="1">
        <w:r w:rsidR="00D97F3A" w:rsidRPr="00D84510">
          <w:rPr>
            <w:rStyle w:val="Hipervnculo"/>
            <w:rFonts w:eastAsiaTheme="majorEastAsia"/>
            <w:noProof/>
          </w:rPr>
          <w:t xml:space="preserve">Figura 5: Distancia Promedio de los 7 Vecinos más cercanos para cada fila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TUM Transmedia.</w:t>
        </w:r>
        <w:r w:rsidR="00D97F3A">
          <w:rPr>
            <w:noProof/>
            <w:webHidden/>
          </w:rPr>
          <w:tab/>
        </w:r>
        <w:r w:rsidR="00D97F3A">
          <w:rPr>
            <w:noProof/>
            <w:webHidden/>
          </w:rPr>
          <w:fldChar w:fldCharType="begin"/>
        </w:r>
        <w:r w:rsidR="00D97F3A">
          <w:rPr>
            <w:noProof/>
            <w:webHidden/>
          </w:rPr>
          <w:instrText xml:space="preserve"> PAGEREF _Toc198116027 \h </w:instrText>
        </w:r>
        <w:r w:rsidR="00D97F3A">
          <w:rPr>
            <w:noProof/>
            <w:webHidden/>
          </w:rPr>
        </w:r>
        <w:r w:rsidR="00D97F3A">
          <w:rPr>
            <w:noProof/>
            <w:webHidden/>
          </w:rPr>
          <w:fldChar w:fldCharType="separate"/>
        </w:r>
        <w:r w:rsidR="004C4C3E">
          <w:rPr>
            <w:noProof/>
            <w:webHidden/>
          </w:rPr>
          <w:t>42</w:t>
        </w:r>
        <w:r w:rsidR="00D97F3A">
          <w:rPr>
            <w:noProof/>
            <w:webHidden/>
          </w:rPr>
          <w:fldChar w:fldCharType="end"/>
        </w:r>
      </w:hyperlink>
    </w:p>
    <w:p w14:paraId="5F20FC0E" w14:textId="77777777" w:rsidR="00D97F3A" w:rsidRDefault="00AB6E94">
      <w:pPr>
        <w:pStyle w:val="TDC1"/>
        <w:rPr>
          <w:rFonts w:asciiTheme="minorHAnsi" w:eastAsiaTheme="minorEastAsia" w:hAnsiTheme="minorHAnsi" w:cstheme="minorBidi"/>
          <w:noProof/>
          <w:sz w:val="22"/>
          <w:szCs w:val="22"/>
        </w:rPr>
      </w:pPr>
      <w:hyperlink w:anchor="_Toc198116028" w:history="1">
        <w:r w:rsidR="00D97F3A" w:rsidRPr="00D84510">
          <w:rPr>
            <w:rStyle w:val="Hipervnculo"/>
            <w:rFonts w:eastAsiaTheme="majorEastAsia"/>
            <w:noProof/>
          </w:rPr>
          <w:t xml:space="preserve">Figura 6: Gráfico de dispersión de Número de vistas de página y Usuarios nuevos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TUM Transmedia.</w:t>
        </w:r>
        <w:r w:rsidR="00D97F3A">
          <w:rPr>
            <w:noProof/>
            <w:webHidden/>
          </w:rPr>
          <w:tab/>
        </w:r>
        <w:r w:rsidR="00D97F3A">
          <w:rPr>
            <w:noProof/>
            <w:webHidden/>
          </w:rPr>
          <w:fldChar w:fldCharType="begin"/>
        </w:r>
        <w:r w:rsidR="00D97F3A">
          <w:rPr>
            <w:noProof/>
            <w:webHidden/>
          </w:rPr>
          <w:instrText xml:space="preserve"> PAGEREF _Toc198116028 \h </w:instrText>
        </w:r>
        <w:r w:rsidR="00D97F3A">
          <w:rPr>
            <w:noProof/>
            <w:webHidden/>
          </w:rPr>
        </w:r>
        <w:r w:rsidR="00D97F3A">
          <w:rPr>
            <w:noProof/>
            <w:webHidden/>
          </w:rPr>
          <w:fldChar w:fldCharType="separate"/>
        </w:r>
        <w:r w:rsidR="004C4C3E">
          <w:rPr>
            <w:noProof/>
            <w:webHidden/>
          </w:rPr>
          <w:t>43</w:t>
        </w:r>
        <w:r w:rsidR="00D97F3A">
          <w:rPr>
            <w:noProof/>
            <w:webHidden/>
          </w:rPr>
          <w:fldChar w:fldCharType="end"/>
        </w:r>
      </w:hyperlink>
    </w:p>
    <w:p w14:paraId="0F727D21" w14:textId="77777777" w:rsidR="00D97F3A" w:rsidRDefault="00AB6E94">
      <w:pPr>
        <w:pStyle w:val="TDC1"/>
        <w:rPr>
          <w:rFonts w:asciiTheme="minorHAnsi" w:eastAsiaTheme="minorEastAsia" w:hAnsiTheme="minorHAnsi" w:cstheme="minorBidi"/>
          <w:noProof/>
          <w:sz w:val="22"/>
          <w:szCs w:val="22"/>
        </w:rPr>
      </w:pPr>
      <w:hyperlink w:anchor="_Toc198116029" w:history="1">
        <w:r w:rsidR="00D97F3A" w:rsidRPr="00D84510">
          <w:rPr>
            <w:rStyle w:val="Hipervnculo"/>
            <w:rFonts w:eastAsiaTheme="majorEastAsia"/>
            <w:noProof/>
          </w:rPr>
          <w:t xml:space="preserve">Figura 7: Gráfico de dispersión de Número de vistas de página y Sesiones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TUM Transmedia.</w:t>
        </w:r>
        <w:r w:rsidR="00D97F3A">
          <w:rPr>
            <w:noProof/>
            <w:webHidden/>
          </w:rPr>
          <w:tab/>
        </w:r>
        <w:r w:rsidR="00D97F3A">
          <w:rPr>
            <w:noProof/>
            <w:webHidden/>
          </w:rPr>
          <w:fldChar w:fldCharType="begin"/>
        </w:r>
        <w:r w:rsidR="00D97F3A">
          <w:rPr>
            <w:noProof/>
            <w:webHidden/>
          </w:rPr>
          <w:instrText xml:space="preserve"> PAGEREF _Toc198116029 \h </w:instrText>
        </w:r>
        <w:r w:rsidR="00D97F3A">
          <w:rPr>
            <w:noProof/>
            <w:webHidden/>
          </w:rPr>
        </w:r>
        <w:r w:rsidR="00D97F3A">
          <w:rPr>
            <w:noProof/>
            <w:webHidden/>
          </w:rPr>
          <w:fldChar w:fldCharType="separate"/>
        </w:r>
        <w:r w:rsidR="004C4C3E">
          <w:rPr>
            <w:noProof/>
            <w:webHidden/>
          </w:rPr>
          <w:t>44</w:t>
        </w:r>
        <w:r w:rsidR="00D97F3A">
          <w:rPr>
            <w:noProof/>
            <w:webHidden/>
          </w:rPr>
          <w:fldChar w:fldCharType="end"/>
        </w:r>
      </w:hyperlink>
    </w:p>
    <w:p w14:paraId="36371EE0" w14:textId="77777777" w:rsidR="00D97F3A" w:rsidRDefault="00AB6E94">
      <w:pPr>
        <w:pStyle w:val="TDC1"/>
        <w:rPr>
          <w:rFonts w:asciiTheme="minorHAnsi" w:eastAsiaTheme="minorEastAsia" w:hAnsiTheme="minorHAnsi" w:cstheme="minorBidi"/>
          <w:noProof/>
          <w:sz w:val="22"/>
          <w:szCs w:val="22"/>
        </w:rPr>
      </w:pPr>
      <w:hyperlink w:anchor="_Toc198116030" w:history="1">
        <w:r w:rsidR="00D97F3A" w:rsidRPr="00D84510">
          <w:rPr>
            <w:rStyle w:val="Hipervnculo"/>
            <w:rFonts w:eastAsiaTheme="majorEastAsia"/>
            <w:noProof/>
          </w:rPr>
          <w:t xml:space="preserve">Figura 8: Distancia Promedio de los 7 Vecinos más cercanos para cada fila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Editorial Universitaria.</w:t>
        </w:r>
        <w:r w:rsidR="00D97F3A">
          <w:rPr>
            <w:noProof/>
            <w:webHidden/>
          </w:rPr>
          <w:tab/>
        </w:r>
        <w:r w:rsidR="00D97F3A">
          <w:rPr>
            <w:noProof/>
            <w:webHidden/>
          </w:rPr>
          <w:fldChar w:fldCharType="begin"/>
        </w:r>
        <w:r w:rsidR="00D97F3A">
          <w:rPr>
            <w:noProof/>
            <w:webHidden/>
          </w:rPr>
          <w:instrText xml:space="preserve"> PAGEREF _Toc198116030 \h </w:instrText>
        </w:r>
        <w:r w:rsidR="00D97F3A">
          <w:rPr>
            <w:noProof/>
            <w:webHidden/>
          </w:rPr>
        </w:r>
        <w:r w:rsidR="00D97F3A">
          <w:rPr>
            <w:noProof/>
            <w:webHidden/>
          </w:rPr>
          <w:fldChar w:fldCharType="separate"/>
        </w:r>
        <w:r w:rsidR="004C4C3E">
          <w:rPr>
            <w:noProof/>
            <w:webHidden/>
          </w:rPr>
          <w:t>45</w:t>
        </w:r>
        <w:r w:rsidR="00D97F3A">
          <w:rPr>
            <w:noProof/>
            <w:webHidden/>
          </w:rPr>
          <w:fldChar w:fldCharType="end"/>
        </w:r>
      </w:hyperlink>
    </w:p>
    <w:p w14:paraId="7BA84094" w14:textId="77777777" w:rsidR="00D97F3A" w:rsidRDefault="00AB6E94">
      <w:pPr>
        <w:pStyle w:val="TDC1"/>
        <w:rPr>
          <w:rFonts w:asciiTheme="minorHAnsi" w:eastAsiaTheme="minorEastAsia" w:hAnsiTheme="minorHAnsi" w:cstheme="minorBidi"/>
          <w:noProof/>
          <w:sz w:val="22"/>
          <w:szCs w:val="22"/>
        </w:rPr>
      </w:pPr>
      <w:hyperlink w:anchor="_Toc198116031" w:history="1">
        <w:r w:rsidR="00D97F3A" w:rsidRPr="00D84510">
          <w:rPr>
            <w:rStyle w:val="Hipervnculo"/>
            <w:rFonts w:eastAsiaTheme="majorEastAsia"/>
            <w:noProof/>
          </w:rPr>
          <w:t xml:space="preserve">Figura 9: Gráfico de dispersión de Número de vistas de página y Sesiones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Editorial Universitaria.</w:t>
        </w:r>
        <w:r w:rsidR="00D97F3A">
          <w:rPr>
            <w:noProof/>
            <w:webHidden/>
          </w:rPr>
          <w:tab/>
        </w:r>
        <w:r w:rsidR="00D97F3A">
          <w:rPr>
            <w:noProof/>
            <w:webHidden/>
          </w:rPr>
          <w:fldChar w:fldCharType="begin"/>
        </w:r>
        <w:r w:rsidR="00D97F3A">
          <w:rPr>
            <w:noProof/>
            <w:webHidden/>
          </w:rPr>
          <w:instrText xml:space="preserve"> PAGEREF _Toc198116031 \h </w:instrText>
        </w:r>
        <w:r w:rsidR="00D97F3A">
          <w:rPr>
            <w:noProof/>
            <w:webHidden/>
          </w:rPr>
        </w:r>
        <w:r w:rsidR="00D97F3A">
          <w:rPr>
            <w:noProof/>
            <w:webHidden/>
          </w:rPr>
          <w:fldChar w:fldCharType="separate"/>
        </w:r>
        <w:r w:rsidR="004C4C3E">
          <w:rPr>
            <w:noProof/>
            <w:webHidden/>
          </w:rPr>
          <w:t>46</w:t>
        </w:r>
        <w:r w:rsidR="00D97F3A">
          <w:rPr>
            <w:noProof/>
            <w:webHidden/>
          </w:rPr>
          <w:fldChar w:fldCharType="end"/>
        </w:r>
      </w:hyperlink>
    </w:p>
    <w:p w14:paraId="00C2595E" w14:textId="77777777" w:rsidR="00D97F3A" w:rsidRDefault="00AB6E94">
      <w:pPr>
        <w:pStyle w:val="TDC1"/>
        <w:rPr>
          <w:rFonts w:asciiTheme="minorHAnsi" w:eastAsiaTheme="minorEastAsia" w:hAnsiTheme="minorHAnsi" w:cstheme="minorBidi"/>
          <w:noProof/>
          <w:sz w:val="22"/>
          <w:szCs w:val="22"/>
        </w:rPr>
      </w:pPr>
      <w:hyperlink w:anchor="_Toc198116032" w:history="1">
        <w:r w:rsidR="00D97F3A" w:rsidRPr="00D84510">
          <w:rPr>
            <w:rStyle w:val="Hipervnculo"/>
            <w:rFonts w:eastAsiaTheme="majorEastAsia"/>
            <w:noProof/>
          </w:rPr>
          <w:t>Figura 10: Gráfico de dispersión de Número de vistas de página y Usuarios nuevos del dataframe de Editorial Universitaria.</w:t>
        </w:r>
        <w:r w:rsidR="00D97F3A">
          <w:rPr>
            <w:noProof/>
            <w:webHidden/>
          </w:rPr>
          <w:tab/>
        </w:r>
        <w:r w:rsidR="00D97F3A">
          <w:rPr>
            <w:noProof/>
            <w:webHidden/>
          </w:rPr>
          <w:fldChar w:fldCharType="begin"/>
        </w:r>
        <w:r w:rsidR="00D97F3A">
          <w:rPr>
            <w:noProof/>
            <w:webHidden/>
          </w:rPr>
          <w:instrText xml:space="preserve"> PAGEREF _Toc198116032 \h </w:instrText>
        </w:r>
        <w:r w:rsidR="00D97F3A">
          <w:rPr>
            <w:noProof/>
            <w:webHidden/>
          </w:rPr>
        </w:r>
        <w:r w:rsidR="00D97F3A">
          <w:rPr>
            <w:noProof/>
            <w:webHidden/>
          </w:rPr>
          <w:fldChar w:fldCharType="separate"/>
        </w:r>
        <w:r w:rsidR="004C4C3E">
          <w:rPr>
            <w:noProof/>
            <w:webHidden/>
          </w:rPr>
          <w:t>47</w:t>
        </w:r>
        <w:r w:rsidR="00D97F3A">
          <w:rPr>
            <w:noProof/>
            <w:webHidden/>
          </w:rPr>
          <w:fldChar w:fldCharType="end"/>
        </w:r>
      </w:hyperlink>
    </w:p>
    <w:p w14:paraId="3AEB1855" w14:textId="77777777" w:rsidR="00D97F3A" w:rsidRDefault="00AB6E94">
      <w:pPr>
        <w:pStyle w:val="TDC1"/>
        <w:rPr>
          <w:rFonts w:asciiTheme="minorHAnsi" w:eastAsiaTheme="minorEastAsia" w:hAnsiTheme="minorHAnsi" w:cstheme="minorBidi"/>
          <w:noProof/>
          <w:sz w:val="22"/>
          <w:szCs w:val="22"/>
        </w:rPr>
      </w:pPr>
      <w:hyperlink w:anchor="_Toc198116033" w:history="1">
        <w:r w:rsidR="00D97F3A" w:rsidRPr="00D84510">
          <w:rPr>
            <w:rStyle w:val="Hipervnculo"/>
            <w:rFonts w:eastAsiaTheme="majorEastAsia"/>
            <w:noProof/>
          </w:rPr>
          <w:t>Figura 11: Gráfico de Los Valores Reales y los Valores Pronosticados de la salida del modelo de una parte del conjunto Y_test, de la prueba 1.</w:t>
        </w:r>
        <w:r w:rsidR="00D97F3A">
          <w:rPr>
            <w:noProof/>
            <w:webHidden/>
          </w:rPr>
          <w:tab/>
        </w:r>
        <w:r w:rsidR="00D97F3A">
          <w:rPr>
            <w:noProof/>
            <w:webHidden/>
          </w:rPr>
          <w:fldChar w:fldCharType="begin"/>
        </w:r>
        <w:r w:rsidR="00D97F3A">
          <w:rPr>
            <w:noProof/>
            <w:webHidden/>
          </w:rPr>
          <w:instrText xml:space="preserve"> PAGEREF _Toc198116033 \h </w:instrText>
        </w:r>
        <w:r w:rsidR="00D97F3A">
          <w:rPr>
            <w:noProof/>
            <w:webHidden/>
          </w:rPr>
        </w:r>
        <w:r w:rsidR="00D97F3A">
          <w:rPr>
            <w:noProof/>
            <w:webHidden/>
          </w:rPr>
          <w:fldChar w:fldCharType="separate"/>
        </w:r>
        <w:r w:rsidR="004C4C3E">
          <w:rPr>
            <w:noProof/>
            <w:webHidden/>
          </w:rPr>
          <w:t>56</w:t>
        </w:r>
        <w:r w:rsidR="00D97F3A">
          <w:rPr>
            <w:noProof/>
            <w:webHidden/>
          </w:rPr>
          <w:fldChar w:fldCharType="end"/>
        </w:r>
      </w:hyperlink>
    </w:p>
    <w:p w14:paraId="68113CA9" w14:textId="77777777" w:rsidR="00D97F3A" w:rsidRDefault="00AB6E94">
      <w:pPr>
        <w:pStyle w:val="TDC1"/>
        <w:rPr>
          <w:rFonts w:asciiTheme="minorHAnsi" w:eastAsiaTheme="minorEastAsia" w:hAnsiTheme="minorHAnsi" w:cstheme="minorBidi"/>
          <w:noProof/>
          <w:sz w:val="22"/>
          <w:szCs w:val="22"/>
        </w:rPr>
      </w:pPr>
      <w:hyperlink w:anchor="_Toc198116034" w:history="1">
        <w:r w:rsidR="00D97F3A" w:rsidRPr="00D84510">
          <w:rPr>
            <w:rStyle w:val="Hipervnculo"/>
            <w:rFonts w:eastAsiaTheme="majorEastAsia"/>
            <w:noProof/>
          </w:rPr>
          <w:t>Figura 12: Gráfico de Los Valores Reales y los Valores Pronosticados de la salida del modelo de una parte de conjunto de prueba Y_test, de la prueba 3.</w:t>
        </w:r>
        <w:r w:rsidR="00D97F3A">
          <w:rPr>
            <w:noProof/>
            <w:webHidden/>
          </w:rPr>
          <w:tab/>
        </w:r>
        <w:r w:rsidR="00D97F3A">
          <w:rPr>
            <w:noProof/>
            <w:webHidden/>
          </w:rPr>
          <w:fldChar w:fldCharType="begin"/>
        </w:r>
        <w:r w:rsidR="00D97F3A">
          <w:rPr>
            <w:noProof/>
            <w:webHidden/>
          </w:rPr>
          <w:instrText xml:space="preserve"> PAGEREF _Toc198116034 \h </w:instrText>
        </w:r>
        <w:r w:rsidR="00D97F3A">
          <w:rPr>
            <w:noProof/>
            <w:webHidden/>
          </w:rPr>
        </w:r>
        <w:r w:rsidR="00D97F3A">
          <w:rPr>
            <w:noProof/>
            <w:webHidden/>
          </w:rPr>
          <w:fldChar w:fldCharType="separate"/>
        </w:r>
        <w:r w:rsidR="004C4C3E">
          <w:rPr>
            <w:noProof/>
            <w:webHidden/>
          </w:rPr>
          <w:t>58</w:t>
        </w:r>
        <w:r w:rsidR="00D97F3A">
          <w:rPr>
            <w:noProof/>
            <w:webHidden/>
          </w:rPr>
          <w:fldChar w:fldCharType="end"/>
        </w:r>
      </w:hyperlink>
    </w:p>
    <w:p w14:paraId="78510525" w14:textId="77777777" w:rsidR="00D97F3A" w:rsidRDefault="00AB6E94">
      <w:pPr>
        <w:pStyle w:val="TDC1"/>
        <w:rPr>
          <w:rFonts w:asciiTheme="minorHAnsi" w:eastAsiaTheme="minorEastAsia" w:hAnsiTheme="minorHAnsi" w:cstheme="minorBidi"/>
          <w:noProof/>
          <w:sz w:val="22"/>
          <w:szCs w:val="22"/>
        </w:rPr>
      </w:pPr>
      <w:hyperlink w:anchor="_Toc198116035" w:history="1">
        <w:r w:rsidR="00D97F3A" w:rsidRPr="00D84510">
          <w:rPr>
            <w:rStyle w:val="Hipervnculo"/>
            <w:rFonts w:eastAsiaTheme="majorEastAsia"/>
            <w:noProof/>
          </w:rPr>
          <w:t>Figura 14: Gráfico de Los Valores Reales y los Valores Pronosticados de la salida del modelo de una parte del conjunto de prueba Y_test, de la prueba 5.</w:t>
        </w:r>
        <w:r w:rsidR="00D97F3A">
          <w:rPr>
            <w:noProof/>
            <w:webHidden/>
          </w:rPr>
          <w:tab/>
        </w:r>
        <w:r w:rsidR="00D97F3A">
          <w:rPr>
            <w:noProof/>
            <w:webHidden/>
          </w:rPr>
          <w:fldChar w:fldCharType="begin"/>
        </w:r>
        <w:r w:rsidR="00D97F3A">
          <w:rPr>
            <w:noProof/>
            <w:webHidden/>
          </w:rPr>
          <w:instrText xml:space="preserve"> PAGEREF _Toc198116035 \h </w:instrText>
        </w:r>
        <w:r w:rsidR="00D97F3A">
          <w:rPr>
            <w:noProof/>
            <w:webHidden/>
          </w:rPr>
        </w:r>
        <w:r w:rsidR="00D97F3A">
          <w:rPr>
            <w:noProof/>
            <w:webHidden/>
          </w:rPr>
          <w:fldChar w:fldCharType="separate"/>
        </w:r>
        <w:r w:rsidR="004C4C3E">
          <w:rPr>
            <w:noProof/>
            <w:webHidden/>
          </w:rPr>
          <w:t>61</w:t>
        </w:r>
        <w:r w:rsidR="00D97F3A">
          <w:rPr>
            <w:noProof/>
            <w:webHidden/>
          </w:rPr>
          <w:fldChar w:fldCharType="end"/>
        </w:r>
      </w:hyperlink>
    </w:p>
    <w:p w14:paraId="573F4FE8" w14:textId="77777777" w:rsidR="00D97F3A" w:rsidRDefault="00AB6E94">
      <w:pPr>
        <w:pStyle w:val="TDC1"/>
        <w:rPr>
          <w:rFonts w:asciiTheme="minorHAnsi" w:eastAsiaTheme="minorEastAsia" w:hAnsiTheme="minorHAnsi" w:cstheme="minorBidi"/>
          <w:noProof/>
          <w:sz w:val="22"/>
          <w:szCs w:val="22"/>
        </w:rPr>
      </w:pPr>
      <w:hyperlink w:anchor="_Toc198116036" w:history="1">
        <w:r w:rsidR="00D97F3A" w:rsidRPr="00D84510">
          <w:rPr>
            <w:rStyle w:val="Hipervnculo"/>
            <w:rFonts w:eastAsiaTheme="majorEastAsia"/>
            <w:noProof/>
          </w:rPr>
          <w:t>Figura 15: Gráfico de Los Valores Reales y los Valores Pronosticados de la salida del modelo de una parte del conjunto de prueba Y_test, de la prueba 6.</w:t>
        </w:r>
        <w:r w:rsidR="00D97F3A">
          <w:rPr>
            <w:noProof/>
            <w:webHidden/>
          </w:rPr>
          <w:tab/>
        </w:r>
        <w:r w:rsidR="00D97F3A">
          <w:rPr>
            <w:noProof/>
            <w:webHidden/>
          </w:rPr>
          <w:fldChar w:fldCharType="begin"/>
        </w:r>
        <w:r w:rsidR="00D97F3A">
          <w:rPr>
            <w:noProof/>
            <w:webHidden/>
          </w:rPr>
          <w:instrText xml:space="preserve"> PAGEREF _Toc198116036 \h </w:instrText>
        </w:r>
        <w:r w:rsidR="00D97F3A">
          <w:rPr>
            <w:noProof/>
            <w:webHidden/>
          </w:rPr>
        </w:r>
        <w:r w:rsidR="00D97F3A">
          <w:rPr>
            <w:noProof/>
            <w:webHidden/>
          </w:rPr>
          <w:fldChar w:fldCharType="separate"/>
        </w:r>
        <w:r w:rsidR="004C4C3E">
          <w:rPr>
            <w:noProof/>
            <w:webHidden/>
          </w:rPr>
          <w:t>63</w:t>
        </w:r>
        <w:r w:rsidR="00D97F3A">
          <w:rPr>
            <w:noProof/>
            <w:webHidden/>
          </w:rPr>
          <w:fldChar w:fldCharType="end"/>
        </w:r>
      </w:hyperlink>
    </w:p>
    <w:p w14:paraId="32E94DAD" w14:textId="77777777" w:rsidR="00D97F3A" w:rsidRDefault="00AB6E94">
      <w:pPr>
        <w:pStyle w:val="TDC1"/>
        <w:rPr>
          <w:rFonts w:asciiTheme="minorHAnsi" w:eastAsiaTheme="minorEastAsia" w:hAnsiTheme="minorHAnsi" w:cstheme="minorBidi"/>
          <w:noProof/>
          <w:sz w:val="22"/>
          <w:szCs w:val="22"/>
        </w:rPr>
      </w:pPr>
      <w:hyperlink w:anchor="_Toc198116037" w:history="1">
        <w:r w:rsidR="00D97F3A" w:rsidRPr="00D84510">
          <w:rPr>
            <w:rStyle w:val="Hipervnculo"/>
            <w:rFonts w:eastAsiaTheme="majorEastAsia"/>
            <w:noProof/>
          </w:rPr>
          <w:t>Figura 16: Gráfico de Los Valores Reales y los Valores Pronosticados de la salida del modelo de una parte del conjunto de prueba Y_test de la prueba 7.</w:t>
        </w:r>
        <w:r w:rsidR="00D97F3A">
          <w:rPr>
            <w:noProof/>
            <w:webHidden/>
          </w:rPr>
          <w:tab/>
        </w:r>
        <w:r w:rsidR="00D97F3A">
          <w:rPr>
            <w:noProof/>
            <w:webHidden/>
          </w:rPr>
          <w:fldChar w:fldCharType="begin"/>
        </w:r>
        <w:r w:rsidR="00D97F3A">
          <w:rPr>
            <w:noProof/>
            <w:webHidden/>
          </w:rPr>
          <w:instrText xml:space="preserve"> PAGEREF _Toc198116037 \h </w:instrText>
        </w:r>
        <w:r w:rsidR="00D97F3A">
          <w:rPr>
            <w:noProof/>
            <w:webHidden/>
          </w:rPr>
        </w:r>
        <w:r w:rsidR="00D97F3A">
          <w:rPr>
            <w:noProof/>
            <w:webHidden/>
          </w:rPr>
          <w:fldChar w:fldCharType="separate"/>
        </w:r>
        <w:r w:rsidR="004C4C3E">
          <w:rPr>
            <w:noProof/>
            <w:webHidden/>
          </w:rPr>
          <w:t>65</w:t>
        </w:r>
        <w:r w:rsidR="00D97F3A">
          <w:rPr>
            <w:noProof/>
            <w:webHidden/>
          </w:rPr>
          <w:fldChar w:fldCharType="end"/>
        </w:r>
      </w:hyperlink>
    </w:p>
    <w:p w14:paraId="3B55A9E2" w14:textId="77777777" w:rsidR="00D97F3A" w:rsidRDefault="00AB6E94">
      <w:pPr>
        <w:pStyle w:val="TDC1"/>
        <w:rPr>
          <w:rFonts w:asciiTheme="minorHAnsi" w:eastAsiaTheme="minorEastAsia" w:hAnsiTheme="minorHAnsi" w:cstheme="minorBidi"/>
          <w:noProof/>
          <w:sz w:val="22"/>
          <w:szCs w:val="22"/>
        </w:rPr>
      </w:pPr>
      <w:hyperlink w:anchor="_Toc198116038" w:history="1">
        <w:r w:rsidR="00D97F3A" w:rsidRPr="00D84510">
          <w:rPr>
            <w:rStyle w:val="Hipervnculo"/>
            <w:rFonts w:eastAsiaTheme="majorEastAsia"/>
            <w:noProof/>
          </w:rPr>
          <w:t>Figura 17: Gráfico de Los Valores Reales y los Valores Pronosticados de la salida del modelo de una parte del conjunto de prueba Y_test, de la prueba 8.</w:t>
        </w:r>
        <w:r w:rsidR="00D97F3A">
          <w:rPr>
            <w:noProof/>
            <w:webHidden/>
          </w:rPr>
          <w:tab/>
        </w:r>
        <w:r w:rsidR="00D97F3A">
          <w:rPr>
            <w:noProof/>
            <w:webHidden/>
          </w:rPr>
          <w:fldChar w:fldCharType="begin"/>
        </w:r>
        <w:r w:rsidR="00D97F3A">
          <w:rPr>
            <w:noProof/>
            <w:webHidden/>
          </w:rPr>
          <w:instrText xml:space="preserve"> PAGEREF _Toc198116038 \h </w:instrText>
        </w:r>
        <w:r w:rsidR="00D97F3A">
          <w:rPr>
            <w:noProof/>
            <w:webHidden/>
          </w:rPr>
        </w:r>
        <w:r w:rsidR="00D97F3A">
          <w:rPr>
            <w:noProof/>
            <w:webHidden/>
          </w:rPr>
          <w:fldChar w:fldCharType="separate"/>
        </w:r>
        <w:r w:rsidR="004C4C3E">
          <w:rPr>
            <w:noProof/>
            <w:webHidden/>
          </w:rPr>
          <w:t>65</w:t>
        </w:r>
        <w:r w:rsidR="00D97F3A">
          <w:rPr>
            <w:noProof/>
            <w:webHidden/>
          </w:rPr>
          <w:fldChar w:fldCharType="end"/>
        </w:r>
      </w:hyperlink>
    </w:p>
    <w:p w14:paraId="60631A3E" w14:textId="77777777" w:rsidR="00D97F3A" w:rsidRDefault="00AB6E94">
      <w:pPr>
        <w:pStyle w:val="TDC1"/>
        <w:rPr>
          <w:rFonts w:asciiTheme="minorHAnsi" w:eastAsiaTheme="minorEastAsia" w:hAnsiTheme="minorHAnsi" w:cstheme="minorBidi"/>
          <w:noProof/>
          <w:sz w:val="22"/>
          <w:szCs w:val="22"/>
        </w:rPr>
      </w:pPr>
      <w:hyperlink w:anchor="_Toc198116039" w:history="1">
        <w:r w:rsidR="00D97F3A" w:rsidRPr="00D84510">
          <w:rPr>
            <w:rStyle w:val="Hipervnculo"/>
            <w:rFonts w:eastAsiaTheme="majorEastAsia"/>
            <w:noProof/>
          </w:rPr>
          <w:t>Figura 18: Gráfico Formato Dot de la primera prueba</w:t>
        </w:r>
        <w:r w:rsidR="00D97F3A">
          <w:rPr>
            <w:noProof/>
            <w:webHidden/>
          </w:rPr>
          <w:tab/>
        </w:r>
        <w:r w:rsidR="00D97F3A">
          <w:rPr>
            <w:noProof/>
            <w:webHidden/>
          </w:rPr>
          <w:fldChar w:fldCharType="begin"/>
        </w:r>
        <w:r w:rsidR="00D97F3A">
          <w:rPr>
            <w:noProof/>
            <w:webHidden/>
          </w:rPr>
          <w:instrText xml:space="preserve"> PAGEREF _Toc198116039 \h </w:instrText>
        </w:r>
        <w:r w:rsidR="00D97F3A">
          <w:rPr>
            <w:noProof/>
            <w:webHidden/>
          </w:rPr>
        </w:r>
        <w:r w:rsidR="00D97F3A">
          <w:rPr>
            <w:noProof/>
            <w:webHidden/>
          </w:rPr>
          <w:fldChar w:fldCharType="separate"/>
        </w:r>
        <w:r w:rsidR="004C4C3E">
          <w:rPr>
            <w:noProof/>
            <w:webHidden/>
          </w:rPr>
          <w:t>77</w:t>
        </w:r>
        <w:r w:rsidR="00D97F3A">
          <w:rPr>
            <w:noProof/>
            <w:webHidden/>
          </w:rPr>
          <w:fldChar w:fldCharType="end"/>
        </w:r>
      </w:hyperlink>
    </w:p>
    <w:p w14:paraId="54F29FE1" w14:textId="77777777" w:rsidR="00D97F3A" w:rsidRDefault="00AB6E94">
      <w:pPr>
        <w:pStyle w:val="TDC1"/>
        <w:rPr>
          <w:rFonts w:asciiTheme="minorHAnsi" w:eastAsiaTheme="minorEastAsia" w:hAnsiTheme="minorHAnsi" w:cstheme="minorBidi"/>
          <w:noProof/>
          <w:sz w:val="22"/>
          <w:szCs w:val="22"/>
        </w:rPr>
      </w:pPr>
      <w:hyperlink w:anchor="_Toc198116040" w:history="1">
        <w:r w:rsidR="00D97F3A" w:rsidRPr="00D84510">
          <w:rPr>
            <w:rStyle w:val="Hipervnculo"/>
            <w:rFonts w:eastAsiaTheme="majorEastAsia"/>
            <w:noProof/>
          </w:rPr>
          <w:t>Figura 19: Gráfico Formato Dot de la segunda prueba</w:t>
        </w:r>
        <w:r w:rsidR="00D97F3A">
          <w:rPr>
            <w:noProof/>
            <w:webHidden/>
          </w:rPr>
          <w:tab/>
        </w:r>
        <w:r w:rsidR="00D97F3A">
          <w:rPr>
            <w:noProof/>
            <w:webHidden/>
          </w:rPr>
          <w:fldChar w:fldCharType="begin"/>
        </w:r>
        <w:r w:rsidR="00D97F3A">
          <w:rPr>
            <w:noProof/>
            <w:webHidden/>
          </w:rPr>
          <w:instrText xml:space="preserve"> PAGEREF _Toc198116040 \h </w:instrText>
        </w:r>
        <w:r w:rsidR="00D97F3A">
          <w:rPr>
            <w:noProof/>
            <w:webHidden/>
          </w:rPr>
        </w:r>
        <w:r w:rsidR="00D97F3A">
          <w:rPr>
            <w:noProof/>
            <w:webHidden/>
          </w:rPr>
          <w:fldChar w:fldCharType="separate"/>
        </w:r>
        <w:r w:rsidR="004C4C3E">
          <w:rPr>
            <w:noProof/>
            <w:webHidden/>
          </w:rPr>
          <w:t>79</w:t>
        </w:r>
        <w:r w:rsidR="00D97F3A">
          <w:rPr>
            <w:noProof/>
            <w:webHidden/>
          </w:rPr>
          <w:fldChar w:fldCharType="end"/>
        </w:r>
      </w:hyperlink>
    </w:p>
    <w:p w14:paraId="7AEC4F08" w14:textId="77777777" w:rsidR="00D97F3A" w:rsidRDefault="00AB6E94">
      <w:pPr>
        <w:pStyle w:val="TDC1"/>
        <w:rPr>
          <w:rFonts w:asciiTheme="minorHAnsi" w:eastAsiaTheme="minorEastAsia" w:hAnsiTheme="minorHAnsi" w:cstheme="minorBidi"/>
          <w:noProof/>
          <w:sz w:val="22"/>
          <w:szCs w:val="22"/>
        </w:rPr>
      </w:pPr>
      <w:hyperlink w:anchor="_Toc198116041" w:history="1">
        <w:r w:rsidR="00D97F3A" w:rsidRPr="00D84510">
          <w:rPr>
            <w:rStyle w:val="Hipervnculo"/>
            <w:rFonts w:eastAsiaTheme="majorEastAsia"/>
            <w:noProof/>
          </w:rPr>
          <w:t>Figura 20: Gráfico Formato Dot de la tercera prueba</w:t>
        </w:r>
        <w:r w:rsidR="00D97F3A">
          <w:rPr>
            <w:noProof/>
            <w:webHidden/>
          </w:rPr>
          <w:tab/>
        </w:r>
        <w:r w:rsidR="00D97F3A">
          <w:rPr>
            <w:noProof/>
            <w:webHidden/>
          </w:rPr>
          <w:fldChar w:fldCharType="begin"/>
        </w:r>
        <w:r w:rsidR="00D97F3A">
          <w:rPr>
            <w:noProof/>
            <w:webHidden/>
          </w:rPr>
          <w:instrText xml:space="preserve"> PAGEREF _Toc198116041 \h </w:instrText>
        </w:r>
        <w:r w:rsidR="00D97F3A">
          <w:rPr>
            <w:noProof/>
            <w:webHidden/>
          </w:rPr>
        </w:r>
        <w:r w:rsidR="00D97F3A">
          <w:rPr>
            <w:noProof/>
            <w:webHidden/>
          </w:rPr>
          <w:fldChar w:fldCharType="separate"/>
        </w:r>
        <w:r w:rsidR="004C4C3E">
          <w:rPr>
            <w:noProof/>
            <w:webHidden/>
          </w:rPr>
          <w:t>81</w:t>
        </w:r>
        <w:r w:rsidR="00D97F3A">
          <w:rPr>
            <w:noProof/>
            <w:webHidden/>
          </w:rPr>
          <w:fldChar w:fldCharType="end"/>
        </w:r>
      </w:hyperlink>
    </w:p>
    <w:p w14:paraId="56A0CD02" w14:textId="77777777" w:rsidR="00D97F3A" w:rsidRDefault="00AB6E94">
      <w:pPr>
        <w:pStyle w:val="TDC1"/>
        <w:rPr>
          <w:rFonts w:asciiTheme="minorHAnsi" w:eastAsiaTheme="minorEastAsia" w:hAnsiTheme="minorHAnsi" w:cstheme="minorBidi"/>
          <w:noProof/>
          <w:sz w:val="22"/>
          <w:szCs w:val="22"/>
        </w:rPr>
      </w:pPr>
      <w:hyperlink w:anchor="_Toc198116042" w:history="1">
        <w:r w:rsidR="00D97F3A" w:rsidRPr="00D84510">
          <w:rPr>
            <w:rStyle w:val="Hipervnculo"/>
            <w:rFonts w:eastAsiaTheme="majorEastAsia"/>
            <w:noProof/>
          </w:rPr>
          <w:t>Figura 21: Gráfico Formato Dot de la cuarta prueba</w:t>
        </w:r>
        <w:r w:rsidR="00D97F3A">
          <w:rPr>
            <w:noProof/>
            <w:webHidden/>
          </w:rPr>
          <w:tab/>
        </w:r>
        <w:r w:rsidR="00D97F3A">
          <w:rPr>
            <w:noProof/>
            <w:webHidden/>
          </w:rPr>
          <w:fldChar w:fldCharType="begin"/>
        </w:r>
        <w:r w:rsidR="00D97F3A">
          <w:rPr>
            <w:noProof/>
            <w:webHidden/>
          </w:rPr>
          <w:instrText xml:space="preserve"> PAGEREF _Toc198116042 \h </w:instrText>
        </w:r>
        <w:r w:rsidR="00D97F3A">
          <w:rPr>
            <w:noProof/>
            <w:webHidden/>
          </w:rPr>
        </w:r>
        <w:r w:rsidR="00D97F3A">
          <w:rPr>
            <w:noProof/>
            <w:webHidden/>
          </w:rPr>
          <w:fldChar w:fldCharType="separate"/>
        </w:r>
        <w:r w:rsidR="004C4C3E">
          <w:rPr>
            <w:noProof/>
            <w:webHidden/>
          </w:rPr>
          <w:t>83</w:t>
        </w:r>
        <w:r w:rsidR="00D97F3A">
          <w:rPr>
            <w:noProof/>
            <w:webHidden/>
          </w:rPr>
          <w:fldChar w:fldCharType="end"/>
        </w:r>
      </w:hyperlink>
    </w:p>
    <w:p w14:paraId="71E59D2A" w14:textId="77777777" w:rsidR="00D97F3A" w:rsidRDefault="00AB6E94">
      <w:pPr>
        <w:pStyle w:val="TDC1"/>
        <w:rPr>
          <w:rFonts w:asciiTheme="minorHAnsi" w:eastAsiaTheme="minorEastAsia" w:hAnsiTheme="minorHAnsi" w:cstheme="minorBidi"/>
          <w:noProof/>
          <w:sz w:val="22"/>
          <w:szCs w:val="22"/>
        </w:rPr>
      </w:pPr>
      <w:hyperlink w:anchor="_Toc198116043" w:history="1">
        <w:r w:rsidR="00D97F3A" w:rsidRPr="00D84510">
          <w:rPr>
            <w:rStyle w:val="Hipervnculo"/>
            <w:rFonts w:eastAsiaTheme="majorEastAsia"/>
            <w:noProof/>
          </w:rPr>
          <w:t>Figura 22: Gráfico Formato Dot de la quinta prueba</w:t>
        </w:r>
        <w:r w:rsidR="00D97F3A">
          <w:rPr>
            <w:noProof/>
            <w:webHidden/>
          </w:rPr>
          <w:tab/>
        </w:r>
        <w:r w:rsidR="00D97F3A">
          <w:rPr>
            <w:noProof/>
            <w:webHidden/>
          </w:rPr>
          <w:fldChar w:fldCharType="begin"/>
        </w:r>
        <w:r w:rsidR="00D97F3A">
          <w:rPr>
            <w:noProof/>
            <w:webHidden/>
          </w:rPr>
          <w:instrText xml:space="preserve"> PAGEREF _Toc198116043 \h </w:instrText>
        </w:r>
        <w:r w:rsidR="00D97F3A">
          <w:rPr>
            <w:noProof/>
            <w:webHidden/>
          </w:rPr>
        </w:r>
        <w:r w:rsidR="00D97F3A">
          <w:rPr>
            <w:noProof/>
            <w:webHidden/>
          </w:rPr>
          <w:fldChar w:fldCharType="separate"/>
        </w:r>
        <w:r w:rsidR="004C4C3E">
          <w:rPr>
            <w:noProof/>
            <w:webHidden/>
          </w:rPr>
          <w:t>85</w:t>
        </w:r>
        <w:r w:rsidR="00D97F3A">
          <w:rPr>
            <w:noProof/>
            <w:webHidden/>
          </w:rPr>
          <w:fldChar w:fldCharType="end"/>
        </w:r>
      </w:hyperlink>
    </w:p>
    <w:p w14:paraId="10CB537D" w14:textId="77777777" w:rsidR="00D97F3A" w:rsidRDefault="00AB6E94">
      <w:pPr>
        <w:pStyle w:val="TDC1"/>
        <w:rPr>
          <w:rFonts w:asciiTheme="minorHAnsi" w:eastAsiaTheme="minorEastAsia" w:hAnsiTheme="minorHAnsi" w:cstheme="minorBidi"/>
          <w:noProof/>
          <w:sz w:val="22"/>
          <w:szCs w:val="22"/>
        </w:rPr>
      </w:pPr>
      <w:hyperlink w:anchor="_Toc198116044" w:history="1">
        <w:r w:rsidR="00D97F3A" w:rsidRPr="00D84510">
          <w:rPr>
            <w:rStyle w:val="Hipervnculo"/>
            <w:rFonts w:eastAsiaTheme="majorEastAsia"/>
            <w:noProof/>
          </w:rPr>
          <w:t>Figura 23: Gráfico Formato Dot de la sexta prueba</w:t>
        </w:r>
        <w:r w:rsidR="00D97F3A">
          <w:rPr>
            <w:noProof/>
            <w:webHidden/>
          </w:rPr>
          <w:tab/>
        </w:r>
        <w:r w:rsidR="00D97F3A">
          <w:rPr>
            <w:noProof/>
            <w:webHidden/>
          </w:rPr>
          <w:fldChar w:fldCharType="begin"/>
        </w:r>
        <w:r w:rsidR="00D97F3A">
          <w:rPr>
            <w:noProof/>
            <w:webHidden/>
          </w:rPr>
          <w:instrText xml:space="preserve"> PAGEREF _Toc198116044 \h </w:instrText>
        </w:r>
        <w:r w:rsidR="00D97F3A">
          <w:rPr>
            <w:noProof/>
            <w:webHidden/>
          </w:rPr>
        </w:r>
        <w:r w:rsidR="00D97F3A">
          <w:rPr>
            <w:noProof/>
            <w:webHidden/>
          </w:rPr>
          <w:fldChar w:fldCharType="separate"/>
        </w:r>
        <w:r w:rsidR="004C4C3E">
          <w:rPr>
            <w:noProof/>
            <w:webHidden/>
          </w:rPr>
          <w:t>87</w:t>
        </w:r>
        <w:r w:rsidR="00D97F3A">
          <w:rPr>
            <w:noProof/>
            <w:webHidden/>
          </w:rPr>
          <w:fldChar w:fldCharType="end"/>
        </w:r>
      </w:hyperlink>
    </w:p>
    <w:p w14:paraId="634EA65E" w14:textId="77777777" w:rsidR="00D97F3A" w:rsidRDefault="00AB6E94">
      <w:pPr>
        <w:pStyle w:val="TDC1"/>
        <w:rPr>
          <w:rFonts w:asciiTheme="minorHAnsi" w:eastAsiaTheme="minorEastAsia" w:hAnsiTheme="minorHAnsi" w:cstheme="minorBidi"/>
          <w:noProof/>
          <w:sz w:val="22"/>
          <w:szCs w:val="22"/>
        </w:rPr>
      </w:pPr>
      <w:hyperlink w:anchor="_Toc198116045" w:history="1">
        <w:r w:rsidR="00D97F3A" w:rsidRPr="00D84510">
          <w:rPr>
            <w:rStyle w:val="Hipervnculo"/>
            <w:rFonts w:eastAsiaTheme="majorEastAsia"/>
            <w:noProof/>
          </w:rPr>
          <w:t>Figura 24: Gráfico Formato Dot de la séptima prueba</w:t>
        </w:r>
        <w:r w:rsidR="00D97F3A">
          <w:rPr>
            <w:noProof/>
            <w:webHidden/>
          </w:rPr>
          <w:tab/>
        </w:r>
        <w:r w:rsidR="00D97F3A">
          <w:rPr>
            <w:noProof/>
            <w:webHidden/>
          </w:rPr>
          <w:fldChar w:fldCharType="begin"/>
        </w:r>
        <w:r w:rsidR="00D97F3A">
          <w:rPr>
            <w:noProof/>
            <w:webHidden/>
          </w:rPr>
          <w:instrText xml:space="preserve"> PAGEREF _Toc198116045 \h </w:instrText>
        </w:r>
        <w:r w:rsidR="00D97F3A">
          <w:rPr>
            <w:noProof/>
            <w:webHidden/>
          </w:rPr>
        </w:r>
        <w:r w:rsidR="00D97F3A">
          <w:rPr>
            <w:noProof/>
            <w:webHidden/>
          </w:rPr>
          <w:fldChar w:fldCharType="separate"/>
        </w:r>
        <w:r w:rsidR="004C4C3E">
          <w:rPr>
            <w:noProof/>
            <w:webHidden/>
          </w:rPr>
          <w:t>89</w:t>
        </w:r>
        <w:r w:rsidR="00D97F3A">
          <w:rPr>
            <w:noProof/>
            <w:webHidden/>
          </w:rPr>
          <w:fldChar w:fldCharType="end"/>
        </w:r>
      </w:hyperlink>
    </w:p>
    <w:p w14:paraId="5B515AAF" w14:textId="77777777" w:rsidR="00D97F3A" w:rsidRDefault="00AB6E94">
      <w:pPr>
        <w:pStyle w:val="TDC1"/>
        <w:rPr>
          <w:rFonts w:asciiTheme="minorHAnsi" w:eastAsiaTheme="minorEastAsia" w:hAnsiTheme="minorHAnsi" w:cstheme="minorBidi"/>
          <w:noProof/>
          <w:sz w:val="22"/>
          <w:szCs w:val="22"/>
        </w:rPr>
      </w:pPr>
      <w:hyperlink w:anchor="_Toc198116046" w:history="1">
        <w:r w:rsidR="00D97F3A" w:rsidRPr="00D84510">
          <w:rPr>
            <w:rStyle w:val="Hipervnculo"/>
            <w:rFonts w:eastAsiaTheme="majorEastAsia"/>
            <w:noProof/>
          </w:rPr>
          <w:t>Figura 25: Gráfico Formato Dot de la octava prueba</w:t>
        </w:r>
        <w:r w:rsidR="00D97F3A">
          <w:rPr>
            <w:noProof/>
            <w:webHidden/>
          </w:rPr>
          <w:tab/>
        </w:r>
        <w:r w:rsidR="00D97F3A">
          <w:rPr>
            <w:noProof/>
            <w:webHidden/>
          </w:rPr>
          <w:fldChar w:fldCharType="begin"/>
        </w:r>
        <w:r w:rsidR="00D97F3A">
          <w:rPr>
            <w:noProof/>
            <w:webHidden/>
          </w:rPr>
          <w:instrText xml:space="preserve"> PAGEREF _Toc198116046 \h </w:instrText>
        </w:r>
        <w:r w:rsidR="00D97F3A">
          <w:rPr>
            <w:noProof/>
            <w:webHidden/>
          </w:rPr>
        </w:r>
        <w:r w:rsidR="00D97F3A">
          <w:rPr>
            <w:noProof/>
            <w:webHidden/>
          </w:rPr>
          <w:fldChar w:fldCharType="separate"/>
        </w:r>
        <w:r w:rsidR="004C4C3E">
          <w:rPr>
            <w:noProof/>
            <w:webHidden/>
          </w:rPr>
          <w:t>91</w:t>
        </w:r>
        <w:r w:rsidR="00D97F3A">
          <w:rPr>
            <w:noProof/>
            <w:webHidden/>
          </w:rPr>
          <w:fldChar w:fldCharType="end"/>
        </w:r>
      </w:hyperlink>
    </w:p>
    <w:p w14:paraId="4E4A4FED" w14:textId="55A7EA31" w:rsidR="0064646C" w:rsidRDefault="00D70163" w:rsidP="00DF6366">
      <w:pPr>
        <w:spacing w:line="240" w:lineRule="auto"/>
      </w:pPr>
      <w:r>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0"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46DF4B6E" w14:textId="77777777" w:rsidR="000C35ED" w:rsidRDefault="000C35ED" w:rsidP="003A197B"/>
    <w:p w14:paraId="6FD67217" w14:textId="42AF0A6B" w:rsidR="002F2B1E" w:rsidRDefault="002F2B1E" w:rsidP="002F2B1E">
      <w:pPr>
        <w:pStyle w:val="Ttulo1"/>
        <w:rPr>
          <w:szCs w:val="28"/>
        </w:rPr>
      </w:pPr>
      <w:bookmarkStart w:id="1" w:name="_Toc198115926"/>
      <w:r>
        <w:t>Capítulo 1</w:t>
      </w:r>
      <w:bookmarkEnd w:id="0"/>
      <w:bookmarkEnd w:id="1"/>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2" w:name="__RefHeading___Toc2504_16391338711"/>
      <w:bookmarkStart w:id="3" w:name="_Toc198115927"/>
      <w:r>
        <w:t>Introducción</w:t>
      </w:r>
      <w:bookmarkEnd w:id="2"/>
      <w:bookmarkEnd w:id="3"/>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4" w:name="_Toc198115928"/>
      <w:bookmarkStart w:id="5" w:name="_Toc444510845"/>
      <w:r w:rsidRPr="002F2B1E">
        <w:rPr>
          <w:szCs w:val="28"/>
        </w:rPr>
        <w:lastRenderedPageBreak/>
        <w:t>Motivación</w:t>
      </w:r>
      <w:bookmarkEnd w:id="4"/>
    </w:p>
    <w:p w14:paraId="0455C540" w14:textId="77777777" w:rsidR="001065E5" w:rsidRPr="001065E5" w:rsidRDefault="001065E5" w:rsidP="001065E5"/>
    <w:p w14:paraId="11D506D3" w14:textId="0B681B8A" w:rsidR="005140D0" w:rsidRDefault="003A0CAB" w:rsidP="00845343">
      <w:pPr>
        <w:jc w:val="both"/>
      </w:pPr>
      <w:r>
        <w:t>Las pá</w:t>
      </w:r>
      <w:r w:rsidR="00B06A09">
        <w:t xml:space="preserve">ginas institucionales de la </w:t>
      </w:r>
      <w:proofErr w:type="spellStart"/>
      <w:r w:rsidR="00B06A09">
        <w:t>U.Na.M</w:t>
      </w:r>
      <w:proofErr w:type="spellEnd"/>
      <w:r w:rsidR="00B06A09">
        <w:t xml:space="preserve">. </w:t>
      </w:r>
      <w:proofErr w:type="gramStart"/>
      <w:r w:rsidR="00B7686F">
        <w:t>r</w:t>
      </w:r>
      <w:r w:rsidR="00A6328A">
        <w:t>egistran</w:t>
      </w:r>
      <w:proofErr w:type="gramEnd"/>
      <w:r w:rsidR="00B06A09">
        <w:t xml:space="preserve"> desde 2018 sus datos del </w:t>
      </w:r>
      <w:r w:rsidR="00144E40">
        <w:t>tráfico</w:t>
      </w:r>
      <w:r w:rsidR="00B06A09">
        <w:t xml:space="preserve"> web a través de la herramienta de Google </w:t>
      </w:r>
      <w:proofErr w:type="spellStart"/>
      <w:r w:rsidR="00B06A09">
        <w:t>Analytic</w:t>
      </w:r>
      <w:r w:rsidR="00144E40">
        <w:t>s</w:t>
      </w:r>
      <w:proofErr w:type="spellEnd"/>
      <w:r w:rsidR="00B06A09">
        <w:t xml:space="preserve">, específicamente por la </w:t>
      </w:r>
      <w:r w:rsidR="0030410D">
        <w:rPr>
          <w:color w:val="000000"/>
        </w:rPr>
        <w:t xml:space="preserve">herramienta </w:t>
      </w:r>
      <w:r w:rsidR="00A2389B">
        <w:t xml:space="preserve">Universal </w:t>
      </w:r>
      <w:proofErr w:type="spellStart"/>
      <w:r w:rsidR="00A2389B">
        <w:t>Analy</w:t>
      </w:r>
      <w:r w:rsidR="00B06A09">
        <w:t>tics</w:t>
      </w:r>
      <w:proofErr w:type="spellEnd"/>
      <w:r w:rsidR="00B06A09">
        <w:t xml:space="preserve"> y </w:t>
      </w:r>
      <w:r w:rsidR="00595E3D">
        <w:t xml:space="preserve">desde 2022 </w:t>
      </w:r>
      <w:r w:rsidR="00B06A09">
        <w:t xml:space="preserve">también se registran </w:t>
      </w:r>
      <w:r w:rsidR="00595E3D">
        <w:t xml:space="preserve">los datos del </w:t>
      </w:r>
      <w:r w:rsidR="00144E40">
        <w:t>tráfico</w:t>
      </w:r>
      <w:r w:rsidR="00595E3D">
        <w:t xml:space="preserve"> web a través de l</w:t>
      </w:r>
      <w:r w:rsidR="005140D0">
        <w:t xml:space="preserve">a </w:t>
      </w:r>
      <w:r w:rsidR="0030410D">
        <w:rPr>
          <w:color w:val="000000"/>
        </w:rPr>
        <w:t xml:space="preserve">herramienta </w:t>
      </w:r>
      <w:r w:rsidR="00A2389B">
        <w:t xml:space="preserve">Google </w:t>
      </w:r>
      <w:proofErr w:type="spellStart"/>
      <w:r w:rsidR="00A2389B">
        <w:t>Analy</w:t>
      </w:r>
      <w:r w:rsidR="005140D0">
        <w:t>tics</w:t>
      </w:r>
      <w:proofErr w:type="spellEnd"/>
      <w:r w:rsidR="005140D0">
        <w:t xml:space="preserve"> 4. Estos datos si bien son registrados prácticamente no se usan, actualmente con las tecnologías que disponemos podemos hacer un buen uso de </w:t>
      </w:r>
      <w:r>
        <w:t>los mismos</w:t>
      </w:r>
      <w:r w:rsidR="005140D0">
        <w:t xml:space="preserve">,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w:t>
      </w:r>
      <w:r>
        <w:t>fico web que puedan tener las pá</w:t>
      </w:r>
      <w:r w:rsidR="000C36A4">
        <w:t>ginas institucionales.</w:t>
      </w:r>
    </w:p>
    <w:p w14:paraId="0071F5A3" w14:textId="4D969345" w:rsidR="00B06A09" w:rsidRDefault="00595E3D" w:rsidP="00845343">
      <w:pPr>
        <w:jc w:val="both"/>
      </w:pPr>
      <w:r>
        <w:t xml:space="preserve">Dado que tener información </w:t>
      </w:r>
      <w:r w:rsidR="003A0CAB">
        <w:t>sobre</w:t>
      </w:r>
      <w:r>
        <w:t xml:space="preserve"> el comportamiento del usuario como ser la cantidad de visitas que podría recibir una página web </w:t>
      </w:r>
      <w:r w:rsidR="00964425">
        <w:t xml:space="preserve">en un periodo de tiempo determinado, </w:t>
      </w:r>
      <w:r>
        <w:t xml:space="preserve">ayuda </w:t>
      </w:r>
      <w:r w:rsidR="005F6507">
        <w:t>al personal del</w:t>
      </w:r>
      <w:r>
        <w:t xml:space="preserve"> </w:t>
      </w:r>
      <w:r w:rsidR="005F6507" w:rsidRPr="004B0846">
        <w:t>Departamento de Gestión de Recursos de Red</w:t>
      </w:r>
      <w:r w:rsidR="005F6507">
        <w:t>es y Comunicaciones</w:t>
      </w:r>
      <w:r>
        <w:t xml:space="preserve"> de las p</w:t>
      </w:r>
      <w:r w:rsidR="00A95AD9">
        <w:t>á</w:t>
      </w:r>
      <w:r>
        <w:t>ginas</w:t>
      </w:r>
      <w:r w:rsidR="00237078">
        <w:t xml:space="preserve"> </w:t>
      </w:r>
      <w:r>
        <w:t xml:space="preserve">institucionales a </w:t>
      </w:r>
      <w:r w:rsidR="00A95AD9">
        <w:t>llevar a cabo</w:t>
      </w:r>
      <w:r>
        <w:t xml:space="preserve">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6" w:name="_Toc198115929"/>
      <w:r w:rsidRPr="006F44D6">
        <w:rPr>
          <w:szCs w:val="28"/>
        </w:rPr>
        <w:t>Objetivos</w:t>
      </w:r>
      <w:bookmarkEnd w:id="5"/>
      <w:bookmarkEnd w:id="6"/>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7" w:name="_Toc198115930"/>
      <w:r w:rsidRPr="002F2B1E">
        <w:t>Objetivo General</w:t>
      </w:r>
      <w:bookmarkEnd w:id="7"/>
    </w:p>
    <w:p w14:paraId="74276BA2" w14:textId="765747AB"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8" w:name="_Toc198115931"/>
      <w:r w:rsidRPr="0065036A">
        <w:t>Objetivos Específicos</w:t>
      </w:r>
      <w:bookmarkEnd w:id="8"/>
    </w:p>
    <w:p w14:paraId="3740B193" w14:textId="0D655CA4" w:rsidR="001C7CC5" w:rsidRDefault="00C61094" w:rsidP="00B06A09">
      <w:pPr>
        <w:jc w:val="both"/>
      </w:pPr>
      <w:r>
        <w:t>-</w:t>
      </w:r>
      <w:r w:rsidR="000C04D6" w:rsidRPr="00C61094">
        <w:t>Relevar y analizar distintos modelos de pronóstico de series de tiempo de tráfico web.</w:t>
      </w:r>
    </w:p>
    <w:p w14:paraId="086EBE70" w14:textId="049FBA40" w:rsidR="00887728" w:rsidRDefault="00887728" w:rsidP="00B06A09">
      <w:pPr>
        <w:jc w:val="both"/>
      </w:pPr>
      <w:r>
        <w:t>-Determinar la adecuación de cada uno de los modelos propuestos de la bibliografía a la problemática.</w:t>
      </w:r>
    </w:p>
    <w:p w14:paraId="6C0FDA90" w14:textId="29001477" w:rsidR="00EB5E74" w:rsidRDefault="00EB5E74" w:rsidP="00B06A09">
      <w:pPr>
        <w:jc w:val="both"/>
      </w:pPr>
      <w:r w:rsidRPr="00A62FC3">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9" w:name="_Toc198115932"/>
      <w:r>
        <w:t>Estructura del documento</w:t>
      </w:r>
      <w:bookmarkEnd w:id="9"/>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249CA445" w:rsidR="002C455B" w:rsidRDefault="002C455B" w:rsidP="001437D7">
      <w:pPr>
        <w:spacing w:after="200"/>
        <w:jc w:val="both"/>
      </w:pPr>
      <w:r w:rsidRPr="008D54C7">
        <w:t xml:space="preserve">El Capítulo 3 </w:t>
      </w:r>
      <w:r w:rsidR="002A5DF1">
        <w:t>describe el problema y la estructur</w:t>
      </w:r>
      <w:r w:rsidR="001437D7">
        <w:t>a organizacional</w:t>
      </w:r>
      <w:r w:rsidR="00E3075A">
        <w:t>.</w:t>
      </w:r>
    </w:p>
    <w:p w14:paraId="05843171" w14:textId="2856BB9E" w:rsidR="002C455B" w:rsidRDefault="002C455B" w:rsidP="001437D7">
      <w:pPr>
        <w:spacing w:after="200"/>
        <w:jc w:val="both"/>
      </w:pPr>
      <w:r>
        <w:lastRenderedPageBreak/>
        <w:t>El</w:t>
      </w:r>
      <w:r w:rsidRPr="008D54C7">
        <w:t xml:space="preserve"> </w:t>
      </w:r>
      <w:r>
        <w:t>C</w:t>
      </w:r>
      <w:r w:rsidRPr="008D54C7">
        <w:t>apítulo 4</w:t>
      </w:r>
      <w:r w:rsidR="00E3075A">
        <w:t xml:space="preserv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5238CD8E" w14:textId="77777777" w:rsidR="00A257EA" w:rsidRDefault="00A257EA" w:rsidP="005A39A9">
      <w:pPr>
        <w:tabs>
          <w:tab w:val="left" w:pos="5880"/>
        </w:tabs>
        <w:sectPr w:rsidR="00A257EA" w:rsidSect="00144E40">
          <w:footerReference w:type="default" r:id="rId17"/>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31F02A97" w14:textId="77777777" w:rsidR="00A33D59" w:rsidRDefault="00A33D59" w:rsidP="00A33D59">
      <w:pPr>
        <w:tabs>
          <w:tab w:val="left" w:pos="5880"/>
        </w:tabs>
      </w:pPr>
    </w:p>
    <w:p w14:paraId="659EB832" w14:textId="77777777" w:rsidR="00A33D59" w:rsidRDefault="00A33D59" w:rsidP="00A33D59">
      <w:pPr>
        <w:tabs>
          <w:tab w:val="left" w:pos="4875"/>
        </w:tabs>
        <w:spacing w:after="160" w:line="259" w:lineRule="auto"/>
      </w:pPr>
    </w:p>
    <w:p w14:paraId="150D5219" w14:textId="77777777" w:rsidR="00A33D59" w:rsidRDefault="00A33D59" w:rsidP="00A33D59">
      <w:bookmarkStart w:id="10" w:name="__RefHeading___Toc2502_1639133871"/>
    </w:p>
    <w:p w14:paraId="3B134D31" w14:textId="77777777" w:rsidR="00A33D59" w:rsidRDefault="00A33D59" w:rsidP="00A33D59"/>
    <w:p w14:paraId="6E852EE8" w14:textId="77777777" w:rsidR="00A33D59" w:rsidRDefault="00A33D59" w:rsidP="00A33D59"/>
    <w:p w14:paraId="06657FE2" w14:textId="77777777" w:rsidR="00A33D59" w:rsidRDefault="00A33D59" w:rsidP="00A33D59">
      <w:pPr>
        <w:pStyle w:val="Ttulo1"/>
        <w:rPr>
          <w:szCs w:val="28"/>
        </w:rPr>
      </w:pPr>
      <w:bookmarkStart w:id="11" w:name="_Toc198115933"/>
      <w:r>
        <w:t>Capítulo 2</w:t>
      </w:r>
      <w:bookmarkEnd w:id="10"/>
      <w:bookmarkEnd w:id="11"/>
    </w:p>
    <w:p w14:paraId="7EE7AF7B" w14:textId="77777777" w:rsidR="00A33D59" w:rsidRDefault="00A33D59" w:rsidP="00A33D59">
      <w:pPr>
        <w:pStyle w:val="Textbody"/>
      </w:pPr>
    </w:p>
    <w:p w14:paraId="1943EC3C" w14:textId="77777777" w:rsidR="00A33D59" w:rsidRDefault="00A33D59" w:rsidP="00A33D59">
      <w:pPr>
        <w:pStyle w:val="Textbody"/>
      </w:pPr>
    </w:p>
    <w:p w14:paraId="5DCA78A9" w14:textId="77777777" w:rsidR="00A33D59" w:rsidRDefault="00A33D59" w:rsidP="00A33D59">
      <w:pPr>
        <w:pStyle w:val="Textbody"/>
      </w:pPr>
    </w:p>
    <w:p w14:paraId="3B83D472" w14:textId="77777777" w:rsidR="00A33D59" w:rsidRDefault="00A33D59" w:rsidP="00A33D59">
      <w:pPr>
        <w:pStyle w:val="Ttulo1"/>
      </w:pPr>
      <w:bookmarkStart w:id="12" w:name="__RefHeading___Toc2504_1639133871"/>
      <w:bookmarkStart w:id="13" w:name="_Toc198115934"/>
      <w:r>
        <w:t>Marco Teórico</w:t>
      </w:r>
      <w:bookmarkEnd w:id="12"/>
      <w:bookmarkEnd w:id="13"/>
    </w:p>
    <w:p w14:paraId="1E81ACCA" w14:textId="77777777" w:rsidR="00A33D59" w:rsidRDefault="00A33D59">
      <w:pPr>
        <w:spacing w:before="0" w:after="160" w:line="259" w:lineRule="auto"/>
      </w:pPr>
      <w:r>
        <w:br w:type="page"/>
      </w:r>
    </w:p>
    <w:p w14:paraId="2E7233FC" w14:textId="4B79E637"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w:t>
      </w:r>
      <w:r w:rsidR="00A95AD9">
        <w:t>,</w:t>
      </w:r>
      <w:r w:rsidR="00743FEF">
        <w:t xml:space="preserv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4" w:name="_Toc198115935"/>
      <w:r w:rsidRPr="00727A74">
        <w:rPr>
          <w:szCs w:val="28"/>
        </w:rPr>
        <w:t>Tráfico web</w:t>
      </w:r>
      <w:bookmarkEnd w:id="14"/>
    </w:p>
    <w:p w14:paraId="0BB1DE6C" w14:textId="622C63DA" w:rsidR="00412E0D" w:rsidRPr="00727A74" w:rsidRDefault="00412E0D" w:rsidP="00F02B6C">
      <w:pPr>
        <w:rPr>
          <w:sz w:val="28"/>
          <w:szCs w:val="28"/>
        </w:rPr>
      </w:pPr>
      <w:r w:rsidRPr="00727A74">
        <w:rPr>
          <w:sz w:val="28"/>
          <w:szCs w:val="28"/>
        </w:rPr>
        <w:tab/>
      </w:r>
    </w:p>
    <w:p w14:paraId="1B8592EF" w14:textId="1E8093DE" w:rsidR="002957FB" w:rsidRDefault="00F77A9C" w:rsidP="00F02B6C">
      <w:pPr>
        <w:jc w:val="both"/>
      </w:pPr>
      <w:r>
        <w:t xml:space="preserve">El </w:t>
      </w:r>
      <w:r w:rsidR="00B07C1D">
        <w:t>tr</w:t>
      </w:r>
      <w:r>
        <w:t>á</w:t>
      </w:r>
      <w:r w:rsidR="00A26428">
        <w:t>fico web es generado por los us</w:t>
      </w:r>
      <w:r w:rsidR="00B07C1D">
        <w:t>uarios de una página, el trá</w:t>
      </w:r>
      <w:r w:rsidR="00A26428">
        <w:t xml:space="preserve">fico son los datos que se envían y se reciben </w:t>
      </w:r>
      <w:r w:rsidR="00A95AD9">
        <w:t>cuando</w:t>
      </w:r>
      <w:r w:rsidR="00A26428">
        <w:t xml:space="preserve"> los usuarios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5" w:name="_Toc198115936"/>
      <w:r>
        <w:rPr>
          <w:szCs w:val="28"/>
        </w:rPr>
        <w:t>Series de Tiempo</w:t>
      </w:r>
      <w:bookmarkEnd w:id="15"/>
    </w:p>
    <w:p w14:paraId="055839E7" w14:textId="77777777" w:rsidR="00123D9D" w:rsidRPr="00123D9D" w:rsidRDefault="00123D9D" w:rsidP="00123D9D"/>
    <w:p w14:paraId="1B47FCDC" w14:textId="2C99B20A" w:rsidR="00123D9D" w:rsidRDefault="00123D9D" w:rsidP="00AA298B">
      <w:pPr>
        <w:jc w:val="both"/>
      </w:pPr>
      <w:r w:rsidRPr="00123D9D">
        <w:t xml:space="preserve">Las series de tiempo son un conjunto de valores medidos en orden secuencial  </w:t>
      </w:r>
      <w:r w:rsidR="00B45987">
        <w:t>en un rango determinado</w:t>
      </w:r>
      <w:r w:rsidRPr="00123D9D">
        <w:t xml:space="preserve"> [2]; cuando se miden los datos para generar una serie de tiempo, generalmente se toman los val</w:t>
      </w:r>
      <w:r w:rsidR="00B45987">
        <w:t xml:space="preserve">ores con la misma separación </w:t>
      </w:r>
      <w:r w:rsidRPr="00B571B3">
        <w:t>entre</w:t>
      </w:r>
      <w:r w:rsidRPr="00123D9D">
        <w:t xml:space="preserve"> cada </w:t>
      </w:r>
      <w:r w:rsidR="00B45987" w:rsidRPr="00123D9D">
        <w:t>valor [</w:t>
      </w:r>
      <w:r w:rsidRPr="00123D9D">
        <w:t>3].</w:t>
      </w:r>
    </w:p>
    <w:p w14:paraId="5E751C11" w14:textId="77777777" w:rsidR="00123D9D" w:rsidRDefault="00123D9D" w:rsidP="00123D9D"/>
    <w:p w14:paraId="574F1886" w14:textId="77777777" w:rsidR="0063394D" w:rsidRPr="00727A74" w:rsidRDefault="0063394D" w:rsidP="00AE3C79">
      <w:pPr>
        <w:pStyle w:val="Ttulo2"/>
        <w:numPr>
          <w:ilvl w:val="0"/>
          <w:numId w:val="3"/>
        </w:numPr>
        <w:ind w:left="708" w:hanging="642"/>
        <w:rPr>
          <w:szCs w:val="28"/>
        </w:rPr>
      </w:pPr>
      <w:bookmarkStart w:id="16" w:name="_Toc198115937"/>
      <w:bookmarkStart w:id="17" w:name="_Toc114647323"/>
      <w:r w:rsidRPr="00727A74">
        <w:rPr>
          <w:szCs w:val="28"/>
        </w:rPr>
        <w:t>Pronóstico de  series de tiempo de tráfico web</w:t>
      </w:r>
      <w:bookmarkEnd w:id="16"/>
      <w:r w:rsidRPr="00727A74">
        <w:rPr>
          <w:szCs w:val="28"/>
        </w:rPr>
        <w:t xml:space="preserve"> </w:t>
      </w:r>
    </w:p>
    <w:p w14:paraId="106C9ECF" w14:textId="77777777" w:rsidR="0063394D" w:rsidRDefault="0063394D" w:rsidP="00F02B6C"/>
    <w:p w14:paraId="32151250" w14:textId="60F4ED64"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w:t>
      </w:r>
      <w:r w:rsidR="00B45987">
        <w:t>las mismas</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681F89D2"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A2389B">
        <w:t xml:space="preserve"> rede</w:t>
      </w:r>
      <w:r w:rsidR="007C2972" w:rsidRPr="007C2972">
        <w:t xml:space="preserve">s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[5]"},"properties":{"noteIndex":0},"schema":"https://github.com/citation-style-language/schema/raw/master/csl-citation.json"}</w:instrText>
      </w:r>
      <w:r>
        <w:fldChar w:fldCharType="separate"/>
      </w:r>
      <w:r w:rsidR="00FB28D7" w:rsidRPr="00FB28D7">
        <w:rPr>
          <w:noProof/>
        </w:rPr>
        <w:t>[5]</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w:t>
      </w:r>
      <w:r w:rsidR="00A2389B">
        <w:t>a posterior</w:t>
      </w:r>
      <w:r>
        <w:t xml:space="preserve"> se realizaría el pronóstico con la librería </w:t>
      </w:r>
      <w:proofErr w:type="spellStart"/>
      <w:r w:rsidR="00AB2566" w:rsidRPr="001D5A62">
        <w:rPr>
          <w:i/>
        </w:rPr>
        <w:t>P</w:t>
      </w:r>
      <w:r w:rsidRPr="001D5A62">
        <w:rPr>
          <w:i/>
        </w:rPr>
        <w:t>rophet</w:t>
      </w:r>
      <w:proofErr w:type="spellEnd"/>
      <w:r>
        <w:fldChar w:fldCharType="begin" w:fldLock="1"/>
      </w:r>
      <w:r w:rsidR="007836C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[6]"},"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w:t>
      </w:r>
      <w:r w:rsidR="00036AD0" w:rsidRPr="00036AD0">
        <w:t>según los autore</w:t>
      </w:r>
      <w:r w:rsidR="0016456A">
        <w:t>s no se arriban a diferencias n</w:t>
      </w:r>
      <w:r w:rsidR="00036AD0" w:rsidRPr="00036AD0">
        <w:t>o</w:t>
      </w:r>
      <w:r w:rsidR="0016456A">
        <w:t>t</w:t>
      </w:r>
      <w:r w:rsidR="00036AD0" w:rsidRPr="00036AD0">
        <w:t>ables</w:t>
      </w:r>
      <w:r w:rsidR="006F40A5">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2C27807A"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 xml:space="preserve">en el documento </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1FD24C3A"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00A14EFB" w:rsidRPr="00A14EFB">
        <w:t xml:space="preserve"> </w:t>
      </w:r>
      <w:r w:rsidR="00A14EFB">
        <w:t>(</w:t>
      </w:r>
      <w:proofErr w:type="spellStart"/>
      <w:r w:rsidR="00A14EFB" w:rsidRPr="00A14EFB">
        <w:rPr>
          <w:i/>
        </w:rPr>
        <w:t>sequence</w:t>
      </w:r>
      <w:proofErr w:type="spellEnd"/>
      <w:r w:rsidR="00A14EFB" w:rsidRPr="00A14EFB">
        <w:rPr>
          <w:i/>
        </w:rPr>
        <w:t xml:space="preserve"> to </w:t>
      </w:r>
      <w:proofErr w:type="spellStart"/>
      <w:r w:rsidR="00A14EFB" w:rsidRPr="00A14EFB">
        <w:rPr>
          <w:i/>
        </w:rPr>
        <w:t>sequence</w:t>
      </w:r>
      <w:proofErr w:type="spellEnd"/>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7836C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rsidR="00A14EFB">
        <w:t>.</w:t>
      </w:r>
    </w:p>
    <w:p w14:paraId="5A202779" w14:textId="7ADC1E61" w:rsidR="0063394D" w:rsidRPr="00C165E4" w:rsidRDefault="007C2972" w:rsidP="00F02B6C">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B36289">
        <w:t>có</w:t>
      </w:r>
      <w:r w:rsidR="007B7446">
        <w:t>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65E10E9F" w:rsidR="0063394D" w:rsidRPr="00C165E4" w:rsidRDefault="0063394D" w:rsidP="00F02B6C">
      <w:pPr>
        <w:jc w:val="both"/>
      </w:pPr>
      <w:r>
        <w:t>En otro artículo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r w:rsidR="00B36289" w:rsidRPr="00E31030">
        <w:t>Exógenas</w:t>
      </w:r>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7836C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[14]"},"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324BA395" w:rsidR="0063394D" w:rsidRPr="007D58DB" w:rsidRDefault="0063394D" w:rsidP="00F02B6C">
      <w:pPr>
        <w:jc w:val="both"/>
      </w:pPr>
      <w:r w:rsidRPr="007D58DB">
        <w:t>En otro artículo</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28F9B7EB" w:rsidR="0063394D" w:rsidRPr="007D58DB" w:rsidRDefault="0063394D" w:rsidP="00F02B6C">
      <w:pPr>
        <w:jc w:val="both"/>
      </w:pPr>
      <w:r>
        <w:t>También se propone en</w:t>
      </w:r>
      <w:r w:rsidR="00410C51">
        <w:t xml:space="preserve"> el</w:t>
      </w:r>
      <w:r>
        <w:t xml:space="preserve"> artículo</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proofErr w:type="spellStart"/>
      <w:r w:rsidR="00410C51" w:rsidRPr="007974A2">
        <w:rPr>
          <w:i/>
        </w:rPr>
        <w:t>Prophet</w:t>
      </w:r>
      <w:proofErr w:type="spellEnd"/>
      <w:r w:rsidR="00410C51">
        <w:t xml:space="preserve"> y</w:t>
      </w:r>
      <w:r w:rsidR="00B36289">
        <w:t xml:space="preserve"> Má</w:t>
      </w:r>
      <w:r w:rsidR="006B629C">
        <w:t>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rsidR="00410C51">
        <w:t>)</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1DA2339F" w:rsidR="0063394D" w:rsidRDefault="0063394D" w:rsidP="00F02B6C">
      <w:pPr>
        <w:jc w:val="both"/>
      </w:pPr>
      <w:r w:rsidRPr="004A17D7">
        <w:t xml:space="preserve">Otra tecnología son las redes bidireccionales </w:t>
      </w:r>
      <w:r>
        <w:t>LSTM (BI-LSTM)</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6524686F" w:rsidR="007974A2" w:rsidRDefault="007974A2" w:rsidP="00F02B6C">
      <w:pPr>
        <w:spacing w:after="160"/>
        <w:jc w:val="both"/>
      </w:pPr>
    </w:p>
    <w:p w14:paraId="340D50B7" w14:textId="24E0F1F9" w:rsidR="0063394D" w:rsidRDefault="0063394D" w:rsidP="00123D9D">
      <w:pPr>
        <w:pStyle w:val="Ttulo2"/>
        <w:numPr>
          <w:ilvl w:val="0"/>
          <w:numId w:val="3"/>
        </w:numPr>
        <w:ind w:left="426"/>
      </w:pPr>
      <w:bookmarkStart w:id="20" w:name="_Toc198115938"/>
      <w:r w:rsidRPr="00123D9D">
        <w:rPr>
          <w:szCs w:val="28"/>
        </w:rPr>
        <w:t>Evaluación de desempeño de los modelos predictivos</w:t>
      </w:r>
      <w:bookmarkEnd w:id="20"/>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w:lastRenderedPageBreak/>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4411CD3" w:rsidR="007C4824" w:rsidRDefault="00B36289" w:rsidP="00F02B6C">
      <w:pPr>
        <w:jc w:val="both"/>
      </w:pPr>
      <w:r>
        <w:t>En la fó</w:t>
      </w:r>
      <w:r w:rsidR="00E501A8">
        <w:t>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642A8E5C"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413DAFAB" w:rsidR="0097330F" w:rsidRDefault="00B36289" w:rsidP="00F02B6C">
      <w:pPr>
        <w:jc w:val="both"/>
      </w:pPr>
      <w:r>
        <w:t>En la fó</w:t>
      </w:r>
      <w:r w:rsidR="00E501A8">
        <w:t xml:space="preserve">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57395A89"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29D9035E" w:rsidR="000355FF" w:rsidRDefault="00E501A8" w:rsidP="00F02B6C">
      <w:pPr>
        <w:jc w:val="both"/>
      </w:pPr>
      <w:r>
        <w:t>En la f</w:t>
      </w:r>
      <w:r w:rsidR="00B36289">
        <w:t>ó</w:t>
      </w:r>
      <w:r>
        <w:t xml:space="preserve">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7"/>
    <w:p w14:paraId="2B7320CB" w14:textId="77777777" w:rsidR="001568C9" w:rsidRDefault="00706A87" w:rsidP="00617A1C">
      <w:pPr>
        <w:spacing w:after="160" w:line="259" w:lineRule="auto"/>
        <w:sectPr w:rsidR="001568C9" w:rsidSect="00A33D59">
          <w:pgSz w:w="11907" w:h="16840" w:code="9"/>
          <w:pgMar w:top="1418" w:right="1418" w:bottom="1418" w:left="2268" w:header="709" w:footer="709" w:gutter="0"/>
          <w:cols w:space="708"/>
          <w:docGrid w:linePitch="360"/>
        </w:sectPr>
      </w:pPr>
      <w:r w:rsidRPr="00781161">
        <w:br w:type="page"/>
      </w:r>
    </w:p>
    <w:p w14:paraId="0D136653" w14:textId="77777777" w:rsidR="00FE7ACF" w:rsidRDefault="001568C9" w:rsidP="00617A1C">
      <w:pPr>
        <w:spacing w:after="160" w:line="259" w:lineRule="auto"/>
        <w:sectPr w:rsidR="00FE7ACF" w:rsidSect="005A72B6">
          <w:headerReference w:type="even" r:id="rId18"/>
          <w:footerReference w:type="even" r:id="rId19"/>
          <w:pgSz w:w="11907" w:h="16840" w:code="9"/>
          <w:pgMar w:top="1418" w:right="1418" w:bottom="1418" w:left="2268" w:header="709" w:footer="709" w:gutter="0"/>
          <w:cols w:space="708"/>
          <w:docGrid w:linePitch="360"/>
        </w:sectPr>
      </w:pPr>
      <w:r>
        <w:lastRenderedPageBreak/>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1" w:name="_Toc198115939"/>
      <w:r>
        <w:t>Capítulo 3</w:t>
      </w:r>
      <w:bookmarkEnd w:id="21"/>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2" w:name="_Toc198115940"/>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3" w:name="_Toc198115941"/>
      <w:r w:rsidRPr="00E65CAF">
        <w:rPr>
          <w:rStyle w:val="Ttulo2Car"/>
          <w:b/>
          <w:bCs/>
          <w:iCs/>
        </w:rPr>
        <w:t>El problema</w:t>
      </w:r>
      <w:bookmarkEnd w:id="23"/>
    </w:p>
    <w:p w14:paraId="1F83BA93" w14:textId="77777777" w:rsidR="002A5DF1" w:rsidRPr="002A5DF1" w:rsidRDefault="002A5DF1" w:rsidP="002A5DF1">
      <w:pPr>
        <w:rPr>
          <w:rFonts w:eastAsiaTheme="majorEastAsia"/>
        </w:rPr>
      </w:pPr>
    </w:p>
    <w:p w14:paraId="3D2AB5E5" w14:textId="55A974E4"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w:t>
      </w:r>
      <w:r w:rsidR="004D0AB5">
        <w:t>Na.M</w:t>
      </w:r>
      <w:proofErr w:type="spellEnd"/>
      <w:r w:rsidR="004D0AB5">
        <w:t>. Para lo cual se considera</w:t>
      </w:r>
      <w:r>
        <w:t>n indicadores como volumen de tráfico, cantidad de conexiones, cantidad de visitant</w:t>
      </w:r>
      <w:r w:rsidR="004D0AB5">
        <w:t>es, velocidad de carga de las pá</w:t>
      </w:r>
      <w:r>
        <w:t>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w:t>
      </w:r>
      <w:proofErr w:type="spellStart"/>
      <w:r>
        <w:t>U.Na.M</w:t>
      </w:r>
      <w:proofErr w:type="spellEnd"/>
      <w:r>
        <w:t xml:space="preserve">. disponible en </w:t>
      </w:r>
      <w:hyperlink r:id="rId20"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21"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22"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1864768B" w:rsidR="00D44C3A" w:rsidRDefault="00E65CAF" w:rsidP="002A5DF1">
      <w:pPr>
        <w:ind w:left="150"/>
        <w:jc w:val="both"/>
      </w:pPr>
      <w:r>
        <w:t>De los sitios mencionados anteriormente se extraen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4" w:name="_Toc198115942"/>
      <w:r>
        <w:lastRenderedPageBreak/>
        <w:t>Estructura Organizacional</w:t>
      </w:r>
      <w:bookmarkEnd w:id="24"/>
    </w:p>
    <w:p w14:paraId="0C22BB07" w14:textId="77777777" w:rsidR="004576B0" w:rsidRPr="004576B0" w:rsidRDefault="004576B0" w:rsidP="004576B0"/>
    <w:p w14:paraId="24EF1091" w14:textId="258BF3DF" w:rsidR="004576B0" w:rsidRDefault="00D170AF" w:rsidP="00D170AF">
      <w:pPr>
        <w:jc w:val="both"/>
      </w:pPr>
      <w:r w:rsidRPr="00D170AF">
        <w:t xml:space="preserve">Dentro de la institución se encuentra el Departamento de Gestión de Recursos </w:t>
      </w:r>
      <w:r w:rsidR="00CE5A15">
        <w:t xml:space="preserve">de Redes y Comunicaciones, este es </w:t>
      </w:r>
      <w:r w:rsidRPr="00D170AF">
        <w:t>dependiente de la Secretaría General de Extensión Universitaria, la cual le responde directamente al Rector, con el fin de entender el funcionamiento del departamento se procede a describir la estructura organizacional del Departamento de Gestión de Recursos de Redes y Comunicaciones, como así también los roles de los trabajadores.</w:t>
      </w:r>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5" w:name="_Ref444020175"/>
      <w:bookmarkStart w:id="26" w:name="_Toc444494514"/>
      <w:bookmarkStart w:id="27" w:name="_Toc198116023"/>
      <w:r w:rsidRPr="00D70163">
        <w:t>Figura</w:t>
      </w:r>
      <w:bookmarkEnd w:id="25"/>
      <w:r w:rsidRPr="00D70163">
        <w:t xml:space="preserve"> 1: Organigrama del </w:t>
      </w:r>
      <w:bookmarkEnd w:id="26"/>
      <w:r w:rsidRPr="00D70163">
        <w:t>Departamento de Gestión de Recursos de Redes y Comunicaciones</w:t>
      </w:r>
      <w:bookmarkEnd w:id="27"/>
    </w:p>
    <w:p w14:paraId="63810D85" w14:textId="18D8541F" w:rsidR="00E66E31" w:rsidRDefault="004B0846" w:rsidP="002A5DF1">
      <w:pPr>
        <w:jc w:val="both"/>
      </w:pPr>
      <w:r w:rsidRPr="004B0846">
        <w:t>El Departamento de Gestión de Recursos de Red</w:t>
      </w:r>
      <w:r>
        <w:t>es y Comunicaciones, gestiona</w:t>
      </w:r>
      <w:r w:rsidRPr="004B0846">
        <w:t> la infraestructura</w:t>
      </w:r>
      <w:r>
        <w:t xml:space="preserve">, además </w:t>
      </w:r>
      <w:r w:rsidR="00CE5A15">
        <w:t>administra</w:t>
      </w:r>
      <w:r w:rsidR="008D4998">
        <w:t xml:space="preserve"> </w:t>
      </w:r>
      <w:r w:rsidRPr="004B0846">
        <w:t>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w:t>
      </w:r>
      <w:r w:rsidRPr="00967AED">
        <w:lastRenderedPageBreak/>
        <w:t xml:space="preserve">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8" w:name="_Toc198115943"/>
      <w:r>
        <w:t>Capítulo 4</w:t>
      </w:r>
      <w:bookmarkEnd w:id="28"/>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29" w:name="_Toc198115944"/>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98115945"/>
      <w:r>
        <w:t>Materiales y Métodos</w:t>
      </w:r>
      <w:bookmarkEnd w:id="30"/>
    </w:p>
    <w:p w14:paraId="6825CEFD" w14:textId="77777777" w:rsidR="000E7255" w:rsidRDefault="000E7255" w:rsidP="000E7255"/>
    <w:p w14:paraId="24B819F0" w14:textId="5E396610"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D7101D">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paper-conference","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1" w:name="_Toc198115946"/>
      <w:r w:rsidRPr="00222693">
        <w:t>Comprensión del negocio:</w:t>
      </w:r>
      <w:bookmarkEnd w:id="31"/>
    </w:p>
    <w:p w14:paraId="2B6B5D8B" w14:textId="3AE0CDCD" w:rsidR="00670DB9" w:rsidRDefault="00670DB9" w:rsidP="00FD7D99">
      <w:pPr>
        <w:pStyle w:val="Prrafodelista"/>
        <w:ind w:left="0"/>
        <w:jc w:val="both"/>
      </w:pPr>
      <w:r>
        <w:t xml:space="preserve">En esta fase inicial </w:t>
      </w:r>
      <w:r w:rsidR="00A04552">
        <w:t xml:space="preserve">se abordan </w:t>
      </w:r>
      <w:r>
        <w:t xml:space="preserve">los objetivos y los requisitos para cumplir el proyecto de </w:t>
      </w:r>
      <w:r w:rsidR="0014719B" w:rsidRPr="0014719B">
        <w:t>Pronóstico de Series de Tiempo de Tráfico web</w:t>
      </w:r>
      <w:r>
        <w:t>, donde también</w:t>
      </w:r>
      <w:r w:rsidR="008D4998">
        <w:t xml:space="preserve"> se realizaron entrevistas a </w:t>
      </w:r>
      <w:r>
        <w:t xml:space="preserve">los trabajadores del área de </w:t>
      </w:r>
      <w:r w:rsidRPr="00670DB9">
        <w:t>Departamento de Gestión de Recursos de 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2" w:name="_Toc198115947"/>
      <w:r w:rsidRPr="00222693">
        <w:t>Comprensión de los datos:</w:t>
      </w:r>
      <w:bookmarkEnd w:id="32"/>
    </w:p>
    <w:p w14:paraId="4731D0E6" w14:textId="1D7235E1" w:rsidR="00AD1BA5" w:rsidRDefault="00AD1BA5" w:rsidP="00902801">
      <w:pPr>
        <w:pStyle w:val="Prrafodelista"/>
        <w:ind w:left="0"/>
        <w:jc w:val="both"/>
        <w:rPr>
          <w:color w:val="000000"/>
        </w:rPr>
      </w:pPr>
      <w:r>
        <w:rPr>
          <w:color w:val="000000"/>
        </w:rPr>
        <w:t xml:space="preserve">En esta fase </w:t>
      </w:r>
      <w:r w:rsidR="00CF16FB">
        <w:rPr>
          <w:color w:val="000000"/>
        </w:rPr>
        <w:t>se</w:t>
      </w:r>
      <w:r>
        <w:rPr>
          <w:color w:val="000000"/>
        </w:rPr>
        <w:t xml:space="preserve"> extra</w:t>
      </w:r>
      <w:r w:rsidR="00CF16FB">
        <w:rPr>
          <w:color w:val="000000"/>
        </w:rPr>
        <w:t>en</w:t>
      </w:r>
      <w:r>
        <w:rPr>
          <w:color w:val="000000"/>
        </w:rPr>
        <w:t xml:space="preserve"> de los datos de </w:t>
      </w:r>
      <w:r>
        <w:rPr>
          <w:i/>
          <w:iCs/>
          <w:color w:val="000000"/>
        </w:rPr>
        <w:t xml:space="preserve">Google </w:t>
      </w:r>
      <w:proofErr w:type="spellStart"/>
      <w:r>
        <w:rPr>
          <w:i/>
          <w:iCs/>
          <w:color w:val="000000"/>
        </w:rPr>
        <w:t>analytics</w:t>
      </w:r>
      <w:proofErr w:type="spellEnd"/>
      <w:r>
        <w:rPr>
          <w:color w:val="000000"/>
        </w:rPr>
        <w:t xml:space="preserve">, se analizan los formatos de los datos a ser descargados, se comprende el proceso de recolección de los datos de </w:t>
      </w:r>
      <w:r>
        <w:rPr>
          <w:i/>
          <w:iCs/>
          <w:color w:val="000000"/>
        </w:rPr>
        <w:t xml:space="preserve">Google </w:t>
      </w:r>
      <w:proofErr w:type="spellStart"/>
      <w:r>
        <w:rPr>
          <w:i/>
          <w:iCs/>
          <w:color w:val="000000"/>
        </w:rPr>
        <w:t>analytics</w:t>
      </w:r>
      <w:proofErr w:type="spellEnd"/>
      <w:r>
        <w:rPr>
          <w:color w:val="000000"/>
        </w:rPr>
        <w:t xml:space="preserve"> de las páginas de la Universidad</w:t>
      </w:r>
      <w:r>
        <w:rPr>
          <w:i/>
          <w:iCs/>
          <w:color w:val="000000"/>
        </w:rPr>
        <w:t xml:space="preserve"> </w:t>
      </w:r>
      <w:r>
        <w:rPr>
          <w:color w:val="000000"/>
        </w:rPr>
        <w:t>y qué significa cada uno de ellos.</w:t>
      </w:r>
    </w:p>
    <w:p w14:paraId="735DFE4E" w14:textId="77777777" w:rsidR="00AD1BA5" w:rsidRPr="00960A1C" w:rsidRDefault="00AD1BA5" w:rsidP="00902801">
      <w:pPr>
        <w:pStyle w:val="Prrafodelista"/>
        <w:ind w:left="0"/>
        <w:jc w:val="both"/>
      </w:pPr>
    </w:p>
    <w:p w14:paraId="4CEA592B" w14:textId="77777777" w:rsidR="00BB4E7F" w:rsidRPr="00222693" w:rsidRDefault="00BB4E7F" w:rsidP="00961F5D">
      <w:pPr>
        <w:pStyle w:val="Ttulo3"/>
        <w:numPr>
          <w:ilvl w:val="0"/>
          <w:numId w:val="24"/>
        </w:numPr>
        <w:ind w:left="360"/>
      </w:pPr>
      <w:bookmarkStart w:id="33" w:name="_Toc198115948"/>
      <w:r w:rsidRPr="00222693">
        <w:t>Preparación de los datos:</w:t>
      </w:r>
      <w:bookmarkEnd w:id="33"/>
    </w:p>
    <w:p w14:paraId="39695433" w14:textId="54A6FA71" w:rsidR="00B3752F" w:rsidRDefault="00B3752F" w:rsidP="00FD7D99">
      <w:pPr>
        <w:pStyle w:val="Prrafodelista"/>
        <w:ind w:left="0"/>
        <w:jc w:val="both"/>
      </w:pPr>
      <w:r>
        <w:t>En esta fase se proced</w:t>
      </w:r>
      <w:r w:rsidR="00B2616D">
        <w:t>e</w:t>
      </w:r>
      <w:r>
        <w:t xml:space="preserve">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4" w:name="_Toc198115949"/>
      <w:r w:rsidRPr="00222693">
        <w:lastRenderedPageBreak/>
        <w:t>Modelado de los datos:</w:t>
      </w:r>
      <w:bookmarkEnd w:id="34"/>
    </w:p>
    <w:p w14:paraId="12928ACC" w14:textId="296FB4B7" w:rsidR="00293AF9" w:rsidRDefault="00293AF9" w:rsidP="00FD7D99">
      <w:pPr>
        <w:pStyle w:val="Prrafodelista"/>
        <w:ind w:left="0" w:firstLine="3"/>
        <w:jc w:val="both"/>
      </w:pPr>
      <w:r>
        <w:t>En esta fase se seleccio</w:t>
      </w:r>
      <w:r w:rsidR="00831391">
        <w:t>na</w:t>
      </w:r>
      <w:r>
        <w:t xml:space="preserve"> la </w:t>
      </w:r>
      <w:r w:rsidRPr="00F30290">
        <w:t xml:space="preserve">arquitectura </w:t>
      </w:r>
      <w:proofErr w:type="spellStart"/>
      <w:r w:rsidRPr="00F30290">
        <w:rPr>
          <w:i/>
        </w:rPr>
        <w:t>encoder</w:t>
      </w:r>
      <w:proofErr w:type="spellEnd"/>
      <w:r w:rsidRPr="00F30290">
        <w:rPr>
          <w:i/>
        </w:rPr>
        <w:t>/</w:t>
      </w:r>
      <w:proofErr w:type="spellStart"/>
      <w:r w:rsidRPr="00F30290">
        <w:rPr>
          <w:i/>
        </w:rPr>
        <w:t>decoder</w:t>
      </w:r>
      <w:proofErr w:type="spellEnd"/>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5" w:name="_Toc198115950"/>
      <w:r w:rsidRPr="00222693">
        <w:t>Evaluación:</w:t>
      </w:r>
      <w:bookmarkEnd w:id="35"/>
    </w:p>
    <w:p w14:paraId="03AC16F2" w14:textId="51B9C566" w:rsidR="00C47D35" w:rsidRDefault="00C47D35" w:rsidP="00FD7D99">
      <w:pPr>
        <w:pStyle w:val="Prrafodelista"/>
        <w:ind w:left="0"/>
        <w:jc w:val="both"/>
      </w:pPr>
      <w:r>
        <w:t>En esta fase se diseña</w:t>
      </w:r>
      <w:r w:rsidR="00AB644D">
        <w:t>n y realizara</w:t>
      </w:r>
      <w:r>
        <w:t xml:space="preserve">n distintas pruebas a los modelos, </w:t>
      </w:r>
      <w:r w:rsidR="00E06DE1" w:rsidRPr="00E06DE1">
        <w:t xml:space="preserve">en los casos donde se pretende mejorar los resultados obtenidos se vuelve </w:t>
      </w:r>
      <w:r>
        <w:t>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6" w:name="_Toc198115951"/>
      <w:r>
        <w:t>Despliegue</w:t>
      </w:r>
      <w:r w:rsidR="00BB4E7F">
        <w:t>:</w:t>
      </w:r>
      <w:bookmarkEnd w:id="36"/>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0DC8E4A2" w14:textId="78C6F466" w:rsidR="00386AF5" w:rsidRDefault="00890AF0" w:rsidP="00A04CC7">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039AE95D" w14:textId="77777777" w:rsidR="00A04CC7" w:rsidRDefault="00A04CC7" w:rsidP="00A04CC7">
      <w:pPr>
        <w:pStyle w:val="Prrafodelista"/>
        <w:ind w:left="0" w:firstLine="3"/>
        <w:jc w:val="both"/>
      </w:pPr>
    </w:p>
    <w:p w14:paraId="77446003" w14:textId="00251C9F" w:rsidR="000E7255" w:rsidRDefault="000E7255" w:rsidP="000E7255">
      <w:pPr>
        <w:pStyle w:val="Ttulo2"/>
        <w:numPr>
          <w:ilvl w:val="0"/>
          <w:numId w:val="12"/>
        </w:numPr>
        <w:ind w:left="284"/>
      </w:pPr>
      <w:bookmarkStart w:id="37" w:name="_Toc198115952"/>
      <w:r>
        <w:t>Herramientas</w:t>
      </w:r>
      <w:bookmarkEnd w:id="37"/>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8" w:name="_Toc198115953"/>
      <w:r>
        <w:t>Python</w:t>
      </w:r>
      <w:bookmarkEnd w:id="38"/>
    </w:p>
    <w:p w14:paraId="7BDE5176" w14:textId="77777777" w:rsidR="00D46505" w:rsidRDefault="00D46505" w:rsidP="00C22747">
      <w:pPr>
        <w:jc w:val="both"/>
      </w:pPr>
    </w:p>
    <w:p w14:paraId="1AE80631" w14:textId="62281FC2" w:rsidR="00D46505" w:rsidRDefault="00D46505" w:rsidP="00C22747">
      <w:pPr>
        <w:jc w:val="both"/>
      </w:pPr>
      <w:r>
        <w:t xml:space="preserve">Python </w:t>
      </w:r>
      <w:r w:rsidR="00116379" w:rsidRPr="00116379">
        <w:t xml:space="preserve">como menciona en la </w:t>
      </w:r>
      <w:r w:rsidR="00963D72">
        <w:t xml:space="preserve">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59BB8D3C" w:rsidR="00A04CC7" w:rsidRDefault="00A04CC7">
      <w:pPr>
        <w:spacing w:before="0" w:after="160" w:line="259" w:lineRule="auto"/>
      </w:pPr>
      <w:r>
        <w:br w:type="page"/>
      </w:r>
    </w:p>
    <w:p w14:paraId="0B2620AD"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39" w:name="_Toc198115954"/>
      <w:r>
        <w:t>Google</w:t>
      </w:r>
      <w:r w:rsidR="00D46505">
        <w:t xml:space="preserve"> </w:t>
      </w:r>
      <w:r>
        <w:t>Drive</w:t>
      </w:r>
      <w:bookmarkEnd w:id="39"/>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0" w:name="_Toc198115955"/>
      <w:r>
        <w:t>Universal</w:t>
      </w:r>
      <w:r w:rsidRPr="00D46505">
        <w:t xml:space="preserve"> </w:t>
      </w:r>
      <w:proofErr w:type="spellStart"/>
      <w:r>
        <w:t>Analytics</w:t>
      </w:r>
      <w:proofErr w:type="spellEnd"/>
      <w:r w:rsidR="003D2BBC">
        <w:t xml:space="preserve"> (UA)</w:t>
      </w:r>
      <w:bookmarkEnd w:id="40"/>
    </w:p>
    <w:p w14:paraId="57D8D590" w14:textId="77777777" w:rsidR="00C15381" w:rsidRDefault="00C15381" w:rsidP="00C22747">
      <w:pPr>
        <w:jc w:val="both"/>
      </w:pPr>
    </w:p>
    <w:p w14:paraId="3007F666" w14:textId="46267BEC" w:rsidR="00C15381" w:rsidRDefault="00C15381" w:rsidP="00C22747">
      <w:pPr>
        <w:jc w:val="both"/>
      </w:pPr>
      <w:r>
        <w:t xml:space="preserve">Esta es una </w:t>
      </w:r>
      <w:r w:rsidR="0030410D">
        <w:rPr>
          <w:color w:val="000000"/>
        </w:rPr>
        <w:t xml:space="preserve">herramienta </w:t>
      </w:r>
      <w:r>
        <w:t xml:space="preserve">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w:t>
      </w:r>
      <w:r w:rsidR="0030410D">
        <w:rPr>
          <w:color w:val="000000"/>
        </w:rPr>
        <w:t>herramienta</w:t>
      </w:r>
      <w:r>
        <w:t xml:space="preserve">;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rsidR="009D2820">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rsidR="009D2820">
        <w:fldChar w:fldCharType="separate"/>
      </w:r>
      <w:r w:rsidR="009D2820" w:rsidRPr="009D2820">
        <w:rPr>
          <w:noProof/>
        </w:rPr>
        <w:t>[24]</w:t>
      </w:r>
      <w:r w:rsidR="009D2820">
        <w:fldChar w:fldCharType="end"/>
      </w:r>
      <w:r w:rsidR="009D2820">
        <w:t>.</w:t>
      </w:r>
      <w:r>
        <w:t xml:space="preserve"> </w:t>
      </w:r>
    </w:p>
    <w:p w14:paraId="17220E64" w14:textId="6219B813" w:rsidR="00FE7029" w:rsidRDefault="00FE7029">
      <w:pPr>
        <w:spacing w:before="0" w:after="160" w:line="259" w:lineRule="auto"/>
      </w:pPr>
    </w:p>
    <w:p w14:paraId="03592C5D" w14:textId="2EF618A6" w:rsidR="00D46505" w:rsidRDefault="00620813" w:rsidP="00C22747">
      <w:pPr>
        <w:pStyle w:val="Ttulo3"/>
        <w:numPr>
          <w:ilvl w:val="0"/>
          <w:numId w:val="13"/>
        </w:numPr>
        <w:ind w:left="284"/>
      </w:pPr>
      <w:bookmarkStart w:id="41" w:name="_Toc198115956"/>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41"/>
    </w:p>
    <w:p w14:paraId="677B4183" w14:textId="77777777" w:rsidR="00336F02" w:rsidRDefault="00336F02" w:rsidP="00C22747">
      <w:pPr>
        <w:jc w:val="both"/>
      </w:pPr>
    </w:p>
    <w:p w14:paraId="4B4667E7" w14:textId="12229FEF" w:rsidR="00336F02" w:rsidRPr="00336F02" w:rsidRDefault="003D2BBC" w:rsidP="00C22747">
      <w:pPr>
        <w:jc w:val="both"/>
      </w:pPr>
      <w:r w:rsidRPr="00C15381">
        <w:t>GA4</w:t>
      </w:r>
      <w:r>
        <w:t xml:space="preserve"> </w:t>
      </w:r>
      <w:r w:rsidR="00336F02">
        <w:t xml:space="preserve">es una </w:t>
      </w:r>
      <w:r w:rsidR="0030410D">
        <w:rPr>
          <w:color w:val="000000"/>
        </w:rPr>
        <w:t xml:space="preserve">herramienta </w:t>
      </w:r>
      <w:r w:rsidR="00336F02">
        <w:t xml:space="preserve">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rsidR="00116379">
        <w:t>, GA4 por su parte reco</w:t>
      </w:r>
      <w:r>
        <w:t>pila datos desde antes de la fecha e</w:t>
      </w:r>
      <w:r w:rsidR="00116379">
        <w:t>n la que UA dejó</w:t>
      </w:r>
      <w:r>
        <w:t xml:space="preserve"> de funcionar</w:t>
      </w:r>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2" w:name="_Toc198115957"/>
      <w:proofErr w:type="spellStart"/>
      <w:r>
        <w:t>Looker</w:t>
      </w:r>
      <w:proofErr w:type="spellEnd"/>
      <w:r>
        <w:t xml:space="preserve"> Studio</w:t>
      </w:r>
      <w:bookmarkEnd w:id="42"/>
      <w:r w:rsidRPr="00D46505">
        <w:t xml:space="preserve"> </w:t>
      </w:r>
    </w:p>
    <w:p w14:paraId="1646AA82" w14:textId="77777777" w:rsidR="00C15381" w:rsidRPr="00C15381" w:rsidRDefault="00C15381" w:rsidP="00C22747">
      <w:pPr>
        <w:jc w:val="both"/>
      </w:pPr>
    </w:p>
    <w:p w14:paraId="12A8F747" w14:textId="41645775"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 xml:space="preserve">, </w:t>
      </w:r>
      <w:r w:rsidRPr="00FB6F50">
        <w:t xml:space="preserve">también se pueden exportar </w:t>
      </w:r>
      <w:r w:rsidRPr="00FB6F50">
        <w:lastRenderedPageBreak/>
        <w:t xml:space="preserve">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3" w:name="_Toc198115958"/>
      <w:r>
        <w:t xml:space="preserve">Microsoft </w:t>
      </w:r>
      <w:r w:rsidR="00D46505">
        <w:t>Word</w:t>
      </w:r>
      <w:bookmarkEnd w:id="43"/>
    </w:p>
    <w:p w14:paraId="772310EB" w14:textId="77777777" w:rsidR="00D46505" w:rsidRDefault="00D46505" w:rsidP="00C22747">
      <w:pPr>
        <w:jc w:val="both"/>
      </w:pPr>
    </w:p>
    <w:p w14:paraId="63B66A43" w14:textId="17FEF9CB"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rsidR="00EC2217">
        <w:fldChar w:fldCharType="separate"/>
      </w:r>
      <w:r w:rsidR="009D2820" w:rsidRPr="009D2820">
        <w:rPr>
          <w:noProof/>
        </w:rPr>
        <w:t>[25]</w:t>
      </w:r>
      <w:r w:rsidR="00EC2217">
        <w:fldChar w:fldCharType="end"/>
      </w:r>
      <w:r>
        <w:t>.</w:t>
      </w:r>
    </w:p>
    <w:p w14:paraId="0E55AB3F" w14:textId="7FABABBF" w:rsidR="0085754F" w:rsidRDefault="0085754F" w:rsidP="00C22747">
      <w:pPr>
        <w:spacing w:after="160" w:line="259" w:lineRule="auto"/>
        <w:jc w:val="both"/>
      </w:pPr>
    </w:p>
    <w:p w14:paraId="46F68F8A" w14:textId="716B6BEA" w:rsidR="00D46505" w:rsidRDefault="00EC2217" w:rsidP="00C22747">
      <w:pPr>
        <w:pStyle w:val="Ttulo3"/>
        <w:numPr>
          <w:ilvl w:val="0"/>
          <w:numId w:val="13"/>
        </w:numPr>
        <w:ind w:left="284"/>
      </w:pPr>
      <w:bookmarkStart w:id="44" w:name="_Toc198115959"/>
      <w:r>
        <w:t xml:space="preserve">Microsoft </w:t>
      </w:r>
      <w:r w:rsidR="00D46505">
        <w:t>Excel</w:t>
      </w:r>
      <w:bookmarkEnd w:id="44"/>
    </w:p>
    <w:p w14:paraId="174CF512" w14:textId="77777777" w:rsidR="00D46505" w:rsidRDefault="00D46505" w:rsidP="00C22747">
      <w:pPr>
        <w:jc w:val="both"/>
      </w:pPr>
    </w:p>
    <w:p w14:paraId="4117D3F6" w14:textId="7558D68B"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fldChar w:fldCharType="separate"/>
      </w:r>
      <w:r w:rsidR="009D2820" w:rsidRPr="009D2820">
        <w:rPr>
          <w:noProof/>
        </w:rPr>
        <w:t>[25]</w:t>
      </w:r>
      <w:r>
        <w:fldChar w:fldCharType="end"/>
      </w:r>
      <w:r>
        <w:t>.</w:t>
      </w:r>
    </w:p>
    <w:p w14:paraId="32BC07CE" w14:textId="0FB7A1BF" w:rsidR="00FE7029" w:rsidRDefault="00FE7029">
      <w:pPr>
        <w:spacing w:before="0" w:after="160" w:line="259" w:lineRule="auto"/>
      </w:pPr>
    </w:p>
    <w:p w14:paraId="524080AD" w14:textId="6CCE4FB2" w:rsidR="005A5EA4" w:rsidRDefault="005A5EA4" w:rsidP="00C22747">
      <w:pPr>
        <w:pStyle w:val="Ttulo3"/>
        <w:numPr>
          <w:ilvl w:val="0"/>
          <w:numId w:val="13"/>
        </w:numPr>
        <w:ind w:left="284"/>
      </w:pPr>
      <w:bookmarkStart w:id="45" w:name="_Toc198115960"/>
      <w:proofErr w:type="spellStart"/>
      <w:r>
        <w:t>Numpy</w:t>
      </w:r>
      <w:bookmarkEnd w:id="45"/>
      <w:proofErr w:type="spellEnd"/>
    </w:p>
    <w:p w14:paraId="19ABBB3F" w14:textId="77777777" w:rsidR="005A5EA4" w:rsidRPr="005A5EA4" w:rsidRDefault="005A5EA4" w:rsidP="00C22747">
      <w:pPr>
        <w:jc w:val="both"/>
      </w:pPr>
    </w:p>
    <w:p w14:paraId="41D45D2B" w14:textId="77D9D2D9"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9D2820">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[26]","plainTextFormattedCitation":"[26]","previouslyFormattedCitation":"[26]"},"properties":{"noteIndex":0},"schema":"https://github.com/citation-style-language/schema/raw/master/csl-citation.json"}</w:instrText>
      </w:r>
      <w:r>
        <w:fldChar w:fldCharType="separate"/>
      </w:r>
      <w:r w:rsidR="009D2820" w:rsidRPr="009D2820">
        <w:rPr>
          <w:noProof/>
        </w:rPr>
        <w:t>[26]</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6" w:name="_Toc198115961"/>
      <w:proofErr w:type="spellStart"/>
      <w:r>
        <w:t>Tensorflow</w:t>
      </w:r>
      <w:bookmarkEnd w:id="46"/>
      <w:proofErr w:type="spellEnd"/>
      <w:r>
        <w:t xml:space="preserve"> </w:t>
      </w:r>
    </w:p>
    <w:p w14:paraId="2D7705B8" w14:textId="7B4B26CC" w:rsidR="00885917" w:rsidRDefault="00885917" w:rsidP="00C22747">
      <w:pPr>
        <w:jc w:val="both"/>
      </w:pPr>
      <w:r>
        <w:t>Es una biblioteca según su documentación oficial es de código abierto para el aprendizaje automático</w:t>
      </w:r>
      <w:r>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fldChar w:fldCharType="separate"/>
      </w:r>
      <w:r w:rsidR="009D2820" w:rsidRPr="009D2820">
        <w:rPr>
          <w:noProof/>
        </w:rPr>
        <w:t>[27]</w:t>
      </w:r>
      <w:r>
        <w:fldChar w:fldCharType="end"/>
      </w:r>
      <w:r>
        <w:t>.</w:t>
      </w:r>
    </w:p>
    <w:p w14:paraId="0874565A" w14:textId="12C4E4FF" w:rsidR="008A060D" w:rsidRDefault="008A060D">
      <w:pPr>
        <w:spacing w:before="0" w:after="160" w:line="259" w:lineRule="auto"/>
      </w:pPr>
      <w:r>
        <w:br w:type="page"/>
      </w:r>
    </w:p>
    <w:p w14:paraId="724A8A5E" w14:textId="7BAB86B0" w:rsidR="00DD6235" w:rsidRDefault="00B44372" w:rsidP="00C22747">
      <w:pPr>
        <w:pStyle w:val="Ttulo3"/>
        <w:numPr>
          <w:ilvl w:val="0"/>
          <w:numId w:val="13"/>
        </w:numPr>
        <w:ind w:left="284"/>
      </w:pPr>
      <w:bookmarkStart w:id="47" w:name="_Toc198115962"/>
      <w:proofErr w:type="spellStart"/>
      <w:r>
        <w:lastRenderedPageBreak/>
        <w:t>Keras</w:t>
      </w:r>
      <w:bookmarkEnd w:id="47"/>
      <w:proofErr w:type="spellEnd"/>
    </w:p>
    <w:p w14:paraId="5A6A830C" w14:textId="77777777" w:rsidR="00E2064E" w:rsidRPr="00E2064E" w:rsidRDefault="00E2064E" w:rsidP="00C22747">
      <w:pPr>
        <w:jc w:val="both"/>
      </w:pPr>
    </w:p>
    <w:p w14:paraId="05379878" w14:textId="7322F803"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rsidR="00621CD6">
        <w:fldChar w:fldCharType="separate"/>
      </w:r>
      <w:r w:rsidR="009D2820" w:rsidRPr="009D2820">
        <w:rPr>
          <w:noProof/>
        </w:rPr>
        <w:t>[27]</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8" w:name="_Toc198115963"/>
      <w:r>
        <w:t>Pandas</w:t>
      </w:r>
      <w:bookmarkEnd w:id="48"/>
    </w:p>
    <w:p w14:paraId="5FC19FE8" w14:textId="77777777" w:rsidR="00885917" w:rsidRDefault="00885917" w:rsidP="00C22747">
      <w:pPr>
        <w:jc w:val="both"/>
      </w:pPr>
    </w:p>
    <w:p w14:paraId="5214D316" w14:textId="4937B1FC"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9D2820">
        <w:instrText>ADDIN CSL_CITATION {"citationItems":[{"id":"ITEM-1","itemData":{"URL":"https://pandas.pydata.org/about/","accessed":{"date-parts":[["2024","2","6"]]},"author":[{"dropping-particle":"","family":"NumFOCUS I","given":"","non-dropping-particle":"","parse-names":false,"suffix":""}],"id":"ITEM-1","issued":{"date-parts":[["0"]]},"title":"About pandas","type":"webpage"},"uris":["http://www.mendeley.com/documents/?uuid=c68314b3-aa4a-4686-a043-3a31e5a9a362"]}],"mendeley":{"formattedCitation":"[28]","plainTextFormattedCitation":"[28]","previouslyFormattedCitation":"[28]"},"properties":{"noteIndex":0},"schema":"https://github.com/citation-style-language/schema/raw/master/csl-citation.json"}</w:instrText>
      </w:r>
      <w:r>
        <w:fldChar w:fldCharType="separate"/>
      </w:r>
      <w:r w:rsidR="009D2820" w:rsidRPr="009D2820">
        <w:rPr>
          <w:noProof/>
        </w:rPr>
        <w:t>[28]</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49" w:name="_Toc198115964"/>
      <w:proofErr w:type="spellStart"/>
      <w:r>
        <w:t>Matplotlib</w:t>
      </w:r>
      <w:bookmarkEnd w:id="49"/>
      <w:proofErr w:type="spellEnd"/>
    </w:p>
    <w:p w14:paraId="54F44378" w14:textId="77777777" w:rsidR="00320E68" w:rsidRPr="00320E68" w:rsidRDefault="00320E68" w:rsidP="00C22747">
      <w:pPr>
        <w:jc w:val="both"/>
      </w:pPr>
    </w:p>
    <w:p w14:paraId="61782F98" w14:textId="5EBAB820" w:rsidR="00D46505" w:rsidRPr="00D46505"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9D2820">
        <w:instrText>ADDIN CSL_CITATION {"citationItems":[{"id":"ITEM-1","itemData":{"URL":"https://matplotlib.org/","accessed":{"date-parts":[["2024","2","6"]]},"author":[{"dropping-particle":"","family":"The Matplotlib development team","given":"","non-dropping-particle":"","parse-names":false,"suffix":""}],"id":"ITEM-1","issued":{"date-parts":[["0"]]},"title":"Matplotlib: Visualization with Python","type":"webpage"},"uris":["http://www.mendeley.com/documents/?uuid=40d547e4-cae3-4929-89b9-5bd844e9eeeb"]}],"mendeley":{"formattedCitation":"[29]","plainTextFormattedCitation":"[29]","previouslyFormattedCitation":"[29]"},"properties":{"noteIndex":0},"schema":"https://github.com/citation-style-language/schema/raw/master/csl-citation.json"}</w:instrText>
      </w:r>
      <w:r>
        <w:fldChar w:fldCharType="separate"/>
      </w:r>
      <w:r w:rsidR="009D2820" w:rsidRPr="009D2820">
        <w:rPr>
          <w:noProof/>
        </w:rPr>
        <w:t>[29]</w:t>
      </w:r>
      <w:r>
        <w:fldChar w:fldCharType="end"/>
      </w:r>
      <w:r>
        <w:t>.</w:t>
      </w:r>
    </w:p>
    <w:p w14:paraId="068C00AC" w14:textId="53D67A2C" w:rsidR="00D46505" w:rsidRDefault="00620813" w:rsidP="00C22747">
      <w:pPr>
        <w:pStyle w:val="Ttulo3"/>
        <w:numPr>
          <w:ilvl w:val="0"/>
          <w:numId w:val="13"/>
        </w:numPr>
        <w:ind w:left="284"/>
      </w:pPr>
      <w:bookmarkStart w:id="50" w:name="_Toc198115965"/>
      <w:r>
        <w:t>Google</w:t>
      </w:r>
      <w:r w:rsidR="00D46505">
        <w:t xml:space="preserve"> </w:t>
      </w:r>
      <w:proofErr w:type="spellStart"/>
      <w:r w:rsidR="00D46505">
        <w:t>C</w:t>
      </w:r>
      <w:r w:rsidR="00D46505" w:rsidRPr="00D46505">
        <w:t>olaboratory</w:t>
      </w:r>
      <w:bookmarkEnd w:id="50"/>
      <w:proofErr w:type="spellEnd"/>
    </w:p>
    <w:p w14:paraId="270B9E83" w14:textId="77777777" w:rsidR="000F5A9B" w:rsidRDefault="000F5A9B" w:rsidP="00C22747">
      <w:pPr>
        <w:jc w:val="both"/>
      </w:pPr>
    </w:p>
    <w:p w14:paraId="53478519" w14:textId="3C367BD1" w:rsidR="006D661F"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 xml:space="preserve">to se </w:t>
      </w:r>
      <w:r w:rsidR="00620813" w:rsidRPr="00FE7029">
        <w:t>pu</w:t>
      </w:r>
      <w:r w:rsidR="00FE7029" w:rsidRPr="00FE7029">
        <w:t>e</w:t>
      </w:r>
      <w:r w:rsidR="00620813" w:rsidRPr="00FE7029">
        <w:t>de</w:t>
      </w:r>
      <w:r w:rsidR="00620813">
        <w:t xml:space="preserv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9D2820">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[30]","plainTextFormattedCitation":"[30]","previouslyFormattedCitation":"[30]"},"properties":{"noteIndex":0},"schema":"https://github.com/citation-style-language/schema/raw/master/csl-citation.json"}</w:instrText>
      </w:r>
      <w:r w:rsidR="001E70FF">
        <w:fldChar w:fldCharType="separate"/>
      </w:r>
      <w:r w:rsidR="009D2820" w:rsidRPr="009D2820">
        <w:rPr>
          <w:noProof/>
        </w:rPr>
        <w:t>[30]</w:t>
      </w:r>
      <w:r w:rsidR="001E70FF">
        <w:fldChar w:fldCharType="end"/>
      </w:r>
      <w:r w:rsidR="001E70FF">
        <w:t>.</w:t>
      </w:r>
    </w:p>
    <w:p w14:paraId="78BFAF6A" w14:textId="77777777" w:rsidR="008A060D" w:rsidRPr="000F5A9B" w:rsidRDefault="008A060D" w:rsidP="00C22747">
      <w:pPr>
        <w:jc w:val="both"/>
      </w:pPr>
    </w:p>
    <w:p w14:paraId="5AC6D420" w14:textId="189B9063" w:rsidR="008A060D" w:rsidRDefault="008A060D">
      <w:pPr>
        <w:spacing w:before="0" w:after="160" w:line="259" w:lineRule="auto"/>
      </w:pPr>
      <w:r>
        <w:br w:type="page"/>
      </w:r>
    </w:p>
    <w:p w14:paraId="22FEE9ED"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1" w:name="_Toc198115966"/>
      <w:proofErr w:type="spellStart"/>
      <w:r>
        <w:t>Git</w:t>
      </w:r>
      <w:bookmarkEnd w:id="51"/>
      <w:proofErr w:type="spellEnd"/>
    </w:p>
    <w:p w14:paraId="43324541" w14:textId="77777777" w:rsidR="00E2064E" w:rsidRDefault="00E2064E" w:rsidP="00C22747">
      <w:pPr>
        <w:jc w:val="both"/>
      </w:pPr>
    </w:p>
    <w:p w14:paraId="7107C912" w14:textId="6B44C630"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8E36D9">
        <w:fldChar w:fldCharType="separate"/>
      </w:r>
      <w:r w:rsidR="009D2820" w:rsidRPr="009D2820">
        <w:rPr>
          <w:noProof/>
        </w:rPr>
        <w:t>[31]</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2" w:name="_Toc198115967"/>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52"/>
    </w:p>
    <w:p w14:paraId="2A5C82A2" w14:textId="77777777" w:rsidR="00077FA2" w:rsidRPr="00077FA2" w:rsidRDefault="00077FA2" w:rsidP="00C22747">
      <w:pPr>
        <w:jc w:val="both"/>
      </w:pPr>
    </w:p>
    <w:p w14:paraId="145E31B2" w14:textId="3658C0F3"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B84043">
        <w:instrText>ADDIN CSL_CITATION {"citationItems":[{"id":"ITEM-1","itemData":{"URL":"https://www.tensorflow.org/tutorials/keras/keras_tuner","accessed":{"date-parts":[["2024","2","15"]]},"author":[{"dropping-particle":"","family":"Google Lcc","given":"","non-dropping-particle":"","parse-names":false,"suffix":""}],"id":"ITEM-1","issued":{"date-parts":[["0"]]},"title":"Introduction to the Keras Tuner","type":"webpage"},"uris":["http://www.mendeley.com/documents/?uuid=58de5e14-e113-4029-8ead-bbe72452d90a"]}],"mendeley":{"formattedCitation":"[32]","plainTextFormattedCitation":"[32]","previouslyFormattedCitation":"[32]"},"properties":{"noteIndex":0},"schema":"https://github.com/citation-style-language/schema/raw/master/csl-citation.json"}</w:instrText>
      </w:r>
      <w:r w:rsidR="00077FA2">
        <w:fldChar w:fldCharType="separate"/>
      </w:r>
      <w:r w:rsidR="009D2820" w:rsidRPr="009D2820">
        <w:rPr>
          <w:noProof/>
        </w:rPr>
        <w:t>[32]</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3" w:name="_Toc198115968"/>
      <w:r>
        <w:t>Época</w:t>
      </w:r>
      <w:r w:rsidR="009D4817">
        <w:t xml:space="preserve"> </w:t>
      </w:r>
      <w:r w:rsidR="00315517">
        <w:t>(</w:t>
      </w:r>
      <w:proofErr w:type="spellStart"/>
      <w:r w:rsidR="00503E8E" w:rsidRPr="009D4817">
        <w:rPr>
          <w:i/>
        </w:rPr>
        <w:t>Epoch</w:t>
      </w:r>
      <w:proofErr w:type="spellEnd"/>
      <w:r w:rsidR="00315517">
        <w:rPr>
          <w:i/>
        </w:rPr>
        <w:t>)</w:t>
      </w:r>
      <w:bookmarkEnd w:id="53"/>
    </w:p>
    <w:p w14:paraId="09747A3A" w14:textId="2C0917C4"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CB38B5">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DD71EB">
        <w:fldChar w:fldCharType="separate"/>
      </w:r>
      <w:r w:rsidR="009D2820" w:rsidRPr="009D2820">
        <w:rPr>
          <w:noProof/>
        </w:rPr>
        <w:t>[33]</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4" w:name="_Toc198115969"/>
      <w:r>
        <w:t>Trial</w:t>
      </w:r>
      <w:bookmarkEnd w:id="54"/>
    </w:p>
    <w:p w14:paraId="648A486E" w14:textId="3AEEAF96"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CB38B5">
        <w:instrText>ADDIN CSL_CITATION {"citationItems":[{"id":"ITEM-1","itemData":{"URL":"https://keras.io/api/keras_tuner/tuners/base_tuner/","accessed":{"date-parts":[["2024","2","15"]]},"author":[{"dropping-particle":"","family":"O'Malley","given":"Tom","non-dropping-particle":"","parse-names":false,"suffix":""},{"dropping-particle":"","family":"Bu","given":"James","non-dropping-particle":"","parse-names":false,"suffix":""},{"dropping-particle":"","family":"Chollet","given":"François","non-dropping-particle":"","parse-names":false,"suffix":""},{"dropping-particle":"","family":"Jin","given":"Haifeng","non-dropping-particle":"","parse-names":false,"suffix":""},{"dropping-particle":"","family":"Invernizzi","given":"Luca","non-dropping-particle":"","parse-names":false,"suffix":""},{"dropping-particle":"","family":"Othersrsztein","given":"Elie","non-dropping-particle":"","parse-names":false,"suffix":""},{"dropping-particle":"","family":"Long","given":"","non-dropping-particle":"","parse-names":false,"suffix":""}],"id":"ITEM-1","issued":{"date-parts":[["2019"]]},"title":"KerasTuner","type":"webpage"},"uris":["http://www.mendeley.com/documents/?uuid=4b6aae34-e7cd-4ef3-b004-28e213b7cab5"]}],"mendeley":{"formattedCitation":"[34]","plainTextFormattedCitation":"[34]","previouslyFormattedCitation":"[34]"},"properties":{"noteIndex":0},"schema":"https://github.com/citation-style-language/schema/raw/master/csl-citation.json"}</w:instrText>
      </w:r>
      <w:r w:rsidR="0045107D">
        <w:fldChar w:fldCharType="separate"/>
      </w:r>
      <w:r w:rsidR="009D2820" w:rsidRPr="009D2820">
        <w:rPr>
          <w:noProof/>
        </w:rPr>
        <w:t>[34]</w:t>
      </w:r>
      <w:r w:rsidR="0045107D">
        <w:fldChar w:fldCharType="end"/>
      </w:r>
      <w:r w:rsidR="0045107D">
        <w:t>.</w:t>
      </w:r>
    </w:p>
    <w:p w14:paraId="12A8C452" w14:textId="40458F90" w:rsidR="008A060D" w:rsidRDefault="008A060D">
      <w:pPr>
        <w:spacing w:before="0" w:after="160" w:line="259" w:lineRule="auto"/>
      </w:pPr>
      <w:r>
        <w:br w:type="page"/>
      </w:r>
    </w:p>
    <w:p w14:paraId="47A14C19" w14:textId="77777777" w:rsidR="00DD71EB" w:rsidRPr="00503E8E" w:rsidRDefault="00DD71EB" w:rsidP="00503E8E"/>
    <w:p w14:paraId="423EED99" w14:textId="2127F705" w:rsidR="008A184D" w:rsidRDefault="007C2972" w:rsidP="00D84548">
      <w:pPr>
        <w:pStyle w:val="Ttulo3"/>
        <w:numPr>
          <w:ilvl w:val="0"/>
          <w:numId w:val="13"/>
        </w:numPr>
        <w:ind w:left="708" w:hanging="708"/>
      </w:pPr>
      <w:bookmarkStart w:id="55" w:name="_Toc198115970"/>
      <w:r>
        <w:t xml:space="preserve">Unidad </w:t>
      </w:r>
      <w:r w:rsidR="00AB6E94">
        <w:t xml:space="preserve">de </w:t>
      </w:r>
      <w:r>
        <w:t>Puerta</w:t>
      </w:r>
      <w:r w:rsidR="00AB6E94">
        <w:t xml:space="preserve"> Recurrente</w:t>
      </w:r>
      <w:bookmarkStart w:id="56" w:name="_GoBack"/>
      <w:bookmarkEnd w:id="56"/>
      <w:r>
        <w:t xml:space="preserve">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55"/>
    </w:p>
    <w:p w14:paraId="0BDE80C9" w14:textId="77777777" w:rsidR="001B0B3C" w:rsidRDefault="001B0B3C" w:rsidP="001B0B3C"/>
    <w:p w14:paraId="6A578BF4" w14:textId="0F179937"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rsidR="00744997">
        <w:t>e</w:t>
      </w:r>
      <w:r w:rsidRPr="001B0B3C">
        <w:t xml:space="preserve">n detalle en </w:t>
      </w:r>
      <w:r>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fldChar w:fldCharType="separate"/>
      </w:r>
      <w:r w:rsidR="00F30290" w:rsidRPr="00F30290">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2C3A19B6" w:rsidR="00604F28" w:rsidRDefault="0095327E" w:rsidP="00D70163">
      <w:pPr>
        <w:pStyle w:val="Figuras"/>
      </w:pPr>
      <w:bookmarkStart w:id="57" w:name="_Toc198116024"/>
      <w:r>
        <w:t>Figura 2</w:t>
      </w:r>
      <w:r w:rsidR="00604F28">
        <w:t xml:space="preserve">: </w:t>
      </w:r>
      <w:r w:rsidR="001B0B3C">
        <w:t>Red Neuronal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30290">
        <w:rPr>
          <w:noProof/>
        </w:rPr>
        <w:t>[10]</w:t>
      </w:r>
      <w:r w:rsidR="00F30290">
        <w:fldChar w:fldCharType="end"/>
      </w:r>
      <w:r w:rsidR="001B0B3C">
        <w:t>.</w:t>
      </w:r>
      <w:bookmarkEnd w:id="57"/>
    </w:p>
    <w:p w14:paraId="1B1853BF" w14:textId="77777777" w:rsidR="00D84548" w:rsidRDefault="00D84548" w:rsidP="00503E8E"/>
    <w:p w14:paraId="0FEDB79D" w14:textId="51F065D6"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7C984FE3" w:rsidR="002850ED" w:rsidRDefault="009C60C2" w:rsidP="00C22747">
      <w:pPr>
        <w:jc w:val="both"/>
      </w:pPr>
      <w:r>
        <w:t>La siguiente fó</w:t>
      </w:r>
      <w:r w:rsidR="00CD6698">
        <w:t xml:space="preserve">rmula </w:t>
      </w:r>
      <w:r w:rsidR="00E501A8">
        <w:t>(4</w:t>
      </w:r>
      <w:r w:rsidR="00604F28">
        <w:t xml:space="preserve">) </w:t>
      </w:r>
      <w:r w:rsidR="00CD6698">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AB6E94"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01AC8D55" w:rsidR="00F74CCE" w:rsidRDefault="009C60C2" w:rsidP="00C22747">
      <w:pPr>
        <w:jc w:val="both"/>
      </w:pPr>
      <w:r>
        <w:t>En la fó</w:t>
      </w:r>
      <w:r w:rsidR="00E501A8">
        <w:t xml:space="preserve">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035060AF" w:rsidR="00CD6698" w:rsidRDefault="009C60C2" w:rsidP="00C22747">
      <w:pPr>
        <w:jc w:val="both"/>
      </w:pPr>
      <w:r>
        <w:t>La siguiente fó</w:t>
      </w:r>
      <w:r w:rsidR="00CD6698">
        <w:t>rmula</w:t>
      </w:r>
      <w:r w:rsidR="00E501A8">
        <w:t xml:space="preserve"> (5)</w:t>
      </w:r>
      <w:r>
        <w:t xml:space="preserve"> es  para cada j-</w:t>
      </w:r>
      <w:proofErr w:type="spellStart"/>
      <w:r>
        <w:t>é</w:t>
      </w:r>
      <w:r w:rsidR="00CD6698">
        <w:t>simo</w:t>
      </w:r>
      <w:proofErr w:type="spellEnd"/>
      <w:r w:rsidR="00CD6698">
        <w:t xml:space="preserve"> valor de la compuerta de actualización.</w:t>
      </w:r>
    </w:p>
    <w:p w14:paraId="532657F7" w14:textId="77777777" w:rsidR="00CD6698" w:rsidRDefault="00CD6698" w:rsidP="00C22747">
      <w:pPr>
        <w:jc w:val="both"/>
      </w:pPr>
    </w:p>
    <w:p w14:paraId="013BAEF6" w14:textId="55FD0363" w:rsidR="00DA2B9C" w:rsidRPr="00CD6698" w:rsidRDefault="00AB6E94"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769344DE" w:rsidR="00CD6698" w:rsidRDefault="00E501A8" w:rsidP="00C22747">
      <w:pPr>
        <w:jc w:val="both"/>
      </w:pPr>
      <w:r>
        <w:t xml:space="preserve">En la </w:t>
      </w:r>
      <w:r w:rsidR="0022666E">
        <w:t xml:space="preserve">fórmula </w:t>
      </w:r>
      <w:r>
        <w:t xml:space="preserve">(5)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65B24E7E" w:rsidR="00CD6698" w:rsidRDefault="00CD6698" w:rsidP="00C22747">
      <w:pPr>
        <w:jc w:val="both"/>
      </w:pPr>
      <w:r>
        <w:t xml:space="preserve">La siguiente </w:t>
      </w:r>
      <w:r w:rsidR="0022666E">
        <w:t xml:space="preserve">fórmula </w:t>
      </w:r>
      <w:r w:rsidR="00E501A8">
        <w:t xml:space="preserve">(6) </w:t>
      </w:r>
      <w:r w:rsidR="009C60C2">
        <w:t>es  para cada j-</w:t>
      </w:r>
      <w:proofErr w:type="spellStart"/>
      <w:r w:rsidR="009C60C2">
        <w:t>é</w:t>
      </w:r>
      <w:r>
        <w:t>simo</w:t>
      </w:r>
      <w:proofErr w:type="spellEnd"/>
      <w:r>
        <w:t xml:space="preserve"> valor de  activación, o también llamado estado oculto.</w:t>
      </w:r>
    </w:p>
    <w:p w14:paraId="63F12D3A" w14:textId="77777777" w:rsidR="00CD6698" w:rsidRDefault="00CD6698" w:rsidP="00C22747">
      <w:pPr>
        <w:jc w:val="both"/>
      </w:pPr>
    </w:p>
    <w:p w14:paraId="3D9F5910" w14:textId="0B622A62" w:rsidR="00DA2B9C" w:rsidRDefault="00AB6E94"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(t-1)</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5CF683B1" w:rsidR="00CD6698" w:rsidRDefault="00E501A8" w:rsidP="00C22747">
      <w:pPr>
        <w:jc w:val="both"/>
      </w:pPr>
      <w:r>
        <w:t xml:space="preserve">En la </w:t>
      </w:r>
      <w:r w:rsidR="0022666E">
        <w:t xml:space="preserve">fórmula </w:t>
      </w:r>
      <w:r>
        <w:t xml:space="preserve">(6)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w:t>
      </w:r>
      <w:proofErr w:type="spellStart"/>
      <w:r w:rsidR="00CD6698">
        <w:t>esimo</w:t>
      </w:r>
      <w:proofErr w:type="spellEnd"/>
      <w:r w:rsidR="00CD6698">
        <w:t xml:space="preserve"> valor.</w:t>
      </w:r>
    </w:p>
    <w:p w14:paraId="03B4A8E3" w14:textId="5451E4D8" w:rsidR="00F74CCE" w:rsidRDefault="00F74CCE" w:rsidP="00C22747">
      <w:pPr>
        <w:jc w:val="both"/>
      </w:pPr>
    </w:p>
    <w:p w14:paraId="40149754" w14:textId="30FE6998" w:rsidR="0014038A" w:rsidRDefault="00AB6E94"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0A7B72EE" w:rsidR="00AC76DA" w:rsidRDefault="00E501A8" w:rsidP="00C22747">
      <w:pPr>
        <w:jc w:val="both"/>
      </w:pPr>
      <w:r>
        <w:t xml:space="preserve">En la </w:t>
      </w:r>
      <w:r w:rsidR="0022666E">
        <w:t xml:space="preserve">fórmula </w:t>
      </w:r>
      <w:r>
        <w:t xml:space="preserve">(7) </w:t>
      </w:r>
      <m:oMath>
        <m:r>
          <w:rPr>
            <w:rFonts w:ascii="Cambria Math" w:hAnsi="Cambria Math"/>
          </w:rPr>
          <m:t>ϕ</m:t>
        </m:r>
      </m:oMath>
      <w:r w:rsidR="00CD6698">
        <w:t xml:space="preserve"> es la fu</w:t>
      </w:r>
      <w:r w:rsidR="00300EB9">
        <w:t>nción de tangente hiperbólica y</w:t>
      </w:r>
      <w:r w:rsidR="00CD6698">
        <w:t xml:space="preserve">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8" w:name="_Toc198115971"/>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8"/>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542D30E5" w:rsidR="00065A8B" w:rsidRDefault="00065A8B" w:rsidP="00D70163">
      <w:pPr>
        <w:pStyle w:val="Figuras"/>
      </w:pPr>
      <w:bookmarkStart w:id="59" w:name="_Toc198116025"/>
      <w:r>
        <w:t xml:space="preserve">Figura </w:t>
      </w:r>
      <w:r w:rsidR="00E11316">
        <w:t>3</w:t>
      </w:r>
      <w:r>
        <w:t xml:space="preserve">: </w:t>
      </w:r>
      <w:r w:rsidR="00C94BC0">
        <w:t xml:space="preserve">Arquitectura </w:t>
      </w:r>
      <w:proofErr w:type="spellStart"/>
      <w:r w:rsidR="00C94BC0" w:rsidRPr="00172FBB">
        <w:rPr>
          <w:i/>
        </w:rPr>
        <w:t>encoder-decoder</w:t>
      </w:r>
      <w:proofErr w:type="spellEnd"/>
      <w:r w:rsidR="006C070C">
        <w:t xml:space="preserve">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rsidR="006C070C">
        <w:t>.</w:t>
      </w:r>
      <w:bookmarkEnd w:id="59"/>
    </w:p>
    <w:p w14:paraId="1724FA7D" w14:textId="77777777" w:rsidR="00C94BC0" w:rsidRDefault="00C94BC0" w:rsidP="00065A8B">
      <w:pPr>
        <w:jc w:val="center"/>
      </w:pPr>
    </w:p>
    <w:p w14:paraId="2E3FAF1D" w14:textId="608DD6E8" w:rsidR="0027391A" w:rsidRDefault="00DA780F" w:rsidP="00C22747">
      <w:pPr>
        <w:jc w:val="both"/>
      </w:pPr>
      <w:r>
        <w:rPr>
          <w:color w:val="000000"/>
        </w:rPr>
        <w:t xml:space="preserve">La arquitectura Codificador-Decodificador funciona de la siguiente manera, previo a utilizar la arquitectura, se aplica un </w:t>
      </w:r>
      <w:proofErr w:type="spellStart"/>
      <w:r>
        <w:rPr>
          <w:color w:val="000000"/>
        </w:rPr>
        <w:t>preprocesado</w:t>
      </w:r>
      <w:proofErr w:type="spellEnd"/>
      <w:r>
        <w:rPr>
          <w:color w:val="000000"/>
        </w:rPr>
        <w:t xml:space="preserve"> a los datos de Google </w:t>
      </w:r>
      <w:proofErr w:type="spellStart"/>
      <w:r>
        <w:rPr>
          <w:color w:val="000000"/>
        </w:rPr>
        <w:t>Analytics</w:t>
      </w:r>
      <w:proofErr w:type="spellEnd"/>
      <w:r>
        <w:rPr>
          <w:color w:val="000000"/>
        </w:rPr>
        <w:t xml:space="preserve"> que se explica en 4.3.2 Preparación de los datos, a continuación,  en el codificador se ingresan los datos, el codificador es una capa de GRU que lee los datos en orden, por cada valor representado en la figura 3 como Xi, aprende actualizando su estado oculto, por otro lado el decodificador también es una capa de GRU, esta capa se encarga de aprender a predecir el siguiente valor de la secuencia, en el caso de este proyecto pronosticar las vistas de los sitios institucionales, en la figura 3 se puede observar el vector c, el cual contiene los estados ocultos del codificador y se ingresa dicho vector en la entrada del decodificador</w:t>
      </w:r>
      <w:r w:rsidR="00EA06C0">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60" w:name="_Toc198115972"/>
      <w:r>
        <w:t xml:space="preserve">Algoritmo </w:t>
      </w:r>
      <w:proofErr w:type="spellStart"/>
      <w:r w:rsidRPr="007F03EF">
        <w:rPr>
          <w:i/>
        </w:rPr>
        <w:t>Hyperband</w:t>
      </w:r>
      <w:bookmarkEnd w:id="60"/>
      <w:proofErr w:type="spellEnd"/>
    </w:p>
    <w:p w14:paraId="1AEC1CED" w14:textId="77777777" w:rsidR="00B46272" w:rsidRPr="00B46272" w:rsidRDefault="00B46272" w:rsidP="00B46272"/>
    <w:p w14:paraId="3DACFA6F" w14:textId="7955EF61" w:rsidR="0004583A" w:rsidRDefault="00D14BBF" w:rsidP="00FE7029">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9D2820">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A66F4A" w:rsidRPr="007F03EF">
        <w:rPr>
          <w:i/>
        </w:rPr>
        <w:fldChar w:fldCharType="separate"/>
      </w:r>
      <w:r w:rsidR="009D2820" w:rsidRPr="009D2820">
        <w:rPr>
          <w:noProof/>
        </w:rPr>
        <w:t>[35]</w:t>
      </w:r>
      <w:r w:rsidR="00A66F4A" w:rsidRPr="007F03EF">
        <w:rPr>
          <w:i/>
        </w:rPr>
        <w:fldChar w:fldCharType="end"/>
      </w:r>
      <w:r w:rsidR="009D4817" w:rsidRPr="007F03EF">
        <w:rPr>
          <w:i/>
        </w:rPr>
        <w:t xml:space="preserve"> </w:t>
      </w:r>
      <w:r w:rsidR="009D4817" w:rsidRPr="007F03EF">
        <w:t>variando como entrada n y r, siendo n el número de configuraciones y r el</w:t>
      </w:r>
      <w:r w:rsidR="0022666E">
        <w:t xml:space="preserve"> número de recursos, como ser nú</w:t>
      </w:r>
      <w:r w:rsidR="009D4817" w:rsidRPr="007F03EF">
        <w:t xml:space="preserve">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9D4817" w:rsidRPr="007F03EF">
        <w:fldChar w:fldCharType="separate"/>
      </w:r>
      <w:r w:rsidR="009D2820" w:rsidRPr="009D2820">
        <w:rPr>
          <w:noProof/>
        </w:rPr>
        <w:t>[35]</w:t>
      </w:r>
      <w:r w:rsidR="009D4817" w:rsidRPr="007F03EF">
        <w:fldChar w:fldCharType="end"/>
      </w:r>
      <w:r w:rsidR="000044AF" w:rsidRPr="007F03EF">
        <w:t xml:space="preserve">, a </w:t>
      </w:r>
      <w:r w:rsidR="000044AF" w:rsidRPr="007F03EF">
        <w:lastRenderedPageBreak/>
        <w:t>diferencia de la búsqueda aleatoria</w:t>
      </w:r>
      <w:r w:rsidR="00D71E3D" w:rsidRPr="007F03EF">
        <w:fldChar w:fldCharType="begin" w:fldLock="1"/>
      </w:r>
      <w:r w:rsidR="009D2820">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[36]","plainTextFormattedCitation":"[36]","previouslyFormattedCitation":"[36]"},"properties":{"noteIndex":0},"schema":"https://github.com/citation-style-language/schema/raw/master/csl-citation.json"}</w:instrText>
      </w:r>
      <w:r w:rsidR="00D71E3D" w:rsidRPr="007F03EF">
        <w:fldChar w:fldCharType="separate"/>
      </w:r>
      <w:r w:rsidR="009D2820" w:rsidRPr="009D2820">
        <w:rPr>
          <w:noProof/>
        </w:rPr>
        <w:t>[36]</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9D2820">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[37]","plainTextFormattedCitation":"[37]","previouslyFormattedCitation":"[37]"},"properties":{"noteIndex":0},"schema":"https://github.com/citation-style-language/schema/raw/master/csl-citation.json"}</w:instrText>
      </w:r>
      <w:r w:rsidR="00D71E3D" w:rsidRPr="007F03EF">
        <w:fldChar w:fldCharType="separate"/>
      </w:r>
      <w:r w:rsidR="009D2820" w:rsidRPr="009D2820">
        <w:rPr>
          <w:noProof/>
        </w:rPr>
        <w:t>[37]</w:t>
      </w:r>
      <w:r w:rsidR="00D71E3D" w:rsidRPr="007F03EF">
        <w:fldChar w:fldCharType="end"/>
      </w:r>
      <w:r w:rsidR="000044AF" w:rsidRPr="007F03EF">
        <w:t xml:space="preserve"> el algoritmo </w:t>
      </w:r>
      <w:proofErr w:type="spellStart"/>
      <w:r w:rsidR="000044AF" w:rsidRPr="000A2DE0">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0A2DE0">
        <w:t>Hyperband</w:t>
      </w:r>
      <w:proofErr w:type="spellEnd"/>
      <w:r w:rsidR="00D71E3D" w:rsidRPr="007F03EF">
        <w:t xml:space="preserve"> es 5 a 30 veces más rápido que los algoritmos de  Optimización Bayesiana</w:t>
      </w:r>
      <w:r w:rsidR="007F03EF"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7F03EF" w:rsidRPr="007F03EF">
        <w:fldChar w:fldCharType="separate"/>
      </w:r>
      <w:r w:rsidR="009D2820" w:rsidRPr="009D2820">
        <w:rPr>
          <w:noProof/>
        </w:rPr>
        <w:t>[35]</w:t>
      </w:r>
      <w:r w:rsidR="007F03EF" w:rsidRPr="007F03EF">
        <w:fldChar w:fldCharType="end"/>
      </w:r>
      <w:r w:rsidR="00D71E3D" w:rsidRPr="007F03EF">
        <w:t>.</w:t>
      </w:r>
    </w:p>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1" w:name="_Toc198115973"/>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61"/>
    </w:p>
    <w:p w14:paraId="6AFEA9A0" w14:textId="77777777" w:rsidR="0024281C" w:rsidRDefault="0024281C" w:rsidP="0024281C"/>
    <w:p w14:paraId="3D63E3FC" w14:textId="09504B98" w:rsidR="0024281C" w:rsidRDefault="0024281C" w:rsidP="00C22747">
      <w:pPr>
        <w:jc w:val="both"/>
      </w:pPr>
      <w:r>
        <w:t>La detención temprana es una configuración que sirve para cortar el entrenamiento de manera temprana</w:t>
      </w:r>
      <w:r w:rsidR="003D510F">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3D510F">
        <w:fldChar w:fldCharType="separate"/>
      </w:r>
      <w:r w:rsidR="009D2820" w:rsidRPr="009D2820">
        <w:rPr>
          <w:noProof/>
        </w:rPr>
        <w:t>[38]</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7D85A7A2" w:rsidR="005C6958" w:rsidRDefault="005C6958" w:rsidP="00C22747">
      <w:pPr>
        <w:jc w:val="both"/>
      </w:pPr>
      <w:r>
        <w:t xml:space="preserve">En </w:t>
      </w:r>
      <w:r w:rsidR="00386AF5">
        <w:t>el</w:t>
      </w:r>
      <w:r>
        <w:t xml:space="preserve"> </w:t>
      </w:r>
      <w:r w:rsidR="00B804B3">
        <w:rPr>
          <w:color w:val="000000"/>
        </w:rPr>
        <w:t xml:space="preserve">trabajo de </w:t>
      </w:r>
      <w:proofErr w:type="spellStart"/>
      <w:r w:rsidR="00B804B3">
        <w:rPr>
          <w:color w:val="000000"/>
        </w:rPr>
        <w:t>Baghbanpourasl</w:t>
      </w:r>
      <w:proofErr w:type="spellEnd"/>
      <w:r w:rsidR="00B804B3">
        <w:rPr>
          <w:color w:val="000000"/>
        </w:rPr>
        <w:fldChar w:fldCharType="begin" w:fldLock="1"/>
      </w:r>
      <w:r w:rsidR="00B804B3">
        <w:rPr>
          <w:color w:val="000000"/>
        </w:rPr>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B804B3">
        <w:rPr>
          <w:color w:val="000000"/>
        </w:rPr>
        <w:fldChar w:fldCharType="separate"/>
      </w:r>
      <w:r w:rsidR="00B804B3" w:rsidRPr="00B804B3">
        <w:rPr>
          <w:noProof/>
          <w:color w:val="000000"/>
        </w:rPr>
        <w:t>[38]</w:t>
      </w:r>
      <w:r w:rsidR="00B804B3">
        <w:rPr>
          <w:color w:val="000000"/>
        </w:rPr>
        <w:fldChar w:fldCharType="end"/>
      </w:r>
      <w:r>
        <w:t xml:space="preserve"> </w:t>
      </w:r>
      <w:r w:rsidR="00B804B3">
        <w:t xml:space="preserve">se menciona el uso de la detención temprana para evitar el sobre entrenamiento, además </w:t>
      </w:r>
      <w:r w:rsidR="00B804B3">
        <w:rPr>
          <w:color w:val="000000"/>
        </w:rPr>
        <w:t xml:space="preserve">en la propuesta de </w:t>
      </w:r>
      <w:proofErr w:type="spellStart"/>
      <w:r w:rsidR="00B804B3">
        <w:rPr>
          <w:color w:val="000000"/>
        </w:rPr>
        <w:t>Tourille</w:t>
      </w:r>
      <w:proofErr w:type="spellEnd"/>
      <w:r w:rsidR="00B804B3">
        <w:fldChar w:fldCharType="begin" w:fldLock="1"/>
      </w:r>
      <w:r w:rsidR="00FC09B1">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[39]","plainTextFormattedCitation":"[39]","previouslyFormattedCitation":"[39]"},"properties":{"noteIndex":0},"schema":"https://github.com/citation-style-language/schema/raw/master/csl-citation.json"}</w:instrText>
      </w:r>
      <w:r w:rsidR="00B804B3">
        <w:fldChar w:fldCharType="separate"/>
      </w:r>
      <w:r w:rsidR="00B804B3" w:rsidRPr="00B804B3">
        <w:rPr>
          <w:noProof/>
        </w:rPr>
        <w:t>[39]</w:t>
      </w:r>
      <w:r w:rsidR="00B804B3">
        <w:fldChar w:fldCharType="end"/>
      </w:r>
      <w:r w:rsidR="00B804B3" w:rsidRPr="00B804B3">
        <w:rPr>
          <w:color w:val="000000"/>
        </w:rPr>
        <w:t xml:space="preserve"> </w:t>
      </w:r>
      <w:r w:rsidR="00B804B3">
        <w:rPr>
          <w:color w:val="000000"/>
        </w:rPr>
        <w:t>se menciona el uso de una detención temprana de 10</w:t>
      </w:r>
      <w:r w:rsidR="003D510F">
        <w:t>.</w:t>
      </w:r>
    </w:p>
    <w:p w14:paraId="03D0F6CA" w14:textId="77777777" w:rsidR="00B804B3" w:rsidRDefault="00B804B3" w:rsidP="00C22747">
      <w:pPr>
        <w:jc w:val="both"/>
      </w:pPr>
    </w:p>
    <w:p w14:paraId="44026F29" w14:textId="705144AF" w:rsidR="00D46505" w:rsidRDefault="00D46505" w:rsidP="00D46505">
      <w:pPr>
        <w:pStyle w:val="Ttulo3"/>
        <w:numPr>
          <w:ilvl w:val="0"/>
          <w:numId w:val="13"/>
        </w:numPr>
        <w:ind w:left="284"/>
      </w:pPr>
      <w:bookmarkStart w:id="62" w:name="_Toc198115974"/>
      <w:proofErr w:type="spellStart"/>
      <w:r>
        <w:t>G</w:t>
      </w:r>
      <w:r w:rsidRPr="00D46505">
        <w:t>ithub</w:t>
      </w:r>
      <w:bookmarkEnd w:id="62"/>
      <w:proofErr w:type="spellEnd"/>
    </w:p>
    <w:p w14:paraId="32339B08" w14:textId="77777777" w:rsidR="000F5A9B" w:rsidRPr="000F5A9B" w:rsidRDefault="000F5A9B" w:rsidP="000F5A9B"/>
    <w:p w14:paraId="5D6EA10C" w14:textId="1F0C9D1D" w:rsidR="00687FE7" w:rsidRDefault="008E36D9" w:rsidP="00C22747">
      <w:pPr>
        <w:jc w:val="both"/>
      </w:pPr>
      <w:proofErr w:type="spellStart"/>
      <w:r>
        <w:t>Github</w:t>
      </w:r>
      <w:proofErr w:type="spellEnd"/>
      <w:r>
        <w:t xml:space="preserve">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2925F9">
        <w:fldChar w:fldCharType="separate"/>
      </w:r>
      <w:r w:rsidR="009D2820" w:rsidRPr="009D2820">
        <w:rPr>
          <w:noProof/>
        </w:rPr>
        <w:t>[31]</w:t>
      </w:r>
      <w:r w:rsidR="002925F9">
        <w:fldChar w:fldCharType="end"/>
      </w:r>
      <w:r>
        <w:t>.</w:t>
      </w:r>
    </w:p>
    <w:p w14:paraId="21C13A08" w14:textId="70EF1634" w:rsidR="004004F8" w:rsidRDefault="004004F8">
      <w:pPr>
        <w:spacing w:after="160" w:line="259" w:lineRule="auto"/>
        <w:rPr>
          <w:rFonts w:eastAsiaTheme="majorEastAsia"/>
        </w:rPr>
      </w:pPr>
    </w:p>
    <w:p w14:paraId="10A5576A" w14:textId="549B9DFF" w:rsidR="00033C01" w:rsidRDefault="00033C01" w:rsidP="00033C01">
      <w:pPr>
        <w:pStyle w:val="Ttulo2"/>
      </w:pPr>
      <w:bookmarkStart w:id="63" w:name="_Toc198115975"/>
      <w:r>
        <w:t>4.3 Comprensión de los datos</w:t>
      </w:r>
      <w:bookmarkEnd w:id="63"/>
    </w:p>
    <w:p w14:paraId="306E183D" w14:textId="77777777" w:rsidR="00033C01" w:rsidRDefault="00033C01" w:rsidP="00033C01">
      <w:pPr>
        <w:rPr>
          <w:rFonts w:eastAsiaTheme="majorEastAsia"/>
        </w:rPr>
      </w:pPr>
    </w:p>
    <w:p w14:paraId="273EFC48" w14:textId="4159E3CF"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w:t>
      </w:r>
      <w:r w:rsidR="00274D01">
        <w:t>mismos</w:t>
      </w:r>
      <w:r w:rsidR="00274D01" w:rsidRPr="00274D01">
        <w:t>, es decir</w:t>
      </w:r>
      <w:r w:rsidR="00274D01">
        <w:t>,</w:t>
      </w:r>
      <w:r w:rsidR="00274D01" w:rsidRPr="00274D01">
        <w:t xml:space="preserve"> reconocer y entender su significado en el contexto. Luego sigue</w:t>
      </w:r>
      <w:r w:rsidR="00274D01">
        <w:t xml:space="preserve"> </w:t>
      </w:r>
      <w:r w:rsidRPr="00960A1C">
        <w:t>identificar problemas de calidad de los datos,</w:t>
      </w:r>
      <w:r w:rsidR="00274D01">
        <w:t xml:space="preserve"> </w:t>
      </w:r>
      <w:r w:rsidR="00274D01" w:rsidRPr="00274D01">
        <w:t>y finalmente</w:t>
      </w:r>
      <w:r w:rsidRPr="00960A1C">
        <w:t xml:space="preserve"> descubrir los </w:t>
      </w:r>
      <w:r w:rsidR="00274D01" w:rsidRPr="00274D01">
        <w:t>conocimientos que se puedan extraer de ellos</w:t>
      </w:r>
      <w:r w:rsidR="00274D01">
        <w:t xml:space="preserve"> </w:t>
      </w:r>
      <w:r>
        <w:fldChar w:fldCharType="begin" w:fldLock="1"/>
      </w:r>
      <w:r w:rsidR="009D2820">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[40]","plainTextFormattedCitation":"[40]","previouslyFormattedCitation":"[40]"},"properties":{"noteIndex":0},"schema":"https://github.com/citation-style-language/schema/raw/master/csl-citation.json"}</w:instrText>
      </w:r>
      <w:r>
        <w:fldChar w:fldCharType="separate"/>
      </w:r>
      <w:r w:rsidR="009D2820" w:rsidRPr="009D2820">
        <w:rPr>
          <w:noProof/>
        </w:rPr>
        <w:t>[40]</w:t>
      </w:r>
      <w:r>
        <w:fldChar w:fldCharType="end"/>
      </w:r>
      <w:r>
        <w:t>.</w:t>
      </w:r>
    </w:p>
    <w:p w14:paraId="51A2CCDE" w14:textId="77B0D3F6" w:rsidR="00033C01" w:rsidRDefault="00033C01" w:rsidP="00033C01">
      <w:pPr>
        <w:pStyle w:val="Ttulo3"/>
      </w:pPr>
      <w:bookmarkStart w:id="64" w:name="_Toc198115976"/>
      <w:r>
        <w:lastRenderedPageBreak/>
        <w:t>4.3.1 Recolección de datos iniciales</w:t>
      </w:r>
      <w:bookmarkEnd w:id="64"/>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26"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7"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8"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AB6E94" w:rsidP="00033C01">
            <w:hyperlink r:id="rId29"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AB6E94" w:rsidP="00033C01">
            <w:hyperlink r:id="rId30"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AB6E94" w:rsidP="00033C01">
            <w:hyperlink r:id="rId31"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5" w:name="_Toc198116000"/>
      <w:r w:rsidRPr="00417A28">
        <w:t>Tabla</w:t>
      </w:r>
      <w:r w:rsidR="00703FF0" w:rsidRPr="00417A28">
        <w:t xml:space="preserve"> 1</w:t>
      </w:r>
      <w:r w:rsidRPr="00417A28">
        <w:t xml:space="preserve"> de datos de </w:t>
      </w:r>
      <w:r w:rsidRPr="00417A28">
        <w:rPr>
          <w:i/>
        </w:rPr>
        <w:t xml:space="preserve">Universal </w:t>
      </w:r>
      <w:proofErr w:type="spellStart"/>
      <w:r w:rsidRPr="00417A28">
        <w:rPr>
          <w:i/>
        </w:rPr>
        <w:t>Analytics</w:t>
      </w:r>
      <w:bookmarkEnd w:id="65"/>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AB6E94" w:rsidP="008E7FD2">
            <w:hyperlink r:id="rId32"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AB6E94" w:rsidP="008E7FD2">
            <w:hyperlink r:id="rId33"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AB6E94" w:rsidP="008E7FD2">
            <w:hyperlink r:id="rId34"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6" w:name="_Toc198116001"/>
      <w:r>
        <w:lastRenderedPageBreak/>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bookmarkEnd w:id="66"/>
    </w:p>
    <w:p w14:paraId="05DA3D11" w14:textId="77777777" w:rsidR="008E7FD2" w:rsidRDefault="008E7FD2" w:rsidP="00033C01"/>
    <w:p w14:paraId="13218992" w14:textId="6796D62B" w:rsidR="005E390E" w:rsidRDefault="005E390E" w:rsidP="00F252E0">
      <w:pPr>
        <w:jc w:val="both"/>
      </w:pPr>
      <w:r>
        <w:t>Para poder descargar los datos</w:t>
      </w:r>
      <w:r w:rsidR="00B51186">
        <w:t xml:space="preserve"> se conecta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w:t>
      </w:r>
      <w:r w:rsidR="00B51186">
        <w:t>a partir de allí se transfieren</w:t>
      </w:r>
      <w:r>
        <w:t xml:space="preserve"> los datos a tablas en </w:t>
      </w:r>
      <w:proofErr w:type="spellStart"/>
      <w:r w:rsidRPr="00E501A8">
        <w:rPr>
          <w:i/>
        </w:rPr>
        <w:t>Looker</w:t>
      </w:r>
      <w:proofErr w:type="spellEnd"/>
      <w:r w:rsidRPr="00E501A8">
        <w:rPr>
          <w:i/>
        </w:rPr>
        <w:t xml:space="preserve"> Studio</w:t>
      </w:r>
      <w:r>
        <w:t xml:space="preserve"> y posteriormente </w:t>
      </w:r>
      <w:r w:rsidR="00B51186">
        <w:t>se descargan</w:t>
      </w:r>
      <w:r>
        <w:t xml:space="preserve"> los datos en archivos CSV.</w:t>
      </w:r>
    </w:p>
    <w:p w14:paraId="308B7266" w14:textId="1F33C786" w:rsidR="00370B0D" w:rsidRDefault="00370B0D">
      <w:pPr>
        <w:spacing w:after="160" w:line="259" w:lineRule="auto"/>
      </w:pPr>
    </w:p>
    <w:p w14:paraId="26FBC2CC" w14:textId="4E296230" w:rsidR="005E390E" w:rsidRDefault="005E390E" w:rsidP="005E390E">
      <w:pPr>
        <w:pStyle w:val="Ttulo3"/>
      </w:pPr>
      <w:bookmarkStart w:id="67" w:name="_Toc198115977"/>
      <w:r>
        <w:t xml:space="preserve">4.3.2 </w:t>
      </w:r>
      <w:r w:rsidRPr="005E390E">
        <w:t>Preparación de los datos</w:t>
      </w:r>
      <w:bookmarkEnd w:id="67"/>
    </w:p>
    <w:p w14:paraId="2C0766EE" w14:textId="319A6BCA" w:rsidR="005E390E" w:rsidRDefault="005E390E" w:rsidP="00202082">
      <w:pPr>
        <w:jc w:val="both"/>
      </w:pPr>
      <w:r>
        <w:t>Identificando algunos problemas de calidad de los datos</w:t>
      </w:r>
      <w:r w:rsidR="002C0360">
        <w:t>,</w:t>
      </w:r>
      <w:r>
        <w:t xml:space="preserve"> la página web </w:t>
      </w:r>
      <w:hyperlink r:id="rId35"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00BA76A5">
        <w:t xml:space="preserve">, por lo </w:t>
      </w:r>
      <w:r w:rsidR="00CE5E38">
        <w:t>tanto se</w:t>
      </w:r>
      <w:r w:rsidR="00BA76A5">
        <w:t xml:space="preserve"> </w:t>
      </w:r>
      <w:r w:rsidRPr="009A2AF1">
        <w:t>descarta este conjunto de datos.</w:t>
      </w:r>
    </w:p>
    <w:p w14:paraId="10B39120" w14:textId="7143ABB7" w:rsidR="00F221FF" w:rsidRDefault="00B87D66" w:rsidP="00202082">
      <w:pPr>
        <w:jc w:val="both"/>
      </w:pPr>
      <w:r>
        <w:rPr>
          <w:noProof/>
        </w:rPr>
        <w:drawing>
          <wp:inline distT="0" distB="0" distL="0" distR="0" wp14:anchorId="2FAD1D88" wp14:editId="3C99BF10">
            <wp:extent cx="5219700" cy="4133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4133850"/>
                    </a:xfrm>
                    <a:prstGeom prst="rect">
                      <a:avLst/>
                    </a:prstGeom>
                    <a:noFill/>
                    <a:ln>
                      <a:noFill/>
                    </a:ln>
                  </pic:spPr>
                </pic:pic>
              </a:graphicData>
            </a:graphic>
          </wp:inline>
        </w:drawing>
      </w:r>
    </w:p>
    <w:p w14:paraId="5691F845" w14:textId="353A4723" w:rsidR="0001629D" w:rsidRDefault="0001629D" w:rsidP="0001629D">
      <w:pPr>
        <w:pStyle w:val="Figuras"/>
      </w:pPr>
      <w:bookmarkStart w:id="68" w:name="_Toc198116026"/>
      <w:r w:rsidRPr="00DD6AB6">
        <w:t xml:space="preserve">Figura 4: Diagrama de Flujo del </w:t>
      </w:r>
      <w:r w:rsidR="00DD6AB6" w:rsidRPr="00DD6AB6">
        <w:t>Pre procesamiento</w:t>
      </w:r>
      <w:bookmarkEnd w:id="68"/>
    </w:p>
    <w:p w14:paraId="65C76D2B" w14:textId="061B38C2" w:rsidR="00D31E85" w:rsidRDefault="0020728D" w:rsidP="008A060D">
      <w:pPr>
        <w:jc w:val="both"/>
        <w:rPr>
          <w:color w:val="000000"/>
        </w:rPr>
      </w:pPr>
      <w:r>
        <w:rPr>
          <w:color w:val="000000"/>
        </w:rPr>
        <w:t xml:space="preserve">Lo siguiente que se procede a realizar, comenzando por la página web </w:t>
      </w:r>
      <w:hyperlink r:id="rId37" w:history="1">
        <w:r>
          <w:rPr>
            <w:rStyle w:val="Hipervnculo"/>
            <w:rFonts w:eastAsiaTheme="majorEastAsia"/>
            <w:color w:val="0563C1"/>
          </w:rPr>
          <w:t>https://transmedia.unam.edu.ar/</w:t>
        </w:r>
      </w:hyperlink>
      <w:r>
        <w:rPr>
          <w:color w:val="000000"/>
        </w:rPr>
        <w:t xml:space="preserve">  se descargan los datos en archivos CSV del </w:t>
      </w:r>
      <w:proofErr w:type="spellStart"/>
      <w:r>
        <w:rPr>
          <w:i/>
          <w:iCs/>
          <w:color w:val="000000"/>
        </w:rPr>
        <w:t>Looker</w:t>
      </w:r>
      <w:proofErr w:type="spellEnd"/>
      <w:r>
        <w:rPr>
          <w:i/>
          <w:iCs/>
          <w:color w:val="000000"/>
        </w:rPr>
        <w:t xml:space="preserve"> </w:t>
      </w:r>
      <w:r>
        <w:rPr>
          <w:i/>
          <w:iCs/>
          <w:color w:val="000000"/>
        </w:rPr>
        <w:lastRenderedPageBreak/>
        <w:t>Studio</w:t>
      </w:r>
      <w:r>
        <w:rPr>
          <w:color w:val="000000"/>
        </w:rPr>
        <w:t xml:space="preserve"> de UA, son 5 archivos CSV que se procede a unificar en un solo archivo a través de código en Python.</w:t>
      </w:r>
    </w:p>
    <w:p w14:paraId="528F2D19" w14:textId="0E768812" w:rsidR="000C4FB4" w:rsidRDefault="000C4FB4" w:rsidP="00202082">
      <w:pPr>
        <w:jc w:val="both"/>
      </w:pPr>
      <w:r>
        <w:t>Se descargan los siguientes datos</w:t>
      </w:r>
      <w:r w:rsidR="0028002D">
        <w:t xml:space="preserve"> en 5 archivos CSV</w:t>
      </w:r>
      <w:r>
        <w:t>:</w:t>
      </w:r>
    </w:p>
    <w:p w14:paraId="65D00E9F" w14:textId="77777777" w:rsidR="009A2AF1" w:rsidRDefault="009A2AF1" w:rsidP="00202082">
      <w:pPr>
        <w:jc w:val="both"/>
      </w:pPr>
    </w:p>
    <w:p w14:paraId="5351EA12" w14:textId="28126854"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w:t>
      </w:r>
      <w:r w:rsidR="002C0360">
        <w:t>ú</w:t>
      </w:r>
      <w:r>
        <w:t>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7DA5EF58" w:rsidR="000C4FB4" w:rsidRDefault="00D31E85" w:rsidP="00202082">
      <w:pPr>
        <w:jc w:val="both"/>
      </w:pPr>
      <w:r>
        <w:rPr>
          <w:color w:val="000000"/>
        </w:rPr>
        <w:t>A continuación se transforman</w:t>
      </w:r>
      <w:r>
        <w:t xml:space="preserve"> </w:t>
      </w:r>
      <w:r w:rsidR="000C4FB4">
        <w:t>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rsidR="000C4FB4">
        <w:t xml:space="preserve"> para obtener las columnas del </w:t>
      </w:r>
      <w:proofErr w:type="spellStart"/>
      <w:r w:rsidR="000C4FB4"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F252E0">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D5D2897" w:rsidR="00396C45" w:rsidRDefault="00396C45" w:rsidP="00202082">
      <w:pPr>
        <w:spacing w:after="160" w:line="259" w:lineRule="auto"/>
        <w:jc w:val="both"/>
      </w:pPr>
    </w:p>
    <w:p w14:paraId="53120345" w14:textId="102E56DF" w:rsidR="00396C45" w:rsidRDefault="00396C45" w:rsidP="00202082">
      <w:pPr>
        <w:jc w:val="both"/>
      </w:pPr>
      <w:r>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lastRenderedPageBreak/>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4BB61894"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B38B5">
        <w:instrText>ADDIN CSL_CITATION {"citationItems":[{"id":"ITEM-1","itemData":{"URL":"https://support.google.com/analytics/answer/6010097","accessed":{"date-parts":[["2024","2","7"]]},"author":[{"dropping-particle":"","family":"Google Lcc","given":"","non-dropping-particle":"","parse-names":false,"suffix":""}],"id":"ITEM-1","issued":{"date-parts":[["0"]]},"title":"[UA] Información sobre las agrupaciones de canales","type":"webpage"},"uris":["http://www.mendeley.com/documents/?uuid=151fc5bc-149e-4ef7-b9a0-b51885220a14"]}],"mendeley":{"formattedCitation":"[41]","plainTextFormattedCitation":"[41]","previouslyFormattedCitation":"[41]"},"properties":{"noteIndex":0},"schema":"https://github.com/citation-style-language/schema/raw/master/csl-citation.json"}</w:instrText>
      </w:r>
      <w:r w:rsidR="00CD7FDC">
        <w:fldChar w:fldCharType="separate"/>
      </w:r>
      <w:r w:rsidR="009D2820" w:rsidRPr="009D2820">
        <w:rPr>
          <w:noProof/>
        </w:rPr>
        <w:t>[41]</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08BA40BB"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B38B5">
        <w:instrText>ADDIN CSL_CITATION {"citationItems":[{"id":"ITEM-1","itemData":{"URL":"https://support.google.com/analytics/answer/12980150","accessed":{"date-parts":[["2023","2","7"]]},"author":[{"dropping-particle":"","family":"Google Lcc","given":"","non-dropping-particle":"","parse-names":false,"suffix":""}],"id":"ITEM-1","issued":{"date-parts":[["0"]]},"title":"[GA4] Informe \"Detalles de la tecnología\"","type":"webpage"},"uris":["http://www.mendeley.com/documents/?uuid=d4a1ede2-47e6-4ddb-af8f-d12cc768859d"]}],"mendeley":{"formattedCitation":"[42]","plainTextFormattedCitation":"[42]","previouslyFormattedCitation":"[42]"},"properties":{"noteIndex":0},"schema":"https://github.com/citation-style-language/schema/raw/master/csl-citation.json"}</w:instrText>
      </w:r>
      <w:r w:rsidR="00B84D89">
        <w:fldChar w:fldCharType="separate"/>
      </w:r>
      <w:r w:rsidR="009D2820" w:rsidRPr="009D2820">
        <w:rPr>
          <w:noProof/>
        </w:rPr>
        <w:t>[42]</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4AA6B268" w14:textId="626465B3" w:rsidR="004C44FE" w:rsidRPr="00396C45" w:rsidRDefault="00A31F16" w:rsidP="002E7AFC">
      <w:pPr>
        <w:jc w:val="both"/>
      </w:pPr>
      <w:r>
        <w:lastRenderedPageBreak/>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r w:rsidR="002E7AFC">
        <w:t xml:space="preserve"> El proceso se continuó usando Google </w:t>
      </w:r>
      <w:proofErr w:type="spellStart"/>
      <w:r w:rsidR="002E7AFC">
        <w:t>Colaboratory</w:t>
      </w:r>
      <w:proofErr w:type="spellEnd"/>
      <w:r w:rsidR="002E7AFC">
        <w:t xml:space="preserve"> en Google Drive.</w:t>
      </w:r>
    </w:p>
    <w:p w14:paraId="1A0B0418" w14:textId="3AB72765" w:rsidR="00D55B4B" w:rsidRDefault="00FA1763" w:rsidP="00D55B4B">
      <w:pPr>
        <w:pStyle w:val="Ttulo3"/>
      </w:pPr>
      <w:bookmarkStart w:id="69" w:name="_Toc198115978"/>
      <w:r>
        <w:t xml:space="preserve">4.3.4 </w:t>
      </w:r>
      <w:r w:rsidR="00D55B4B">
        <w:t>Detección de Anomalías</w:t>
      </w:r>
      <w:bookmarkEnd w:id="69"/>
    </w:p>
    <w:p w14:paraId="1B4BD9BD" w14:textId="77777777" w:rsidR="00D8103E" w:rsidRPr="00D8103E" w:rsidRDefault="00D8103E" w:rsidP="00D8103E"/>
    <w:p w14:paraId="4ABAAD3C" w14:textId="224AAADC"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9D2820">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[43]","plainTextFormattedCitation":"[43]","previouslyFormattedCitation":"[43]"},"properties":{"noteIndex":0},"schema":"https://github.com/citation-style-language/schema/raw/master/csl-citation.json"}</w:instrText>
      </w:r>
      <w:r w:rsidR="00E32A06">
        <w:rPr>
          <w:rFonts w:eastAsiaTheme="majorEastAsia"/>
        </w:rPr>
        <w:fldChar w:fldCharType="separate"/>
      </w:r>
      <w:r w:rsidR="009D2820" w:rsidRPr="009D2820">
        <w:rPr>
          <w:rFonts w:eastAsiaTheme="majorEastAsia"/>
          <w:noProof/>
        </w:rPr>
        <w:t>[43]</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9AACBC9" w:rsidR="00CE4790" w:rsidRDefault="0001629D" w:rsidP="00D70163">
      <w:pPr>
        <w:pStyle w:val="Figuras"/>
        <w:rPr>
          <w:rFonts w:eastAsiaTheme="majorEastAsia"/>
        </w:rPr>
      </w:pPr>
      <w:bookmarkStart w:id="70" w:name="_Toc198116027"/>
      <w:r>
        <w:rPr>
          <w:rFonts w:eastAsiaTheme="majorEastAsia"/>
        </w:rPr>
        <w:t>Figura 5</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r w:rsidR="009C1EFE">
        <w:rPr>
          <w:rFonts w:eastAsiaTheme="majorEastAsia"/>
        </w:rPr>
        <w:t xml:space="preserve">TUM </w:t>
      </w:r>
      <w:proofErr w:type="spellStart"/>
      <w:r w:rsidR="00343EBF">
        <w:rPr>
          <w:rFonts w:eastAsiaTheme="majorEastAsia"/>
        </w:rPr>
        <w:t>Transmedia</w:t>
      </w:r>
      <w:proofErr w:type="spellEnd"/>
      <w:r w:rsidR="00703FF0">
        <w:rPr>
          <w:rFonts w:eastAsiaTheme="majorEastAsia"/>
        </w:rPr>
        <w:t>.</w:t>
      </w:r>
      <w:bookmarkEnd w:id="70"/>
    </w:p>
    <w:p w14:paraId="7A32AC32" w14:textId="77777777" w:rsidR="004254D0" w:rsidRDefault="004254D0" w:rsidP="00CE4790">
      <w:pPr>
        <w:jc w:val="center"/>
        <w:rPr>
          <w:rFonts w:eastAsiaTheme="majorEastAsia"/>
        </w:rPr>
      </w:pPr>
    </w:p>
    <w:p w14:paraId="13830B73" w14:textId="4EE5D294" w:rsidR="00064DB1" w:rsidRDefault="004254D0" w:rsidP="00202082">
      <w:pPr>
        <w:jc w:val="both"/>
        <w:rPr>
          <w:rFonts w:eastAsiaTheme="majorEastAsia"/>
        </w:rPr>
      </w:pPr>
      <w:r>
        <w:rPr>
          <w:rFonts w:eastAsiaTheme="majorEastAsia"/>
        </w:rPr>
        <w:lastRenderedPageBreak/>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el proceso de limpieza de los datos de </w:t>
      </w:r>
      <w:r w:rsidR="009C1EFE">
        <w:rPr>
          <w:rFonts w:eastAsiaTheme="majorEastAsia"/>
        </w:rPr>
        <w:t xml:space="preserve">TUM </w:t>
      </w:r>
      <w:proofErr w:type="spellStart"/>
      <w:r>
        <w:rPr>
          <w:rFonts w:eastAsiaTheme="majorEastAsia"/>
        </w:rPr>
        <w:t>Transmedia</w:t>
      </w:r>
      <w:proofErr w:type="spellEnd"/>
      <w:r>
        <w:rPr>
          <w:rFonts w:eastAsiaTheme="majorEastAsia"/>
        </w:rPr>
        <w:t>.</w:t>
      </w:r>
      <w:r w:rsidR="00064DB1">
        <w:rPr>
          <w:rFonts w:eastAsiaTheme="majorEastAsia"/>
        </w:rPr>
        <w:t xml:space="preserve"> En la figura </w:t>
      </w:r>
      <w:r w:rsidR="00D31E85">
        <w:rPr>
          <w:rFonts w:eastAsiaTheme="majorEastAsia"/>
        </w:rPr>
        <w:t>5</w:t>
      </w:r>
      <w:r w:rsidR="00064DB1">
        <w:rPr>
          <w:rFonts w:eastAsiaTheme="majorEastAsia"/>
        </w:rPr>
        <w:t xml:space="preserve">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6ABAA5EB" w:rsidR="004254D0" w:rsidRDefault="00573745" w:rsidP="00202082">
      <w:pPr>
        <w:jc w:val="both"/>
        <w:rPr>
          <w:rFonts w:eastAsiaTheme="majorEastAsia"/>
        </w:rPr>
      </w:pPr>
      <w:r>
        <w:rPr>
          <w:rFonts w:eastAsiaTheme="majorEastAsia"/>
        </w:rPr>
        <w:t xml:space="preserve">En el </w:t>
      </w:r>
      <w:r w:rsidR="007F03EF">
        <w:t xml:space="preserve">documento </w:t>
      </w:r>
      <w:r>
        <w:rPr>
          <w:rFonts w:eastAsiaTheme="majorEastAsia"/>
        </w:rPr>
        <w:fldChar w:fldCharType="begin" w:fldLock="1"/>
      </w:r>
      <w:r w:rsidR="009D2820">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[44]","plainTextFormattedCitation":"[44]","previouslyFormattedCitation":"[44]"},"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[44]</w:t>
      </w:r>
      <w:r>
        <w:rPr>
          <w:rFonts w:eastAsiaTheme="majorEastAsia"/>
        </w:rPr>
        <w:fldChar w:fldCharType="end"/>
      </w:r>
      <w:r>
        <w:rPr>
          <w:rFonts w:eastAsiaTheme="majorEastAsia"/>
        </w:rPr>
        <w:t xml:space="preserve"> que trata sobre </w:t>
      </w:r>
      <w:proofErr w:type="spellStart"/>
      <w:r w:rsidRPr="00D31E85">
        <w:rPr>
          <w:rFonts w:eastAsiaTheme="majorEastAsia"/>
          <w:i/>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4C04ABBA" w:rsidR="00E11316" w:rsidRDefault="0001629D" w:rsidP="00D70163">
      <w:pPr>
        <w:pStyle w:val="Figuras"/>
        <w:rPr>
          <w:rFonts w:eastAsiaTheme="majorEastAsia"/>
        </w:rPr>
      </w:pPr>
      <w:bookmarkStart w:id="71" w:name="_Toc198116028"/>
      <w:r>
        <w:rPr>
          <w:rFonts w:eastAsiaTheme="majorEastAsia"/>
        </w:rPr>
        <w:t>Figura 6</w:t>
      </w:r>
      <w:r w:rsidR="00E11316">
        <w:rPr>
          <w:rFonts w:eastAsiaTheme="majorEastAsia"/>
        </w:rPr>
        <w:t>: Gr</w:t>
      </w:r>
      <w:r w:rsidR="00FA1968">
        <w:rPr>
          <w:rFonts w:eastAsiaTheme="majorEastAsia"/>
        </w:rPr>
        <w:t>á</w:t>
      </w:r>
      <w:r w:rsidR="00E11316">
        <w:rPr>
          <w:rFonts w:eastAsiaTheme="majorEastAsia"/>
        </w:rPr>
        <w:t xml:space="preserve">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00E11316" w:rsidRPr="00E64D8C">
        <w:rPr>
          <w:rFonts w:eastAsiaTheme="majorEastAsia"/>
          <w:i/>
        </w:rPr>
        <w:t>dataframe</w:t>
      </w:r>
      <w:proofErr w:type="spellEnd"/>
      <w:r w:rsidR="00E11316">
        <w:rPr>
          <w:rFonts w:eastAsiaTheme="majorEastAsia"/>
        </w:rPr>
        <w:t xml:space="preserve"> de </w:t>
      </w:r>
      <w:r w:rsidR="009C1EFE">
        <w:rPr>
          <w:rFonts w:eastAsiaTheme="majorEastAsia"/>
        </w:rPr>
        <w:t xml:space="preserve">TUM </w:t>
      </w:r>
      <w:proofErr w:type="spellStart"/>
      <w:r w:rsidR="00E11316">
        <w:rPr>
          <w:rFonts w:eastAsiaTheme="majorEastAsia"/>
        </w:rPr>
        <w:t>Transmedia</w:t>
      </w:r>
      <w:proofErr w:type="spellEnd"/>
      <w:r w:rsidR="00E11316">
        <w:rPr>
          <w:rFonts w:eastAsiaTheme="majorEastAsia"/>
        </w:rPr>
        <w:t>.</w:t>
      </w:r>
      <w:bookmarkEnd w:id="71"/>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796D5873" w:rsidR="00E11316" w:rsidRDefault="0001629D" w:rsidP="0064646C">
      <w:pPr>
        <w:pStyle w:val="Figuras"/>
        <w:rPr>
          <w:rFonts w:eastAsiaTheme="majorEastAsia"/>
        </w:rPr>
      </w:pPr>
      <w:bookmarkStart w:id="72" w:name="_Toc198116029"/>
      <w:r>
        <w:rPr>
          <w:rFonts w:eastAsiaTheme="majorEastAsia"/>
        </w:rPr>
        <w:t>Figura 7</w:t>
      </w:r>
      <w:r w:rsidR="004254D0">
        <w:rPr>
          <w:rFonts w:eastAsiaTheme="majorEastAsia"/>
        </w:rPr>
        <w:t xml:space="preserve">: </w:t>
      </w:r>
      <w:r w:rsidR="00FA1968">
        <w:rPr>
          <w:rFonts w:eastAsiaTheme="majorEastAsia"/>
        </w:rPr>
        <w:t xml:space="preserve">Gráfico </w:t>
      </w:r>
      <w:r w:rsidR="004254D0">
        <w:rPr>
          <w:rFonts w:eastAsiaTheme="majorEastAsia"/>
        </w:rPr>
        <w:t xml:space="preserve">de dispersión de </w:t>
      </w:r>
      <w:r w:rsidR="004254D0" w:rsidRPr="004254D0">
        <w:rPr>
          <w:rFonts w:eastAsiaTheme="majorEastAsia"/>
        </w:rPr>
        <w:t>Número de vistas de página</w:t>
      </w:r>
      <w:r w:rsidR="004254D0">
        <w:rPr>
          <w:rFonts w:eastAsiaTheme="majorEastAsia"/>
        </w:rPr>
        <w:t xml:space="preserve"> y Sesiones del </w:t>
      </w:r>
      <w:proofErr w:type="spellStart"/>
      <w:r w:rsidR="004254D0" w:rsidRPr="00E64D8C">
        <w:rPr>
          <w:rFonts w:eastAsiaTheme="majorEastAsia"/>
          <w:i/>
        </w:rPr>
        <w:t>dataframe</w:t>
      </w:r>
      <w:proofErr w:type="spellEnd"/>
      <w:r w:rsidR="004254D0">
        <w:rPr>
          <w:rFonts w:eastAsiaTheme="majorEastAsia"/>
        </w:rPr>
        <w:t xml:space="preserve"> de </w:t>
      </w:r>
      <w:r w:rsidR="009C1EFE">
        <w:rPr>
          <w:rFonts w:eastAsiaTheme="majorEastAsia"/>
        </w:rPr>
        <w:t xml:space="preserve">TUM </w:t>
      </w:r>
      <w:proofErr w:type="spellStart"/>
      <w:r w:rsidR="004254D0">
        <w:rPr>
          <w:rFonts w:eastAsiaTheme="majorEastAsia"/>
        </w:rPr>
        <w:t>Tr</w:t>
      </w:r>
      <w:r w:rsidR="00313D52">
        <w:rPr>
          <w:rFonts w:eastAsiaTheme="majorEastAsia"/>
        </w:rPr>
        <w:t>ansmedia</w:t>
      </w:r>
      <w:proofErr w:type="spellEnd"/>
      <w:r w:rsidR="004254D0">
        <w:rPr>
          <w:rFonts w:eastAsiaTheme="majorEastAsia"/>
        </w:rPr>
        <w:t>.</w:t>
      </w:r>
      <w:bookmarkEnd w:id="72"/>
    </w:p>
    <w:p w14:paraId="5E2ED8BC" w14:textId="08237269" w:rsidR="00801FB7" w:rsidRDefault="004254D0" w:rsidP="00944D8C">
      <w:pPr>
        <w:jc w:val="both"/>
        <w:rPr>
          <w:rFonts w:eastAsiaTheme="majorEastAsia"/>
        </w:rPr>
      </w:pPr>
      <w:r>
        <w:rPr>
          <w:rFonts w:eastAsiaTheme="majorEastAsia"/>
        </w:rPr>
        <w:t xml:space="preserve">En </w:t>
      </w:r>
      <w:r w:rsidR="008A060D">
        <w:rPr>
          <w:rFonts w:eastAsiaTheme="majorEastAsia"/>
        </w:rPr>
        <w:t>las</w:t>
      </w:r>
      <w:r>
        <w:rPr>
          <w:rFonts w:eastAsiaTheme="majorEastAsia"/>
        </w:rPr>
        <w:t xml:space="preserve"> </w:t>
      </w:r>
      <w:r w:rsidR="00331D18">
        <w:rPr>
          <w:rFonts w:eastAsiaTheme="majorEastAsia"/>
        </w:rPr>
        <w:t>f</w:t>
      </w:r>
      <w:r w:rsidR="008A060D">
        <w:rPr>
          <w:rFonts w:eastAsiaTheme="majorEastAsia"/>
        </w:rPr>
        <w:t xml:space="preserve">iguras 6 y 7 </w:t>
      </w:r>
      <w:r>
        <w:rPr>
          <w:rFonts w:eastAsiaTheme="majorEastAsia"/>
        </w:rPr>
        <w:t xml:space="preserve">en rojo aparecen los </w:t>
      </w:r>
      <w:proofErr w:type="spellStart"/>
      <w:r w:rsidRPr="00E64D8C">
        <w:rPr>
          <w:rFonts w:eastAsiaTheme="majorEastAsia"/>
          <w:i/>
        </w:rPr>
        <w:t>outliers</w:t>
      </w:r>
      <w:proofErr w:type="spellEnd"/>
      <w:r w:rsidR="00944D8C">
        <w:rPr>
          <w:rFonts w:eastAsiaTheme="majorEastAsia"/>
          <w:i/>
        </w:rPr>
        <w:t xml:space="preserve">, </w:t>
      </w:r>
      <w:r w:rsidR="00FA1968">
        <w:rPr>
          <w:rFonts w:eastAsiaTheme="majorEastAsia"/>
        </w:rPr>
        <w:t>se puede ver</w:t>
      </w:r>
      <w:r>
        <w:rPr>
          <w:rFonts w:eastAsiaTheme="majorEastAsia"/>
        </w:rPr>
        <w:t xml:space="preserve"> </w:t>
      </w:r>
      <w:r w:rsidR="00944D8C">
        <w:rPr>
          <w:rFonts w:eastAsiaTheme="majorEastAsia"/>
        </w:rPr>
        <w:t xml:space="preserve">que de esta </w:t>
      </w:r>
      <w:r>
        <w:rPr>
          <w:rFonts w:eastAsiaTheme="majorEastAsia"/>
        </w:rPr>
        <w:t xml:space="preserve">manera </w:t>
      </w:r>
      <w:r w:rsidR="008A060D">
        <w:rPr>
          <w:rFonts w:eastAsiaTheme="majorEastAsia"/>
        </w:rPr>
        <w:t>se considera</w:t>
      </w:r>
      <w:r>
        <w:rPr>
          <w:rFonts w:eastAsiaTheme="majorEastAsia"/>
        </w:rPr>
        <w:t xml:space="preserve">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3B5A3F1C" w:rsidR="004254D0" w:rsidRDefault="004254D0" w:rsidP="0064646C">
      <w:pPr>
        <w:pStyle w:val="Figuras"/>
        <w:rPr>
          <w:rFonts w:eastAsiaTheme="majorEastAsia"/>
        </w:rPr>
      </w:pPr>
      <w:bookmarkStart w:id="73" w:name="_Toc198116030"/>
      <w:r>
        <w:rPr>
          <w:rFonts w:eastAsiaTheme="majorEastAsia"/>
        </w:rPr>
        <w:t xml:space="preserve">Figura </w:t>
      </w:r>
      <w:r w:rsidR="0001629D">
        <w:rPr>
          <w:rFonts w:eastAsiaTheme="majorEastAsia"/>
        </w:rPr>
        <w:t>8</w:t>
      </w:r>
      <w:r>
        <w:rPr>
          <w:rFonts w:eastAsiaTheme="majorEastAsia"/>
        </w:rPr>
        <w:t xml:space="preserve">: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3"/>
    </w:p>
    <w:p w14:paraId="34224F2F" w14:textId="77777777" w:rsidR="004254D0" w:rsidRDefault="004254D0" w:rsidP="004254D0">
      <w:pPr>
        <w:jc w:val="center"/>
        <w:rPr>
          <w:rFonts w:eastAsiaTheme="majorEastAsia"/>
        </w:rPr>
      </w:pPr>
    </w:p>
    <w:p w14:paraId="234483C2" w14:textId="2642EA1B" w:rsidR="004254D0" w:rsidRDefault="00EB5A71" w:rsidP="004254D0">
      <w:pPr>
        <w:rPr>
          <w:rFonts w:eastAsiaTheme="majorEastAsia"/>
        </w:rPr>
      </w:pPr>
      <w:r>
        <w:rPr>
          <w:rFonts w:eastAsiaTheme="majorEastAsia"/>
        </w:rPr>
        <w:t>Mediante la observación de la Figura 8 s</w:t>
      </w:r>
      <w:r w:rsidR="00BE268A">
        <w:rPr>
          <w:rFonts w:eastAsiaTheme="majorEastAsia"/>
        </w:rPr>
        <w:t>e toma</w:t>
      </w:r>
      <w:r w:rsidR="00A1156C">
        <w:rPr>
          <w:rFonts w:eastAsiaTheme="majorEastAsia"/>
        </w:rPr>
        <w:t>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sidR="00A1156C">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341827B" w:rsidR="00D024A0" w:rsidRDefault="00A1156C" w:rsidP="0064646C">
      <w:pPr>
        <w:pStyle w:val="Figuras"/>
        <w:rPr>
          <w:rFonts w:eastAsiaTheme="majorEastAsia"/>
        </w:rPr>
      </w:pPr>
      <w:bookmarkStart w:id="74" w:name="_Toc198116031"/>
      <w:r>
        <w:rPr>
          <w:rFonts w:eastAsiaTheme="majorEastAsia"/>
        </w:rPr>
        <w:t xml:space="preserve">Figura </w:t>
      </w:r>
      <w:r w:rsidR="0001629D">
        <w:rPr>
          <w:rFonts w:eastAsiaTheme="majorEastAsia"/>
        </w:rPr>
        <w:t>9</w:t>
      </w:r>
      <w:r>
        <w:rPr>
          <w:rFonts w:eastAsiaTheme="majorEastAsia"/>
        </w:rPr>
        <w:t xml:space="preserve">: </w:t>
      </w:r>
      <w:r w:rsidR="00FA1968">
        <w:rPr>
          <w:rFonts w:eastAsiaTheme="majorEastAsia"/>
        </w:rPr>
        <w:t xml:space="preserve">Gráfico </w:t>
      </w:r>
      <w:r>
        <w:rPr>
          <w:rFonts w:eastAsiaTheme="majorEastAsia"/>
        </w:rPr>
        <w:t xml:space="preserve">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4"/>
    </w:p>
    <w:p w14:paraId="14ACC368" w14:textId="6EBD93E4" w:rsidR="00D024A0" w:rsidRDefault="00D024A0" w:rsidP="00D024A0">
      <w:pPr>
        <w:spacing w:before="0" w:after="160" w:line="259" w:lineRule="auto"/>
        <w:rPr>
          <w:rFonts w:eastAsiaTheme="majorEastAsia"/>
        </w:rPr>
      </w:pPr>
      <w:r>
        <w:rPr>
          <w:rFonts w:eastAsiaTheme="majorEastAsia"/>
        </w:rPr>
        <w:br w:type="page"/>
      </w:r>
      <w:r w:rsidR="00A1156C">
        <w:rPr>
          <w:rFonts w:eastAsiaTheme="majorEastAsia"/>
          <w:noProof/>
        </w:rPr>
        <w:lastRenderedPageBreak/>
        <w:drawing>
          <wp:inline distT="0" distB="0" distL="0" distR="0" wp14:anchorId="4E9D1F02" wp14:editId="7F948987">
            <wp:extent cx="5048250" cy="368910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3503" cy="3692943"/>
                    </a:xfrm>
                    <a:prstGeom prst="rect">
                      <a:avLst/>
                    </a:prstGeom>
                    <a:noFill/>
                    <a:ln>
                      <a:noFill/>
                    </a:ln>
                  </pic:spPr>
                </pic:pic>
              </a:graphicData>
            </a:graphic>
          </wp:inline>
        </w:drawing>
      </w:r>
    </w:p>
    <w:p w14:paraId="67C5C173" w14:textId="77777777" w:rsidR="00D024A0" w:rsidRDefault="00D024A0" w:rsidP="00D024A0">
      <w:pPr>
        <w:spacing w:before="0" w:after="160" w:line="259" w:lineRule="auto"/>
        <w:rPr>
          <w:rFonts w:eastAsiaTheme="majorEastAsia"/>
        </w:rPr>
      </w:pPr>
    </w:p>
    <w:p w14:paraId="73AF40AE" w14:textId="25513BAA" w:rsidR="00EB5A71" w:rsidRDefault="00A1156C" w:rsidP="00D024A0">
      <w:pPr>
        <w:pStyle w:val="Figuras"/>
        <w:rPr>
          <w:rFonts w:eastAsiaTheme="majorEastAsia"/>
        </w:rPr>
      </w:pPr>
      <w:bookmarkStart w:id="75" w:name="_Toc198116032"/>
      <w:r w:rsidRPr="00AA13FD">
        <w:rPr>
          <w:rFonts w:eastAsiaTheme="majorEastAsia"/>
        </w:rPr>
        <w:t xml:space="preserve">Figura </w:t>
      </w:r>
      <w:r w:rsidR="0001629D" w:rsidRPr="00AA13FD">
        <w:rPr>
          <w:rFonts w:eastAsiaTheme="majorEastAsia"/>
        </w:rPr>
        <w:t>10</w:t>
      </w:r>
      <w:r w:rsidRPr="00AA13FD">
        <w:rPr>
          <w:rFonts w:eastAsiaTheme="majorEastAsia"/>
        </w:rPr>
        <w:t>: Gr</w:t>
      </w:r>
      <w:r w:rsidR="008A4F4C" w:rsidRPr="00AA13FD">
        <w:rPr>
          <w:rFonts w:eastAsiaTheme="majorEastAsia"/>
        </w:rPr>
        <w:t>á</w:t>
      </w:r>
      <w:r w:rsidRPr="00AA13FD">
        <w:rPr>
          <w:rFonts w:eastAsiaTheme="majorEastAsia"/>
        </w:rPr>
        <w:t xml:space="preserve">fico de dispersión de Número de vistas de página y Usuarios nuevos del </w:t>
      </w:r>
      <w:proofErr w:type="spellStart"/>
      <w:r w:rsidRPr="00AA13FD">
        <w:rPr>
          <w:rFonts w:eastAsiaTheme="majorEastAsia"/>
        </w:rPr>
        <w:t>datafram</w:t>
      </w:r>
      <w:r w:rsidR="00313D52" w:rsidRPr="00AA13FD">
        <w:rPr>
          <w:rFonts w:eastAsiaTheme="majorEastAsia"/>
        </w:rPr>
        <w:t>e</w:t>
      </w:r>
      <w:proofErr w:type="spellEnd"/>
      <w:r w:rsidR="00313D52" w:rsidRPr="00AA13FD">
        <w:rPr>
          <w:rFonts w:eastAsiaTheme="majorEastAsia"/>
        </w:rPr>
        <w:t xml:space="preserve"> de Editorial Universitaria</w:t>
      </w:r>
      <w:r w:rsidRPr="00AA13FD">
        <w:rPr>
          <w:rFonts w:eastAsiaTheme="majorEastAsia"/>
        </w:rPr>
        <w:t>.</w:t>
      </w:r>
      <w:bookmarkEnd w:id="75"/>
    </w:p>
    <w:p w14:paraId="01AD8132" w14:textId="4041D7C3" w:rsidR="002E7AFC" w:rsidRDefault="00EB5A71" w:rsidP="002E7AFC">
      <w:pPr>
        <w:jc w:val="both"/>
        <w:rPr>
          <w:rFonts w:eastAsiaTheme="majorEastAsia"/>
        </w:rPr>
      </w:pPr>
      <w:r>
        <w:rPr>
          <w:rFonts w:eastAsiaTheme="majorEastAsia"/>
        </w:rPr>
        <w:t xml:space="preserve">En las figuras 9 y 10 se pueden observarla detección de </w:t>
      </w:r>
      <w:proofErr w:type="spellStart"/>
      <w:r w:rsidRPr="00F70194">
        <w:rPr>
          <w:rFonts w:eastAsiaTheme="majorEastAsia"/>
          <w:i/>
        </w:rPr>
        <w:t>outliers</w:t>
      </w:r>
      <w:proofErr w:type="spellEnd"/>
      <w:r>
        <w:rPr>
          <w:rFonts w:eastAsiaTheme="majorEastAsia"/>
        </w:rPr>
        <w:t xml:space="preserve"> en el conjunto de datos de Editorial Universitaria.</w:t>
      </w:r>
      <w:r w:rsidR="00331D18">
        <w:rPr>
          <w:rFonts w:eastAsiaTheme="majorEastAsia"/>
        </w:rPr>
        <w:t xml:space="preserve"> </w:t>
      </w:r>
      <w:r w:rsidR="002E7AFC">
        <w:rPr>
          <w:rFonts w:eastAsiaTheme="majorEastAsia"/>
        </w:rPr>
        <w:t xml:space="preserve">Luego, se </w:t>
      </w:r>
      <w:r w:rsidR="00331D18">
        <w:rPr>
          <w:rFonts w:eastAsiaTheme="majorEastAsia"/>
        </w:rPr>
        <w:t xml:space="preserve">procede a </w:t>
      </w:r>
      <w:r w:rsidR="002E7AFC">
        <w:rPr>
          <w:rFonts w:eastAsiaTheme="majorEastAsia"/>
        </w:rPr>
        <w:t>agrega</w:t>
      </w:r>
      <w:r w:rsidR="00331D18">
        <w:rPr>
          <w:rFonts w:eastAsiaTheme="majorEastAsia"/>
        </w:rPr>
        <w:t>r</w:t>
      </w:r>
      <w:r w:rsidR="002E7AFC">
        <w:rPr>
          <w:rFonts w:eastAsiaTheme="majorEastAsia"/>
        </w:rPr>
        <w:t xml:space="preserve"> las columnas mediana de medianas de acuerdo al documento </w:t>
      </w:r>
      <w:r w:rsidR="002E7AFC">
        <w:rPr>
          <w:rFonts w:eastAsiaTheme="majorEastAsia"/>
        </w:rPr>
        <w:fldChar w:fldCharType="begin" w:fldLock="1"/>
      </w:r>
      <w:r w:rsidR="002E7AFC">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E7AFC">
        <w:rPr>
          <w:rFonts w:eastAsiaTheme="majorEastAsia"/>
        </w:rPr>
        <w:fldChar w:fldCharType="separate"/>
      </w:r>
      <w:r w:rsidR="002E7AFC" w:rsidRPr="00A00433">
        <w:rPr>
          <w:rFonts w:eastAsiaTheme="majorEastAsia"/>
          <w:noProof/>
        </w:rPr>
        <w:t>[1]</w:t>
      </w:r>
      <w:r w:rsidR="002E7AFC">
        <w:rPr>
          <w:rFonts w:eastAsiaTheme="majorEastAsia"/>
        </w:rPr>
        <w:fldChar w:fldCharType="end"/>
      </w:r>
      <w:r w:rsidR="002E7AFC">
        <w:rPr>
          <w:rFonts w:eastAsiaTheme="majorEastAsia"/>
        </w:rPr>
        <w:t xml:space="preserve"> donde</w:t>
      </w:r>
      <w:r w:rsidR="00F70194">
        <w:rPr>
          <w:rFonts w:eastAsiaTheme="majorEastAsia"/>
        </w:rPr>
        <w:t xml:space="preserve"> se</w:t>
      </w:r>
      <w:r w:rsidR="002E7AFC">
        <w:rPr>
          <w:rFonts w:eastAsiaTheme="majorEastAsia"/>
        </w:rPr>
        <w:t xml:space="preserve"> toman las medianas rodantes de</w:t>
      </w:r>
      <w:r w:rsidR="002E7AFC" w:rsidRPr="004C44FE">
        <w:t xml:space="preserve"> </w:t>
      </w:r>
      <w:r w:rsidR="002E7AFC" w:rsidRPr="004C44FE">
        <w:rPr>
          <w:rFonts w:eastAsiaTheme="majorEastAsia"/>
        </w:rPr>
        <w:t>6, 12, 18, 30, 48, 78, 126, 203, 329</w:t>
      </w:r>
      <w:r w:rsidR="002E7AFC">
        <w:rPr>
          <w:rFonts w:eastAsiaTheme="majorEastAsia"/>
        </w:rPr>
        <w:t xml:space="preserve"> días de la columna  </w:t>
      </w:r>
      <w:r w:rsidR="002E7AFC">
        <w:t>N</w:t>
      </w:r>
      <w:r w:rsidR="002E7AFC" w:rsidRPr="0028002D">
        <w:t>úmero de vistas de página</w:t>
      </w:r>
      <w:r w:rsidR="002E7AFC">
        <w:rPr>
          <w:rFonts w:eastAsiaTheme="majorEastAsia"/>
        </w:rPr>
        <w:t xml:space="preserve">  y de ahí se procede a calcular la mediana de medianas, según lo explicado en </w:t>
      </w:r>
      <w:r w:rsidR="002E7AFC">
        <w:rPr>
          <w:rFonts w:eastAsiaTheme="majorEastAsia"/>
        </w:rPr>
        <w:fldChar w:fldCharType="begin" w:fldLock="1"/>
      </w:r>
      <w:r w:rsidR="002E7AFC">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E7AFC">
        <w:rPr>
          <w:rFonts w:eastAsiaTheme="majorEastAsia"/>
        </w:rPr>
        <w:fldChar w:fldCharType="separate"/>
      </w:r>
      <w:r w:rsidR="002E7AFC" w:rsidRPr="00A00433">
        <w:rPr>
          <w:rFonts w:eastAsiaTheme="majorEastAsia"/>
          <w:noProof/>
        </w:rPr>
        <w:t>[1]</w:t>
      </w:r>
      <w:r w:rsidR="002E7AFC">
        <w:rPr>
          <w:rFonts w:eastAsiaTheme="majorEastAsia"/>
        </w:rPr>
        <w:fldChar w:fldCharType="end"/>
      </w:r>
      <w:r w:rsidR="002E7AFC">
        <w:rPr>
          <w:rFonts w:eastAsiaTheme="majorEastAsia"/>
        </w:rPr>
        <w:t>.</w:t>
      </w:r>
    </w:p>
    <w:p w14:paraId="78420383" w14:textId="77777777" w:rsidR="002E7AFC" w:rsidRDefault="002E7AFC" w:rsidP="002E7AFC">
      <w:pPr>
        <w:jc w:val="both"/>
        <w:rPr>
          <w:rFonts w:eastAsiaTheme="majorEastAsia"/>
        </w:rPr>
      </w:pPr>
    </w:p>
    <w:p w14:paraId="178D9E76" w14:textId="0425D07F" w:rsidR="002E7AFC" w:rsidRDefault="002E7AFC" w:rsidP="002E7AFC">
      <w:pPr>
        <w:jc w:val="both"/>
        <w:rPr>
          <w:rFonts w:eastAsiaTheme="majorEastAsia"/>
        </w:rPr>
      </w:pPr>
      <w:r>
        <w:rPr>
          <w:rFonts w:eastAsiaTheme="majorEastAsia"/>
        </w:rPr>
        <w:t xml:space="preserve">También dado que en el código original </w:t>
      </w:r>
      <w:r>
        <w:rPr>
          <w:rFonts w:eastAsiaTheme="majorEastAsia"/>
        </w:rPr>
        <w:fldChar w:fldCharType="begin" w:fldLock="1"/>
      </w:r>
      <w:r w:rsidR="009D2820">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[45]</w:t>
      </w:r>
      <w:r>
        <w:rPr>
          <w:rFonts w:eastAsiaTheme="majorEastAsia"/>
        </w:rPr>
        <w:fldChar w:fldCharType="end"/>
      </w:r>
      <w:r>
        <w:rPr>
          <w:rFonts w:eastAsiaTheme="majorEastAsia"/>
        </w:rPr>
        <w:t xml:space="preserve"> agrega valores rezagados, es decir valores anteriores los agrega como columnas, entonces se agregan valores de la columna a predecir </w:t>
      </w:r>
      <w:r>
        <w:t>N</w:t>
      </w:r>
      <w:r w:rsidRPr="0028002D">
        <w:t>úmero de vistas de página</w:t>
      </w:r>
      <w:r>
        <w:t xml:space="preserve">, se agregaron </w:t>
      </w:r>
      <w:r>
        <w:rPr>
          <w:rFonts w:eastAsiaTheme="majorEastAsia"/>
        </w:rPr>
        <w:t>valores rezagados de 3, 6</w:t>
      </w:r>
      <w:r w:rsidRPr="00D55BD5">
        <w:rPr>
          <w:rFonts w:eastAsiaTheme="majorEastAsia"/>
        </w:rPr>
        <w:t>, 9</w:t>
      </w:r>
      <w:r>
        <w:rPr>
          <w:rFonts w:eastAsiaTheme="majorEastAsia"/>
        </w:rPr>
        <w:t>,12 meses como las columnas:</w:t>
      </w:r>
    </w:p>
    <w:p w14:paraId="2F04C9FE" w14:textId="77777777" w:rsidR="002E7AFC" w:rsidRDefault="002E7AFC" w:rsidP="002E7AFC">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5C5E6CB" w14:textId="77777777" w:rsidR="002E7AFC" w:rsidRDefault="002E7AFC" w:rsidP="002E7AFC">
      <w:pPr>
        <w:spacing w:after="160" w:line="259" w:lineRule="auto"/>
        <w:rPr>
          <w:rFonts w:eastAsiaTheme="majorEastAsia"/>
        </w:rPr>
      </w:pPr>
      <w:r>
        <w:rPr>
          <w:rFonts w:eastAsiaTheme="majorEastAsia"/>
        </w:rPr>
        <w:br w:type="page"/>
      </w:r>
    </w:p>
    <w:p w14:paraId="7433EB8F" w14:textId="758DA6F5" w:rsidR="002E7AFC" w:rsidRDefault="002E7AFC" w:rsidP="002E7AFC">
      <w:pPr>
        <w:spacing w:after="160" w:line="259" w:lineRule="auto"/>
        <w:jc w:val="both"/>
        <w:rPr>
          <w:rFonts w:eastAsiaTheme="majorEastAsia"/>
        </w:rPr>
      </w:pPr>
      <w:r>
        <w:rPr>
          <w:rFonts w:eastAsiaTheme="majorEastAsia"/>
        </w:rPr>
        <w:lastRenderedPageBreak/>
        <w:t xml:space="preserve">Los nombres de las columnas vienen del inglés </w:t>
      </w:r>
      <w:proofErr w:type="spellStart"/>
      <w:r w:rsidRPr="002E7AFC">
        <w:rPr>
          <w:rFonts w:eastAsiaTheme="majorEastAsia"/>
          <w:i/>
        </w:rPr>
        <w:t>lag</w:t>
      </w:r>
      <w:proofErr w:type="spellEnd"/>
      <w:r>
        <w:rPr>
          <w:rFonts w:eastAsiaTheme="majorEastAsia"/>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w:t>
      </w:r>
      <w:r w:rsidRPr="002E7AFC">
        <w:rPr>
          <w:rFonts w:eastAsiaTheme="majorEastAsia"/>
        </w:rPr>
        <w:t>confirmar</w:t>
      </w:r>
      <w:r>
        <w:rPr>
          <w:rFonts w:eastAsiaTheme="majorEastAsia"/>
        </w:rPr>
        <w:t xml:space="preserve"> la existencia de </w:t>
      </w:r>
      <w:proofErr w:type="spellStart"/>
      <w:r>
        <w:rPr>
          <w:rFonts w:eastAsiaTheme="majorEastAsia"/>
        </w:rPr>
        <w:t>NaN</w:t>
      </w:r>
      <w:proofErr w:type="spellEnd"/>
      <w:r>
        <w:rPr>
          <w:rFonts w:eastAsiaTheme="majorEastAsia"/>
        </w:rPr>
        <w:t xml:space="preserve"> (</w:t>
      </w:r>
      <w:proofErr w:type="spellStart"/>
      <w:r w:rsidRPr="00B87D66">
        <w:rPr>
          <w:rFonts w:eastAsiaTheme="majorEastAsia"/>
          <w:i/>
        </w:rPr>
        <w:t>Not</w:t>
      </w:r>
      <w:proofErr w:type="spellEnd"/>
      <w:r w:rsidRPr="00B87D66">
        <w:rPr>
          <w:rFonts w:eastAsiaTheme="majorEastAsia"/>
          <w:i/>
        </w:rPr>
        <w:t xml:space="preserve"> </w:t>
      </w:r>
      <w:proofErr w:type="spellStart"/>
      <w:r w:rsidRPr="00B87D66">
        <w:rPr>
          <w:rFonts w:eastAsiaTheme="majorEastAsia"/>
          <w:i/>
        </w:rPr>
        <w:t>an</w:t>
      </w:r>
      <w:proofErr w:type="spellEnd"/>
      <w:r w:rsidRPr="00B87D66">
        <w:rPr>
          <w:rFonts w:eastAsiaTheme="majorEastAsia"/>
          <w:i/>
        </w:rPr>
        <w:t xml:space="preserve"> </w:t>
      </w:r>
      <w:proofErr w:type="spellStart"/>
      <w:r w:rsidRPr="00B87D66">
        <w:rPr>
          <w:rFonts w:eastAsiaTheme="majorEastAsia"/>
          <w:i/>
        </w:rPr>
        <w:t>number</w:t>
      </w:r>
      <w:proofErr w:type="spellEnd"/>
      <w:r>
        <w:rPr>
          <w:rFonts w:eastAsiaTheme="majorEastAsia"/>
        </w:rPr>
        <w:t>) de las columnas de datos rezagados, y reemplazarlos por su promedio.</w:t>
      </w:r>
    </w:p>
    <w:p w14:paraId="564AF698" w14:textId="77777777" w:rsidR="00FA1968" w:rsidRDefault="00FA1968" w:rsidP="002E7AFC">
      <w:pPr>
        <w:spacing w:after="160" w:line="259" w:lineRule="auto"/>
        <w:jc w:val="both"/>
        <w:rPr>
          <w:rFonts w:eastAsiaTheme="majorEastAsia"/>
        </w:rPr>
      </w:pPr>
    </w:p>
    <w:p w14:paraId="06E0C9C9" w14:textId="3C8A0708" w:rsidR="002E7AFC" w:rsidRDefault="002E7AFC" w:rsidP="002E7AFC">
      <w:pPr>
        <w:spacing w:after="160" w:line="259" w:lineRule="auto"/>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columnas de la </w:t>
      </w:r>
      <w:r w:rsidR="00DC1CBA">
        <w:rPr>
          <w:rFonts w:eastAsiaTheme="majorEastAsia"/>
        </w:rPr>
        <w:t>Televisión</w:t>
      </w:r>
      <w:r>
        <w:rPr>
          <w:rFonts w:eastAsiaTheme="majorEastAsia"/>
        </w:rPr>
        <w:t xml:space="preserve"> Universitaria Misionera - TUM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78A9C8CE" w14:textId="77777777" w:rsidR="002E7AFC" w:rsidRDefault="002E7AFC" w:rsidP="002E7AFC">
      <w:pPr>
        <w:rPr>
          <w:rFonts w:eastAsiaTheme="majorEastAsia"/>
        </w:rPr>
      </w:pPr>
    </w:p>
    <w:p w14:paraId="24898E29" w14:textId="77777777" w:rsidR="002E7AFC" w:rsidRDefault="002E7AFC" w:rsidP="002E7AFC">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4C1F702B" w14:textId="77777777" w:rsidR="002E7AFC" w:rsidRDefault="002E7AFC" w:rsidP="002E7AFC">
      <w:pPr>
        <w:rPr>
          <w:rFonts w:eastAsiaTheme="majorEastAsia"/>
        </w:rPr>
      </w:pPr>
    </w:p>
    <w:p w14:paraId="6D1F0114" w14:textId="77777777" w:rsidR="002E7AFC" w:rsidRPr="000D0D9D" w:rsidRDefault="002E7AFC" w:rsidP="002E7AFC">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597945D7" w14:textId="77777777" w:rsidR="002E7AFC" w:rsidRPr="000D0D9D" w:rsidRDefault="002E7AFC" w:rsidP="002E7AFC">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1C792066" w14:textId="77777777" w:rsidR="002E7AFC" w:rsidRPr="000D0D9D" w:rsidRDefault="002E7AFC" w:rsidP="002E7AFC">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6DDCB3FB" w14:textId="77777777" w:rsidR="002E7AFC" w:rsidRPr="000D0D9D" w:rsidRDefault="002E7AFC" w:rsidP="002E7AFC">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46F19699" w14:textId="77777777" w:rsidR="002E7AFC" w:rsidRPr="00EF1F9E" w:rsidRDefault="002E7AFC" w:rsidP="002E7AFC">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3D2B5382" w14:textId="77777777" w:rsidR="002E7AFC" w:rsidRPr="00EF1F9E" w:rsidRDefault="002E7AFC" w:rsidP="002E7AFC">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22F7998" w14:textId="77777777" w:rsidR="002E7AFC" w:rsidRPr="000D0D9D" w:rsidRDefault="002E7AFC" w:rsidP="002E7AFC">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32588E1E" w14:textId="77777777" w:rsidR="002E7AFC" w:rsidRPr="00EF1F9E" w:rsidRDefault="002E7AFC" w:rsidP="002E7AFC">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0A50DCD5"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5B34993D"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0BE7AC67" w14:textId="77777777" w:rsidR="002E7AFC" w:rsidRPr="000D0D9D" w:rsidRDefault="002E7AFC" w:rsidP="002E7AFC">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51CDACD4" w14:textId="77777777" w:rsidR="002E7AFC" w:rsidRPr="000D0D9D" w:rsidRDefault="002E7AFC" w:rsidP="002E7AFC">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5A6C30CF" w14:textId="77777777" w:rsidR="002E7AFC" w:rsidRDefault="002E7AFC" w:rsidP="002E7AFC">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03994F58" w14:textId="77777777" w:rsidR="002E7AFC" w:rsidRDefault="002E7AFC" w:rsidP="002E7AFC">
      <w:pPr>
        <w:rPr>
          <w:rFonts w:eastAsiaTheme="majorEastAsia"/>
        </w:rPr>
      </w:pPr>
    </w:p>
    <w:p w14:paraId="29B436F8" w14:textId="08481402" w:rsidR="002E7AFC" w:rsidRDefault="002E7AFC" w:rsidP="002E7AFC">
      <w:pPr>
        <w:rPr>
          <w:rStyle w:val="FigurasCar"/>
          <w:rFonts w:eastAsiaTheme="majorEastAsia"/>
        </w:rPr>
      </w:pPr>
      <w:r>
        <w:rPr>
          <w:rFonts w:eastAsiaTheme="majorEastAsia"/>
        </w:rPr>
        <w:t xml:space="preserve">Siendo un total de 37 columnas, por supuesto que desde </w:t>
      </w:r>
      <w:r w:rsidRPr="00E501A8">
        <w:rPr>
          <w:rFonts w:eastAsiaTheme="majorEastAsia"/>
          <w:i/>
        </w:rPr>
        <w:t xml:space="preserve">Google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B38B5">
        <w:rPr>
          <w:rFonts w:eastAsiaTheme="majorEastAsia"/>
        </w:rPr>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[46]</w:t>
      </w:r>
      <w:r>
        <w:rPr>
          <w:rFonts w:eastAsiaTheme="majorEastAsia"/>
        </w:rPr>
        <w:fldChar w:fldCharType="end"/>
      </w:r>
      <w:r>
        <w:rPr>
          <w:rFonts w:eastAsiaTheme="majorEastAsia"/>
        </w:rPr>
        <w:t xml:space="preserve"> solo se </w:t>
      </w:r>
      <w:r>
        <w:rPr>
          <w:rFonts w:eastAsiaTheme="majorEastAsia"/>
        </w:rPr>
        <w:lastRenderedPageBreak/>
        <w:t>eligieron los datos que a nivel tanto conceptual como de medición, fueran más parecidos entre sí.</w:t>
      </w:r>
    </w:p>
    <w:p w14:paraId="460B55C6" w14:textId="67A505ED" w:rsidR="009A1971" w:rsidRDefault="009A1971" w:rsidP="00801FB7">
      <w:pPr>
        <w:jc w:val="center"/>
        <w:rPr>
          <w:rFonts w:eastAsiaTheme="majorEastAsia"/>
        </w:rPr>
      </w:pPr>
    </w:p>
    <w:p w14:paraId="226612E9" w14:textId="18AB6EBB" w:rsidR="00F04E3E" w:rsidRDefault="00F04E3E" w:rsidP="00F04E3E">
      <w:pPr>
        <w:pStyle w:val="Ttulo3"/>
      </w:pPr>
      <w:bookmarkStart w:id="76" w:name="_Toc198115979"/>
      <w:r>
        <w:t>4.3.5 Partición de Los datos</w:t>
      </w:r>
      <w:bookmarkEnd w:id="76"/>
    </w:p>
    <w:p w14:paraId="40F02BDE" w14:textId="77777777" w:rsidR="00F04E3E" w:rsidRDefault="00F04E3E" w:rsidP="00D8103E">
      <w:pPr>
        <w:pStyle w:val="Ttulo3"/>
      </w:pPr>
    </w:p>
    <w:p w14:paraId="76EC45C6" w14:textId="52C67B44" w:rsidR="00F04E3E" w:rsidRDefault="00F04E3E" w:rsidP="00243FAC">
      <w:pPr>
        <w:jc w:val="both"/>
      </w:pPr>
      <w:r>
        <w:t xml:space="preserve">Los datos se parten en conjuntos de entrenamiento y prueba, al igual que en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 xml:space="preserve">donde </w:t>
      </w:r>
      <w:r w:rsidR="00243FAC">
        <w:t>el 80% de los datos se utiliza</w:t>
      </w:r>
      <w:r>
        <w:t xml:space="preserve"> para entrenar el modelo, y el 20% para probar el rendimiento del mismo.</w:t>
      </w:r>
    </w:p>
    <w:p w14:paraId="1DBDF4C8" w14:textId="2B8E8F29" w:rsidR="00F04E3E" w:rsidRDefault="00C057B8" w:rsidP="00243FAC">
      <w:pPr>
        <w:jc w:val="both"/>
        <w:rPr>
          <w:color w:val="000000"/>
        </w:rPr>
      </w:pPr>
      <w:r>
        <w:rPr>
          <w:color w:val="000000"/>
        </w:rPr>
        <w:t xml:space="preserve">En el caso de los datos de GA4 dado que hay una menor cantidad y se </w:t>
      </w:r>
      <w:r w:rsidR="00243FAC">
        <w:rPr>
          <w:color w:val="000000"/>
        </w:rPr>
        <w:t>necesita</w:t>
      </w:r>
      <w:r>
        <w:rPr>
          <w:color w:val="000000"/>
        </w:rPr>
        <w:t xml:space="preserve"> al menos 120 días de datos en el conjunto de prueba</w:t>
      </w:r>
      <w:r w:rsidR="00243FAC">
        <w:rPr>
          <w:color w:val="000000"/>
        </w:rPr>
        <w:t>,</w:t>
      </w:r>
      <w:r>
        <w:rPr>
          <w:color w:val="000000"/>
        </w:rPr>
        <w:t xml:space="preserve"> se parte en 70-30, 70% para entrenamiento y 30% para prueba. A su vez los </w:t>
      </w:r>
      <w:r w:rsidR="00DC1CBA">
        <w:rPr>
          <w:color w:val="000000"/>
        </w:rPr>
        <w:t>datos se parten en muestras de</w:t>
      </w:r>
      <w:r>
        <w:rPr>
          <w:color w:val="000000"/>
        </w:rPr>
        <w:t xml:space="preserve"> 120</w:t>
      </w:r>
      <w:r w:rsidR="00DC1CBA">
        <w:rPr>
          <w:color w:val="000000"/>
        </w:rPr>
        <w:t xml:space="preserve"> días</w:t>
      </w:r>
      <w:r>
        <w:rPr>
          <w:color w:val="000000"/>
        </w:rPr>
        <w:t xml:space="preserve">, 60 días de datos </w:t>
      </w:r>
      <w:r w:rsidR="00176B7F">
        <w:rPr>
          <w:color w:val="000000"/>
        </w:rPr>
        <w:t>para la</w:t>
      </w:r>
      <w:r>
        <w:rPr>
          <w:color w:val="000000"/>
        </w:rPr>
        <w:t xml:space="preserve"> entrada del modelo y 60 días de datos que se comparan con la salida del modelo. Las muestras de 60 días de entrada </w:t>
      </w:r>
      <w:r w:rsidR="00645A4C">
        <w:rPr>
          <w:color w:val="000000"/>
        </w:rPr>
        <w:t>usada</w:t>
      </w:r>
      <w:r>
        <w:rPr>
          <w:color w:val="000000"/>
        </w:rPr>
        <w:t xml:space="preserve">s en entrenamiento son llamadas </w:t>
      </w:r>
      <w:proofErr w:type="spellStart"/>
      <w:r>
        <w:rPr>
          <w:color w:val="000000"/>
        </w:rPr>
        <w:t>X_train</w:t>
      </w:r>
      <w:proofErr w:type="spellEnd"/>
      <w:r>
        <w:rPr>
          <w:color w:val="000000"/>
        </w:rPr>
        <w:t xml:space="preserve"> mientra</w:t>
      </w:r>
      <w:r w:rsidR="00243FAC">
        <w:rPr>
          <w:color w:val="000000"/>
        </w:rPr>
        <w:t xml:space="preserve">s que para prueba son llamadas </w:t>
      </w:r>
      <w:proofErr w:type="spellStart"/>
      <w:r>
        <w:rPr>
          <w:color w:val="000000"/>
        </w:rPr>
        <w:t>X_test</w:t>
      </w:r>
      <w:proofErr w:type="spellEnd"/>
      <w:r>
        <w:rPr>
          <w:color w:val="000000"/>
        </w:rPr>
        <w:t>. Las mue</w:t>
      </w:r>
      <w:r w:rsidR="00243FAC">
        <w:rPr>
          <w:color w:val="000000"/>
        </w:rPr>
        <w:t xml:space="preserve">stras de 60 días de </w:t>
      </w:r>
      <w:r w:rsidR="00FB0264">
        <w:rPr>
          <w:color w:val="000000"/>
        </w:rPr>
        <w:t>salida</w:t>
      </w:r>
      <w:r w:rsidR="00243FAC">
        <w:rPr>
          <w:color w:val="000000"/>
        </w:rPr>
        <w:t xml:space="preserve"> usada</w:t>
      </w:r>
      <w:r>
        <w:rPr>
          <w:color w:val="000000"/>
        </w:rPr>
        <w:t xml:space="preserve">s en entrenamiento son llamadas </w:t>
      </w:r>
      <w:proofErr w:type="spellStart"/>
      <w:r>
        <w:rPr>
          <w:color w:val="000000"/>
        </w:rPr>
        <w:t>Y_train</w:t>
      </w:r>
      <w:proofErr w:type="spellEnd"/>
      <w:r>
        <w:rPr>
          <w:color w:val="000000"/>
        </w:rPr>
        <w:t xml:space="preserve"> mientras que para prueba son llamadas </w:t>
      </w:r>
      <w:proofErr w:type="spellStart"/>
      <w:r>
        <w:rPr>
          <w:color w:val="000000"/>
        </w:rPr>
        <w:t>Y_</w:t>
      </w:r>
      <w:proofErr w:type="gramStart"/>
      <w:r>
        <w:rPr>
          <w:color w:val="000000"/>
        </w:rPr>
        <w:t>test</w:t>
      </w:r>
      <w:proofErr w:type="spellEnd"/>
      <w:r>
        <w:rPr>
          <w:color w:val="000000"/>
        </w:rPr>
        <w:t>[</w:t>
      </w:r>
      <w:proofErr w:type="gramEnd"/>
      <w:r>
        <w:rPr>
          <w:color w:val="000000"/>
        </w:rPr>
        <w:t>47].</w:t>
      </w:r>
    </w:p>
    <w:p w14:paraId="39042A19" w14:textId="77777777" w:rsidR="00C057B8" w:rsidRPr="00F04E3E" w:rsidRDefault="00C057B8" w:rsidP="00F04E3E"/>
    <w:p w14:paraId="6460623B" w14:textId="6BBBC693" w:rsidR="00D8103E" w:rsidRDefault="00F04E3E" w:rsidP="00D8103E">
      <w:pPr>
        <w:pStyle w:val="Ttulo3"/>
      </w:pPr>
      <w:bookmarkStart w:id="77" w:name="_Toc198115980"/>
      <w:r>
        <w:t>4.3.6</w:t>
      </w:r>
      <w:r w:rsidR="00D8103E">
        <w:t xml:space="preserve"> Normalización</w:t>
      </w:r>
      <w:bookmarkEnd w:id="77"/>
      <w:r w:rsidR="00D8103E">
        <w:t xml:space="preserve"> </w:t>
      </w:r>
    </w:p>
    <w:p w14:paraId="28ADE91C" w14:textId="77777777" w:rsidR="00D8103E" w:rsidRDefault="00D8103E" w:rsidP="00D8103E"/>
    <w:p w14:paraId="018B2796" w14:textId="3580CC77" w:rsidR="00145ABA" w:rsidRDefault="00D8103E" w:rsidP="00B12A36">
      <w:pPr>
        <w:jc w:val="both"/>
      </w:pPr>
      <w:r>
        <w:t>Para poder ingresar los datos a la red neuronal se normaliz</w:t>
      </w:r>
      <w:r w:rsidR="00F14AF3">
        <w:t xml:space="preserve">an los datos, </w:t>
      </w:r>
      <w:r>
        <w:t xml:space="preserve">primero </w:t>
      </w:r>
      <w:r w:rsidR="00F14AF3">
        <w:t xml:space="preserve">se aplica </w:t>
      </w:r>
      <w:r>
        <w:t>log1p</w:t>
      </w:r>
      <w:r w:rsidR="007836C7">
        <w:t xml:space="preserve"> junto con la normalización z-score </w:t>
      </w:r>
      <w:r w:rsidR="007836C7">
        <w:fldChar w:fldCharType="begin" w:fldLock="1"/>
      </w:r>
      <w:r w:rsidR="00B804B3">
        <w:instrText>ADDIN CSL_CITATION {"citationItems":[{"id":"ITEM-1","itemData":{"DOI":"10.1002/aisy.202100101","author":[{"dropping-particle":"","family":"Lim","given":"Yee-Fun","non-dropping-particle":"","parse-names":false,"suffix":""},{"dropping-particle":"","family":"Koon Ng","given":"Chee","non-dropping-particle":"","parse-names":false,"suffix":""},{"dropping-particle":"","family":"Vaitesswar","given":"Us","non-dropping-particle":"","parse-names":false,"suffix":""},{"dropping-particle":"","family":"Hippalgaonkar","given":"Kedar","non-dropping-particle":"","parse-names":false,"suffix":""}],"id":"ITEM-1","issued":{"date-parts":[["2021"]]},"title":"Extrapolative Bayesian Optimization with Gaussian Process and Neural Network Ensemble Surrogate Models","type":"article-journal"},"uris":["http://www.mendeley.com/documents/?uuid=f58b71c2-a653-3752-9145-492070268fa3"]}],"mendeley":{"formattedCitation":"[47]","plainTextFormattedCitation":"[47]","previouslyFormattedCitation":"[47]"},"properties":{"noteIndex":0},"schema":"https://github.com/citation-style-language/schema/raw/master/csl-citation.json"}</w:instrText>
      </w:r>
      <w:r w:rsidR="007836C7">
        <w:fldChar w:fldCharType="separate"/>
      </w:r>
      <w:r w:rsidR="00F30290" w:rsidRPr="00F30290">
        <w:rPr>
          <w:noProof/>
        </w:rPr>
        <w:t>[47]</w:t>
      </w:r>
      <w:r w:rsidR="007836C7">
        <w:fldChar w:fldCharType="end"/>
      </w:r>
      <w:r w:rsidR="00145ABA">
        <w:t>.</w:t>
      </w:r>
      <w:r>
        <w:t xml:space="preserve"> </w:t>
      </w:r>
    </w:p>
    <w:p w14:paraId="44CE7DBD" w14:textId="40BA9799" w:rsidR="00972B1A" w:rsidRDefault="00C724B5" w:rsidP="00B12A36">
      <w:pPr>
        <w:jc w:val="both"/>
      </w:pPr>
      <m:oMath>
        <m:r>
          <m:rPr>
            <m:sty m:val="p"/>
          </m:rPr>
          <w:rPr>
            <w:rFonts w:ascii="Cambria Math" w:hAnsi="Cambria Math"/>
          </w:rPr>
          <m:t>x1=log⁡</m:t>
        </m:r>
        <m:r>
          <w:rPr>
            <w:rFonts w:ascii="Cambria Math" w:hAnsi="Cambria Math"/>
          </w:rPr>
          <m:t>(1+x)</m:t>
        </m:r>
      </m:oMath>
      <w:r w:rsidR="00145ABA">
        <w:t xml:space="preserve">                                                                                                                    (8)</w:t>
      </w:r>
    </w:p>
    <w:p w14:paraId="705206D2" w14:textId="57EED15E" w:rsidR="00972B1A" w:rsidRDefault="00145ABA" w:rsidP="00801FB7">
      <w:pPr>
        <w:jc w:val="both"/>
      </w:pPr>
      <w:r>
        <w:t>En la</w:t>
      </w:r>
      <w:r w:rsidR="005460B7">
        <w:t xml:space="preserve"> fórmula 8 se ve có</w:t>
      </w:r>
      <w:r w:rsidR="00972B1A">
        <w:t>mo se aplica</w:t>
      </w:r>
      <w:r>
        <w:t xml:space="preserve"> log1p donde</w:t>
      </w:r>
      <w:r w:rsidR="00D8103E">
        <w:t xml:space="preserve"> x es el dat</w:t>
      </w:r>
      <w:r w:rsidR="00C22747">
        <w:t xml:space="preserve">o </w:t>
      </w:r>
      <w:r w:rsidR="00C724B5">
        <w:t>y</w:t>
      </w:r>
      <w:r w:rsidR="00972B1A">
        <w:t xml:space="preserve">  x1 es el dato aplicado log1p.</w:t>
      </w:r>
    </w:p>
    <w:p w14:paraId="79D37C87" w14:textId="4781A9A5" w:rsidR="00972B1A" w:rsidRPr="00145ABA" w:rsidRDefault="007836C7" w:rsidP="00972B1A">
      <w:pPr>
        <w:jc w:val="both"/>
      </w:pPr>
      <m:oMath>
        <m:r>
          <m:rPr>
            <m:sty m:val="p"/>
          </m:rPr>
          <w:rPr>
            <w:rFonts w:ascii="Cambria Math" w:hAnsi="Cambria Math"/>
          </w:rPr>
          <m:t>z=</m:t>
        </m:r>
        <m:f>
          <m:fPr>
            <m:ctrlPr>
              <w:rPr>
                <w:rFonts w:ascii="Cambria Math" w:hAnsi="Cambria Math"/>
              </w:rPr>
            </m:ctrlPr>
          </m:fPr>
          <m:num>
            <m:r>
              <m:rPr>
                <m:sty m:val="p"/>
              </m:rPr>
              <w:rPr>
                <w:rFonts w:ascii="Cambria Math" w:hAnsi="Cambria Math"/>
              </w:rPr>
              <m:t>(x-µ)</m:t>
            </m:r>
          </m:num>
          <m:den>
            <m:r>
              <w:rPr>
                <w:rFonts w:ascii="Cambria Math" w:hAnsi="Cambria Math"/>
              </w:rPr>
              <m:t>σ</m:t>
            </m:r>
          </m:den>
        </m:f>
      </m:oMath>
      <w:r w:rsidR="00972B1A">
        <w:t xml:space="preserve">                                                                                                                    (9)</w:t>
      </w:r>
    </w:p>
    <w:p w14:paraId="5C584339" w14:textId="4D754031" w:rsidR="00801FB7" w:rsidRDefault="00972B1A" w:rsidP="00801FB7">
      <w:pPr>
        <w:jc w:val="both"/>
      </w:pPr>
      <w:r>
        <w:t>L</w:t>
      </w:r>
      <w:r w:rsidR="00C22747">
        <w:t>uego</w:t>
      </w:r>
      <w:r w:rsidR="00C724B5">
        <w:t xml:space="preserve"> se aplic</w:t>
      </w:r>
      <w:r w:rsidR="00F14AF3">
        <w:t>a</w:t>
      </w:r>
      <w:r w:rsidR="00C724B5">
        <w:t xml:space="preserve"> la</w:t>
      </w:r>
      <w:r w:rsidR="00C22747">
        <w:t xml:space="preserve"> normalización z-score</w:t>
      </w:r>
      <w:r w:rsidR="00145ABA">
        <w:t xml:space="preserve"> </w:t>
      </w:r>
      <w:r w:rsidR="00D8103E">
        <w:t>esto para entrenamiento</w:t>
      </w:r>
      <w:r w:rsidR="00145ABA">
        <w:t>,</w:t>
      </w:r>
      <w:r w:rsidR="00D8103E">
        <w:t xml:space="preserve"> </w:t>
      </w:r>
      <w:r w:rsidR="004600DC">
        <w:t>de acuerdo al código original</w:t>
      </w:r>
      <w:r w:rsidR="00C22747">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C22747">
        <w:fldChar w:fldCharType="separate"/>
      </w:r>
      <w:r w:rsidR="009D2820" w:rsidRPr="009D2820">
        <w:rPr>
          <w:noProof/>
        </w:rPr>
        <w:t>[45]</w:t>
      </w:r>
      <w:r w:rsidR="00C22747">
        <w:fldChar w:fldCharType="end"/>
      </w:r>
      <w:r w:rsidR="007836C7">
        <w:t xml:space="preserve">, como se ve en la fórmula 9 el resultado normalizado </w:t>
      </w:r>
      <w:r w:rsidR="00F14AF3">
        <w:t>es</w:t>
      </w:r>
      <w:r w:rsidR="007836C7">
        <w:t xml:space="preserve"> el valor del dato x menos la media </w:t>
      </w:r>
      <m:oMath>
        <m:r>
          <m:rPr>
            <m:sty m:val="p"/>
          </m:rPr>
          <w:rPr>
            <w:rFonts w:ascii="Cambria Math" w:hAnsi="Cambria Math"/>
          </w:rPr>
          <m:t>µ</m:t>
        </m:r>
      </m:oMath>
      <w:r w:rsidR="007836C7">
        <w:t xml:space="preserve"> dividido el desvió estándar </w:t>
      </w:r>
      <m:oMath>
        <m:r>
          <w:rPr>
            <w:rFonts w:ascii="Cambria Math" w:hAnsi="Cambria Math"/>
          </w:rPr>
          <m:t>σ</m:t>
        </m:r>
      </m:oMath>
      <w:r w:rsidR="00C22747">
        <w:t xml:space="preserve">, </w:t>
      </w:r>
      <w:r w:rsidR="00FE6814">
        <w:t xml:space="preserve">otro tipo de normalización que se </w:t>
      </w:r>
      <w:r w:rsidR="00F14AF3">
        <w:lastRenderedPageBreak/>
        <w:t>aplica</w:t>
      </w:r>
      <w:r w:rsidR="00FE6814">
        <w:t xml:space="preserve"> </w:t>
      </w:r>
      <w:r w:rsidR="00F14AF3">
        <w:t>es</w:t>
      </w:r>
      <w:r w:rsidR="00FE6814">
        <w:t xml:space="preserve"> solo z-score esto para </w:t>
      </w:r>
      <w:r w:rsidR="00E64D8C">
        <w:t xml:space="preserve">otras </w:t>
      </w:r>
      <w:r w:rsidR="00FE6814">
        <w:t xml:space="preserve">pruebas en los que el modelo tuviera </w:t>
      </w:r>
      <w:r w:rsidR="00F277A2">
        <w:t>como función de pé</w:t>
      </w:r>
      <w:r w:rsidR="00C22747">
        <w:t xml:space="preserve">rdida </w:t>
      </w:r>
      <w:r w:rsidR="00FE6814">
        <w:t>Huber, en el plan de pruebas se explica con más detalle.</w:t>
      </w:r>
      <w:r w:rsidR="00801FB7">
        <w:t xml:space="preserve"> </w:t>
      </w:r>
    </w:p>
    <w:p w14:paraId="01C283D7" w14:textId="70FB71F3" w:rsidR="00801FB7" w:rsidRDefault="00801FB7">
      <w:pPr>
        <w:spacing w:before="0" w:after="160" w:line="259" w:lineRule="auto"/>
      </w:pPr>
    </w:p>
    <w:p w14:paraId="3D81F857" w14:textId="02EFCE68" w:rsidR="0037461A" w:rsidRDefault="00FA1763" w:rsidP="0037461A">
      <w:pPr>
        <w:pStyle w:val="Ttulo2"/>
      </w:pPr>
      <w:bookmarkStart w:id="78" w:name="_Toc198115981"/>
      <w:r>
        <w:rPr>
          <w:rStyle w:val="Ttulo2Car"/>
          <w:b/>
          <w:bCs/>
          <w:iCs/>
        </w:rPr>
        <w:t>4.4</w:t>
      </w:r>
      <w:r w:rsidR="0037461A" w:rsidRPr="00D51D3E">
        <w:rPr>
          <w:rStyle w:val="Ttulo2Car"/>
          <w:b/>
          <w:bCs/>
          <w:iCs/>
        </w:rPr>
        <w:t xml:space="preserve"> </w:t>
      </w:r>
      <w:r w:rsidR="0037461A" w:rsidRPr="00C0049F">
        <w:rPr>
          <w:rStyle w:val="Ttulo2Car"/>
          <w:b/>
          <w:bCs/>
          <w:iCs/>
        </w:rPr>
        <w:t>Modelos</w:t>
      </w:r>
      <w:bookmarkEnd w:id="78"/>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3B59CC1F" w:rsidR="0037461A" w:rsidRPr="00787DBE" w:rsidRDefault="0037461A" w:rsidP="00F277A2">
            <w:pPr>
              <w:rPr>
                <w:b/>
                <w:color w:val="000000"/>
                <w:sz w:val="20"/>
                <w:szCs w:val="20"/>
              </w:rPr>
            </w:pPr>
            <w:r w:rsidRPr="00787DBE">
              <w:rPr>
                <w:b/>
                <w:color w:val="000000"/>
                <w:sz w:val="20"/>
                <w:szCs w:val="20"/>
              </w:rPr>
              <w:t>Resultados 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EF88ECF" w:rsidR="003A0C74" w:rsidRDefault="00007FE5" w:rsidP="00787DBE">
            <w:pPr>
              <w:rPr>
                <w:color w:val="000000"/>
                <w:sz w:val="20"/>
                <w:szCs w:val="20"/>
              </w:rPr>
            </w:pPr>
            <w:r w:rsidRPr="00787DBE">
              <w:rPr>
                <w:color w:val="000000"/>
                <w:sz w:val="20"/>
                <w:szCs w:val="20"/>
              </w:rPr>
              <w:t>No es redes neuronales, es estadística 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proofErr w:type="spellStart"/>
            <w:r w:rsidR="006614D8">
              <w:rPr>
                <w:color w:val="000000"/>
                <w:sz w:val="20"/>
                <w:szCs w:val="20"/>
              </w:rPr>
              <w:t>K</w:t>
            </w:r>
            <w:r w:rsidRPr="001E3EAE">
              <w:rPr>
                <w:color w:val="000000"/>
                <w:sz w:val="20"/>
                <w:szCs w:val="20"/>
              </w:rPr>
              <w:t>aggle</w:t>
            </w:r>
            <w:proofErr w:type="spellEnd"/>
            <w:r w:rsidRPr="001E3EAE">
              <w:rPr>
                <w:color w:val="000000"/>
                <w:sz w:val="20"/>
                <w:szCs w:val="20"/>
              </w:rPr>
              <w:t xml:space="preserv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bl>
    <w:p w14:paraId="4252CBA4" w14:textId="77777777" w:rsidR="00F277A2" w:rsidRDefault="00F277A2" w:rsidP="00417A28">
      <w:pPr>
        <w:pStyle w:val="Tablas"/>
        <w:rPr>
          <w:rFonts w:eastAsiaTheme="majorEastAsia"/>
        </w:rPr>
      </w:pPr>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F277A2" w:rsidRPr="00787DBE" w14:paraId="4555288A"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71923EF3" w14:textId="77777777" w:rsidR="00F277A2" w:rsidRPr="00787DBE" w:rsidRDefault="00F277A2" w:rsidP="00F51831">
            <w:pPr>
              <w:rPr>
                <w:b/>
                <w:color w:val="000000"/>
                <w:sz w:val="20"/>
                <w:szCs w:val="20"/>
              </w:rPr>
            </w:pPr>
            <w:r w:rsidRPr="00787DBE">
              <w:rPr>
                <w:b/>
                <w:color w:val="000000"/>
                <w:sz w:val="20"/>
                <w:szCs w:val="20"/>
              </w:rPr>
              <w:lastRenderedPageBreak/>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1285E878" w14:textId="77777777" w:rsidR="00F277A2" w:rsidRPr="00787DBE" w:rsidRDefault="00F277A2" w:rsidP="00F51831">
            <w:pPr>
              <w:rPr>
                <w:b/>
                <w:color w:val="000000"/>
                <w:sz w:val="20"/>
                <w:szCs w:val="20"/>
              </w:rPr>
            </w:pPr>
            <w:r w:rsidRPr="00787DBE">
              <w:rPr>
                <w:b/>
                <w:color w:val="000000"/>
                <w:sz w:val="20"/>
                <w:szCs w:val="20"/>
              </w:rPr>
              <w:t xml:space="preserve">Red </w:t>
            </w:r>
          </w:p>
          <w:p w14:paraId="3633F546" w14:textId="77777777" w:rsidR="00F277A2" w:rsidRPr="00787DBE" w:rsidRDefault="00F277A2" w:rsidP="00F51831">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2554252" w14:textId="77777777" w:rsidR="00F277A2" w:rsidRPr="00787DBE" w:rsidRDefault="00F277A2" w:rsidP="00F51831">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BDDE6A2" w14:textId="77777777" w:rsidR="00F277A2" w:rsidRPr="00787DBE" w:rsidRDefault="00F277A2" w:rsidP="00F51831">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2AE59A17" w14:textId="77777777" w:rsidR="00F277A2" w:rsidRPr="00787DBE" w:rsidRDefault="00F277A2" w:rsidP="00F51831">
            <w:pPr>
              <w:rPr>
                <w:b/>
                <w:color w:val="000000"/>
                <w:sz w:val="20"/>
                <w:szCs w:val="20"/>
              </w:rPr>
            </w:pPr>
            <w:r w:rsidRPr="00787DBE">
              <w:rPr>
                <w:b/>
                <w:color w:val="000000"/>
                <w:sz w:val="20"/>
                <w:szCs w:val="20"/>
              </w:rPr>
              <w:t>Aplica</w:t>
            </w:r>
          </w:p>
        </w:tc>
      </w:tr>
      <w:tr w:rsidR="00F277A2" w:rsidRPr="00787DBE" w14:paraId="592A59E3"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93BCE7D" w14:textId="0CE15201"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86" w:type="dxa"/>
            <w:tcBorders>
              <w:top w:val="single" w:sz="4" w:space="0" w:color="auto"/>
              <w:left w:val="nil"/>
              <w:bottom w:val="single" w:sz="4" w:space="0" w:color="auto"/>
              <w:right w:val="single" w:sz="4" w:space="0" w:color="auto"/>
            </w:tcBorders>
            <w:shd w:val="clear" w:color="auto" w:fill="auto"/>
            <w:noWrap/>
          </w:tcPr>
          <w:p w14:paraId="366D7EBB" w14:textId="3B13A93C" w:rsidR="00F277A2" w:rsidRPr="00787DBE" w:rsidRDefault="00F277A2" w:rsidP="00F277A2">
            <w:pPr>
              <w:rPr>
                <w:b/>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tcPr>
          <w:p w14:paraId="21A3A64D" w14:textId="79B21390" w:rsidR="00F277A2" w:rsidRPr="00787DBE" w:rsidRDefault="00F277A2" w:rsidP="00F277A2">
            <w:pPr>
              <w:rPr>
                <w:b/>
                <w:color w:val="000000"/>
                <w:sz w:val="20"/>
                <w:szCs w:val="20"/>
              </w:rPr>
            </w:pPr>
            <w:r w:rsidRPr="00787DBE">
              <w:rPr>
                <w:color w:val="000000"/>
                <w:sz w:val="20"/>
                <w:szCs w:val="20"/>
              </w:rPr>
              <w:t>Buenos</w:t>
            </w:r>
            <w:r>
              <w:rPr>
                <w:color w:val="000000"/>
                <w:sz w:val="20"/>
                <w:szCs w:val="20"/>
              </w:rPr>
              <w:t xml:space="preserve"> </w:t>
            </w:r>
            <w:r w:rsidRPr="00787DBE">
              <w:rPr>
                <w:color w:val="000000"/>
                <w:sz w:val="20"/>
                <w:szCs w:val="20"/>
              </w:rP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2C6CB3D0" w14:textId="77777777" w:rsidR="00F277A2" w:rsidRDefault="00F277A2" w:rsidP="00F277A2">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1E2F8DB3" w14:textId="208B9B54"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w:t>
            </w:r>
            <w:r>
              <w:rPr>
                <w:color w:val="000000"/>
                <w:sz w:val="20"/>
                <w:szCs w:val="20"/>
              </w:rPr>
              <w:t>p</w:t>
            </w:r>
            <w:r w:rsidRPr="00787DBE">
              <w:rPr>
                <w:color w:val="000000"/>
                <w:sz w:val="20"/>
                <w:szCs w:val="20"/>
              </w:rPr>
              <w:t>redecir tráfico web</w:t>
            </w:r>
          </w:p>
        </w:tc>
        <w:tc>
          <w:tcPr>
            <w:tcW w:w="781" w:type="dxa"/>
            <w:tcBorders>
              <w:top w:val="single" w:sz="4" w:space="0" w:color="auto"/>
              <w:left w:val="nil"/>
              <w:bottom w:val="single" w:sz="4" w:space="0" w:color="auto"/>
              <w:right w:val="single" w:sz="4" w:space="0" w:color="auto"/>
            </w:tcBorders>
            <w:vAlign w:val="center"/>
          </w:tcPr>
          <w:p w14:paraId="2DE804AA" w14:textId="77777777" w:rsidR="00F277A2" w:rsidRPr="00787DBE" w:rsidRDefault="00F277A2" w:rsidP="00F277A2">
            <w:pPr>
              <w:rPr>
                <w:color w:val="000000"/>
                <w:sz w:val="20"/>
                <w:szCs w:val="20"/>
              </w:rPr>
            </w:pPr>
            <w:r w:rsidRPr="00787DBE">
              <w:rPr>
                <w:color w:val="000000"/>
                <w:sz w:val="20"/>
                <w:szCs w:val="20"/>
              </w:rPr>
              <w:t xml:space="preserve">Si </w:t>
            </w:r>
          </w:p>
          <w:p w14:paraId="215BC892" w14:textId="77777777" w:rsidR="00F277A2" w:rsidRPr="00787DBE" w:rsidRDefault="00F277A2" w:rsidP="00F277A2">
            <w:pPr>
              <w:rPr>
                <w:b/>
                <w:color w:val="000000"/>
                <w:sz w:val="20"/>
                <w:szCs w:val="20"/>
              </w:rPr>
            </w:pPr>
          </w:p>
        </w:tc>
      </w:tr>
    </w:tbl>
    <w:p w14:paraId="3E90B417" w14:textId="77777777" w:rsidR="00F277A2" w:rsidRDefault="00F277A2" w:rsidP="00F277A2">
      <w:pPr>
        <w:pStyle w:val="Tablas"/>
      </w:pPr>
      <w:bookmarkStart w:id="79" w:name="_Toc198116002"/>
      <w:r>
        <w:t>Tabla 3 Comparación de tecnologías</w:t>
      </w:r>
      <w:bookmarkEnd w:id="79"/>
    </w:p>
    <w:p w14:paraId="4189AD22" w14:textId="77777777" w:rsidR="00F277A2" w:rsidRDefault="00F277A2" w:rsidP="00417A28">
      <w:pPr>
        <w:pStyle w:val="Tablas"/>
        <w:rPr>
          <w:rFonts w:eastAsiaTheme="majorEastAsia"/>
        </w:rPr>
      </w:pPr>
    </w:p>
    <w:p w14:paraId="29348693" w14:textId="4C1B74BE" w:rsidR="00E65CAF" w:rsidRDefault="00FA1763" w:rsidP="000853C0">
      <w:pPr>
        <w:pStyle w:val="Ttulo2"/>
        <w:rPr>
          <w:rStyle w:val="Ttulo2Car"/>
          <w:b/>
          <w:bCs/>
          <w:iCs/>
        </w:rPr>
      </w:pPr>
      <w:bookmarkStart w:id="80" w:name="_Toc198115982"/>
      <w:r>
        <w:rPr>
          <w:rStyle w:val="Ttulo2Car"/>
          <w:b/>
          <w:bCs/>
          <w:iCs/>
        </w:rPr>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80"/>
    </w:p>
    <w:p w14:paraId="403A7786" w14:textId="2E3D939E" w:rsidR="00C9563E" w:rsidRDefault="00F14AF3" w:rsidP="00202082">
      <w:pPr>
        <w:jc w:val="both"/>
        <w:rPr>
          <w:color w:val="000000"/>
        </w:rPr>
      </w:pPr>
      <w:r>
        <w:rPr>
          <w:color w:val="000000"/>
        </w:rPr>
        <w:t>En la Tabla 3 se presenta una comparación de las tecnologías, de ahí se procede a seleccionar las tecnologías que mejor se adaptan al problema, son las consideradas a ser usadas para la solución del problema; el criterio de selección es el siguiente, descartar las tecnologías que no usan redes neuronales, otras son tecnologías cuya finalidad no es la del pronóstico de series de tiempo</w:t>
      </w:r>
      <w:r w:rsidR="00243FAC">
        <w:rPr>
          <w:color w:val="000000"/>
        </w:rPr>
        <w:t>, también se toma en cuenta la disponibilidad de los datos y código usado en los documentos científicos</w:t>
      </w:r>
      <w:r>
        <w:rPr>
          <w:color w:val="000000"/>
        </w:rPr>
        <w:t xml:space="preserve"> y por último, de acuerdo a los artículos científicos presentados en el marco teórico, algunas tecnologías no tienen buen rendimiento o el rendimiento suficiente para ser tomado en cuenta.</w:t>
      </w:r>
    </w:p>
    <w:p w14:paraId="54A652FB" w14:textId="77777777" w:rsidR="00A13C4F" w:rsidRDefault="00A13C4F" w:rsidP="00202082">
      <w:pPr>
        <w:jc w:val="both"/>
      </w:pPr>
    </w:p>
    <w:p w14:paraId="1E0821A7" w14:textId="5E0DEA20"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4FD9D1A5" w14:textId="630FB268" w:rsidR="00172FBB" w:rsidRDefault="009F651F" w:rsidP="00825A69">
      <w:pPr>
        <w:jc w:val="both"/>
      </w:pPr>
      <w:r w:rsidRPr="00313D52">
        <w:lastRenderedPageBreak/>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7A81D638" w14:textId="77777777" w:rsidR="00992BA7" w:rsidRDefault="00992BA7" w:rsidP="004833B4"/>
    <w:p w14:paraId="7B711046" w14:textId="545A694D" w:rsidR="00992BA7" w:rsidRPr="00FA1763" w:rsidRDefault="00FA1763" w:rsidP="00FA1763">
      <w:pPr>
        <w:pStyle w:val="Ttulo2"/>
      </w:pPr>
      <w:bookmarkStart w:id="81" w:name="_Toc198115983"/>
      <w:r w:rsidRPr="00FA1763">
        <w:t>4.</w:t>
      </w:r>
      <w:r>
        <w:t xml:space="preserve">5 </w:t>
      </w:r>
      <w:r w:rsidR="00992BA7" w:rsidRPr="00FA1763">
        <w:t>Desarrollo</w:t>
      </w:r>
      <w:bookmarkEnd w:id="81"/>
    </w:p>
    <w:p w14:paraId="5ACD65BF" w14:textId="77777777" w:rsidR="008A184D" w:rsidRDefault="008A184D" w:rsidP="004833B4"/>
    <w:p w14:paraId="6E5B9D6D" w14:textId="43CD1645" w:rsidR="008A184D" w:rsidRPr="00E425BC" w:rsidRDefault="00FA1763" w:rsidP="00FA1763">
      <w:pPr>
        <w:pStyle w:val="Ttulo3"/>
      </w:pPr>
      <w:bookmarkStart w:id="82" w:name="_Toc198115984"/>
      <w:r>
        <w:t xml:space="preserve">4.5.1 </w:t>
      </w:r>
      <w:r w:rsidR="008A184D" w:rsidRPr="00E425BC">
        <w:t>Plan de pruebas</w:t>
      </w:r>
      <w:bookmarkEnd w:id="82"/>
    </w:p>
    <w:p w14:paraId="67B7D4CD" w14:textId="77777777" w:rsidR="008A184D" w:rsidRDefault="008A184D" w:rsidP="004833B4"/>
    <w:p w14:paraId="5E1D4DB3" w14:textId="5ADCCBA7" w:rsidR="00ED0C8C" w:rsidRDefault="00A93A58" w:rsidP="00A93A58">
      <w:pPr>
        <w:ind w:firstLine="1"/>
        <w:jc w:val="both"/>
      </w:pPr>
      <w:r>
        <w:t>Durante el desarrollo de la tesis sucedió que desde</w:t>
      </w:r>
      <w:r w:rsidR="00ED0C8C">
        <w:t xml:space="preserve"> el primero de Julio de 2023 la </w:t>
      </w:r>
      <w:r w:rsidR="0030410D">
        <w:rPr>
          <w:color w:val="000000"/>
        </w:rPr>
        <w:t xml:space="preserve">herramienta </w:t>
      </w:r>
      <w:r w:rsidR="00ED0C8C">
        <w:t xml:space="preserve">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proofErr w:type="spellStart"/>
      <w:r w:rsidR="00ED0C8C">
        <w:t>T</w:t>
      </w:r>
      <w:r w:rsidR="00D17FCD">
        <w:t>ransmedia</w:t>
      </w:r>
      <w:proofErr w:type="spellEnd"/>
      <w:r w:rsidR="00D17FCD">
        <w:t xml:space="preserve">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0A1FDDD5"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w:t>
      </w:r>
      <w:r w:rsidR="006B2836">
        <w:t>é</w:t>
      </w:r>
      <w:r w:rsidR="00C22747">
        <w:t>rdida de</w:t>
      </w:r>
      <w:r w:rsidR="00E97DE6">
        <w:t xml:space="preserve"> Huber</w:t>
      </w:r>
      <w:r w:rsidR="00C22747">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w:t>
      </w:r>
      <w:r w:rsidR="006B2836">
        <w:t>é</w:t>
      </w:r>
      <w:r>
        <w:t>rdida</w:t>
      </w:r>
      <w:r w:rsidR="00D8103E">
        <w:t xml:space="preserve">, esto a nivel entrenamiento y prueba, ya </w:t>
      </w:r>
      <w:r w:rsidR="00423EBE">
        <w:t xml:space="preserve">una vez los modelos </w:t>
      </w:r>
      <w:r w:rsidR="00E64D8C">
        <w:t xml:space="preserve">están </w:t>
      </w:r>
      <w:r w:rsidR="00423EBE">
        <w:t xml:space="preserve">entrenados </w:t>
      </w:r>
      <w:r w:rsidR="00423EBE">
        <w:lastRenderedPageBreak/>
        <w:t>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 xml:space="preserve">MSE y SMAPE sobre los datos </w:t>
      </w:r>
      <w:proofErr w:type="spellStart"/>
      <w:r w:rsidR="00156129">
        <w:t>desn</w:t>
      </w:r>
      <w:r w:rsidR="00D8103E">
        <w:t>or</w:t>
      </w:r>
      <w:r w:rsidR="00156129">
        <w:t>m</w:t>
      </w:r>
      <w:r w:rsidR="00D8103E">
        <w:t>alizados</w:t>
      </w:r>
      <w:proofErr w:type="spellEnd"/>
      <w:r w:rsidR="00D8103E">
        <w:t>.</w:t>
      </w:r>
    </w:p>
    <w:p w14:paraId="13A72017" w14:textId="77777777" w:rsidR="004600DC" w:rsidRDefault="004600DC" w:rsidP="00897BB8">
      <w:pPr>
        <w:jc w:val="both"/>
      </w:pPr>
    </w:p>
    <w:p w14:paraId="0D86D2CC" w14:textId="170FC332" w:rsidR="004600DC" w:rsidRDefault="004600DC" w:rsidP="00897BB8">
      <w:pPr>
        <w:jc w:val="both"/>
      </w:pPr>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3F9110ED" w14:textId="735C18BC" w:rsidR="00ED0C8C" w:rsidRDefault="00ED0C8C">
      <w:pPr>
        <w:spacing w:after="160" w:line="259" w:lineRule="auto"/>
      </w:pPr>
    </w:p>
    <w:p w14:paraId="392A3813" w14:textId="2C98BA0B" w:rsidR="00E06F71" w:rsidRDefault="00FA1763" w:rsidP="00FA1763">
      <w:pPr>
        <w:pStyle w:val="Ttulo3"/>
      </w:pPr>
      <w:bookmarkStart w:id="83" w:name="_Toc198115985"/>
      <w:r>
        <w:t xml:space="preserve">4.5.2 </w:t>
      </w:r>
      <w:r w:rsidR="00E06F71" w:rsidRPr="00E06F71">
        <w:t xml:space="preserve">Construcción de los </w:t>
      </w:r>
      <w:r w:rsidR="00432874">
        <w:t>M</w:t>
      </w:r>
      <w:r w:rsidR="00E06F71" w:rsidRPr="00E06F71">
        <w:t>odelos</w:t>
      </w:r>
      <w:bookmarkEnd w:id="83"/>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proofErr w:type="spellStart"/>
      <w:r w:rsidR="00D17FCD" w:rsidRPr="000A2DE0">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2265BD74" w14:textId="77777777" w:rsidR="00B653D1" w:rsidRDefault="00B653D1" w:rsidP="00897BB8">
      <w:pPr>
        <w:jc w:val="both"/>
      </w:pPr>
    </w:p>
    <w:p w14:paraId="10157035" w14:textId="280C0477" w:rsidR="002D0C78" w:rsidRDefault="00B653D1" w:rsidP="00825A69">
      <w:pPr>
        <w:jc w:val="both"/>
      </w:pPr>
      <w:r>
        <w:t xml:space="preserve">Se </w:t>
      </w:r>
      <w:r w:rsidR="000B5EC2">
        <w:t>utiliza</w:t>
      </w:r>
      <w:r>
        <w:t xml:space="preserve"> </w:t>
      </w:r>
      <w:r w:rsidR="000F4D68">
        <w:t>la arquitectura</w:t>
      </w:r>
      <w:r w:rsidR="00C21967">
        <w:t xml:space="preserve"> </w:t>
      </w:r>
      <w:r w:rsidR="00C21967">
        <w:rPr>
          <w:color w:val="000000"/>
        </w:rPr>
        <w:t>Secuencia a Secuencia con Redes Neuronales -</w:t>
      </w:r>
      <w:r w:rsidR="000F4D68">
        <w:t xml:space="preserve"> </w:t>
      </w:r>
      <w:r w:rsidRPr="009F651F">
        <w:t>RNN seq2seq</w:t>
      </w:r>
      <w:r w:rsidR="00FB28D7">
        <w:fldChar w:fldCharType="begin" w:fldLock="1"/>
      </w:r>
      <w:r w:rsidR="00B804B3">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[48]","plainTextFormattedCitation":"[48]","previouslyFormattedCitation":"[48]"},"properties":{"noteIndex":0},"schema":"https://github.com/citation-style-language/schema/raw/master/csl-citation.json"}</w:instrText>
      </w:r>
      <w:r w:rsidR="00FB28D7">
        <w:fldChar w:fldCharType="separate"/>
      </w:r>
      <w:r w:rsidR="00F30290" w:rsidRPr="00F30290">
        <w:rPr>
          <w:noProof/>
        </w:rPr>
        <w:t>[48]</w:t>
      </w:r>
      <w:r w:rsidR="00FB28D7">
        <w:fldChar w:fldCharType="end"/>
      </w:r>
      <w:r w:rsidR="00C21967">
        <w:t xml:space="preserve"> </w:t>
      </w:r>
      <w:r w:rsidR="00C21967">
        <w:rPr>
          <w:i/>
          <w:iCs/>
          <w:color w:val="000000"/>
        </w:rPr>
        <w:t>“</w:t>
      </w:r>
      <w:proofErr w:type="spellStart"/>
      <w:r w:rsidR="00C21967">
        <w:rPr>
          <w:i/>
          <w:iCs/>
          <w:color w:val="000000"/>
        </w:rPr>
        <w:t>Sequence</w:t>
      </w:r>
      <w:proofErr w:type="spellEnd"/>
      <w:r w:rsidR="00C21967">
        <w:rPr>
          <w:i/>
          <w:iCs/>
          <w:color w:val="000000"/>
        </w:rPr>
        <w:t xml:space="preserve"> to </w:t>
      </w:r>
      <w:proofErr w:type="spellStart"/>
      <w:r w:rsidR="00C21967">
        <w:rPr>
          <w:i/>
          <w:iCs/>
          <w:color w:val="000000"/>
        </w:rPr>
        <w:t>sequence</w:t>
      </w:r>
      <w:proofErr w:type="spellEnd"/>
      <w:r w:rsidR="00C21967">
        <w:rPr>
          <w:i/>
          <w:iCs/>
          <w:color w:val="000000"/>
        </w:rPr>
        <w:t xml:space="preserve"> </w:t>
      </w:r>
      <w:proofErr w:type="spellStart"/>
      <w:r w:rsidR="00C21967">
        <w:rPr>
          <w:i/>
          <w:iCs/>
          <w:color w:val="000000"/>
        </w:rPr>
        <w:t>learning</w:t>
      </w:r>
      <w:proofErr w:type="spellEnd"/>
      <w:r w:rsidR="00C21967">
        <w:rPr>
          <w:i/>
          <w:iCs/>
          <w:color w:val="000000"/>
        </w:rPr>
        <w:t xml:space="preserve"> </w:t>
      </w:r>
      <w:proofErr w:type="spellStart"/>
      <w:r w:rsidR="00C21967">
        <w:rPr>
          <w:i/>
          <w:iCs/>
          <w:color w:val="000000"/>
        </w:rPr>
        <w:t>with</w:t>
      </w:r>
      <w:proofErr w:type="spellEnd"/>
      <w:r w:rsidR="00C21967">
        <w:rPr>
          <w:i/>
          <w:iCs/>
          <w:color w:val="000000"/>
        </w:rPr>
        <w:t xml:space="preserve"> neural </w:t>
      </w:r>
      <w:proofErr w:type="spellStart"/>
      <w:r w:rsidR="00C21967">
        <w:rPr>
          <w:i/>
          <w:iCs/>
          <w:color w:val="000000"/>
        </w:rPr>
        <w:t>networks</w:t>
      </w:r>
      <w:proofErr w:type="spellEnd"/>
      <w:r w:rsidR="00C21967">
        <w:rPr>
          <w:i/>
          <w:iCs/>
          <w:color w:val="000000"/>
        </w:rPr>
        <w:t>”</w:t>
      </w:r>
      <w:r>
        <w:rPr>
          <w:i/>
        </w:rPr>
        <w:t xml:space="preserve">, </w:t>
      </w:r>
      <w:r w:rsidRPr="00B653D1">
        <w:t>donde el</w:t>
      </w:r>
      <w:r>
        <w:rPr>
          <w:i/>
        </w:rPr>
        <w:t xml:space="preserve"> </w:t>
      </w:r>
      <w:proofErr w:type="spellStart"/>
      <w:r>
        <w:rPr>
          <w:i/>
        </w:rPr>
        <w:t>encoder</w:t>
      </w:r>
      <w:proofErr w:type="spellEnd"/>
      <w:r>
        <w:rPr>
          <w:i/>
        </w:rPr>
        <w:t xml:space="preserve"> </w:t>
      </w:r>
      <w:r w:rsidRPr="00B653D1">
        <w:t xml:space="preserve">se encarga de </w:t>
      </w:r>
      <w:r>
        <w:t>leer</w:t>
      </w:r>
      <w:r w:rsidRPr="00B653D1">
        <w:t xml:space="preserve"> la secuencia de entrada y actualizar sus estados ocultos</w:t>
      </w:r>
      <w:r>
        <w:t xml:space="preserve">, el ultimo estado oculto es la salida del </w:t>
      </w:r>
      <w:proofErr w:type="spellStart"/>
      <w:r w:rsidRPr="00B653D1">
        <w:rPr>
          <w:i/>
        </w:rPr>
        <w:t>encoder</w:t>
      </w:r>
      <w:proofErr w:type="spellEnd"/>
      <w:r w:rsidR="0075244E">
        <w:rPr>
          <w:i/>
        </w:rPr>
        <w:t xml:space="preserve"> </w:t>
      </w:r>
      <w:r w:rsidR="0075244E" w:rsidRPr="0075244E">
        <w:t xml:space="preserve">también llamado </w:t>
      </w:r>
      <w:r>
        <w:t xml:space="preserve">vector de contexto, se usa una capa </w:t>
      </w:r>
      <w:proofErr w:type="spellStart"/>
      <w:r w:rsidRPr="00B653D1">
        <w:rPr>
          <w:i/>
        </w:rPr>
        <w:t>RepeatVector</w:t>
      </w:r>
      <w:proofErr w:type="spellEnd"/>
      <w:r w:rsidR="00C53E05">
        <w:rPr>
          <w:i/>
        </w:rPr>
        <w:t xml:space="preserve"> </w:t>
      </w:r>
      <w:r w:rsidR="00C53E05" w:rsidRPr="00C53E05">
        <w:t>de</w:t>
      </w:r>
      <w:r w:rsidR="00C53E05">
        <w:rPr>
          <w:i/>
        </w:rPr>
        <w:t xml:space="preserve"> </w:t>
      </w:r>
      <w:proofErr w:type="spellStart"/>
      <w:r w:rsidR="00C53E05" w:rsidRPr="00C53E05">
        <w:t>Keras</w:t>
      </w:r>
      <w:proofErr w:type="spellEnd"/>
      <w:r w:rsidR="0075244E">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75244E">
        <w:rPr>
          <w:i/>
        </w:rPr>
        <w:fldChar w:fldCharType="separate"/>
      </w:r>
      <w:r w:rsidR="009D2820" w:rsidRPr="009D2820">
        <w:rPr>
          <w:noProof/>
        </w:rPr>
        <w:t>[33]</w:t>
      </w:r>
      <w:r w:rsidR="0075244E">
        <w:rPr>
          <w:i/>
        </w:rPr>
        <w:fldChar w:fldCharType="end"/>
      </w:r>
      <w:r w:rsidR="0075244E">
        <w:rPr>
          <w:i/>
        </w:rPr>
        <w:t xml:space="preserve">, </w:t>
      </w:r>
      <w:r w:rsidR="00970254">
        <w:t xml:space="preserve">la misma </w:t>
      </w:r>
      <w:r w:rsidR="0075244E" w:rsidRPr="0075244E">
        <w:t xml:space="preserve">se </w:t>
      </w:r>
      <w:r w:rsidR="0075244E">
        <w:t xml:space="preserve">encarga de repetir el vector de contexto </w:t>
      </w:r>
      <w:r w:rsidR="00970254">
        <w:t>según la cantidad de días a futuro que se desea pronosticar</w:t>
      </w:r>
      <w:r w:rsidR="0075244E">
        <w:t xml:space="preserve"> (en </w:t>
      </w:r>
      <w:r w:rsidR="00970254">
        <w:t>el presente caso de estudio</w:t>
      </w:r>
      <w:r w:rsidR="0075244E">
        <w:t xml:space="preserve"> es</w:t>
      </w:r>
      <w:r w:rsidR="00970254">
        <w:t xml:space="preserve"> de</w:t>
      </w:r>
      <w:r w:rsidR="0075244E">
        <w:t xml:space="preserve"> 60), la salida del </w:t>
      </w:r>
      <w:proofErr w:type="spellStart"/>
      <w:r w:rsidR="0075244E" w:rsidRPr="00B653D1">
        <w:rPr>
          <w:i/>
        </w:rPr>
        <w:t>RepeatVector</w:t>
      </w:r>
      <w:proofErr w:type="spellEnd"/>
      <w:r w:rsidR="0075244E">
        <w:rPr>
          <w:i/>
        </w:rPr>
        <w:t xml:space="preserve"> </w:t>
      </w:r>
      <w:r w:rsidR="0075244E">
        <w:t xml:space="preserve">se utiliza como entrada del </w:t>
      </w:r>
      <w:proofErr w:type="spellStart"/>
      <w:r w:rsidR="0075244E" w:rsidRPr="0075244E">
        <w:rPr>
          <w:i/>
        </w:rPr>
        <w:t>decoder</w:t>
      </w:r>
      <w:proofErr w:type="spellEnd"/>
      <w:r w:rsidR="0075244E">
        <w:t xml:space="preserve">. </w:t>
      </w:r>
      <w:r w:rsidR="00CE56D6">
        <w:t xml:space="preserve">El último estado oculto del </w:t>
      </w:r>
      <w:proofErr w:type="spellStart"/>
      <w:r w:rsidR="00CE56D6" w:rsidRPr="00CE56D6">
        <w:rPr>
          <w:i/>
        </w:rPr>
        <w:t>encoder</w:t>
      </w:r>
      <w:proofErr w:type="spellEnd"/>
      <w:r w:rsidR="00CE56D6">
        <w:rPr>
          <w:i/>
        </w:rPr>
        <w:t xml:space="preserve"> </w:t>
      </w:r>
      <w:r w:rsidR="00970254">
        <w:t xml:space="preserve">también se usa </w:t>
      </w:r>
      <w:r w:rsidR="00CE56D6">
        <w:t xml:space="preserve">como estado inicial del </w:t>
      </w:r>
      <w:proofErr w:type="spellStart"/>
      <w:r w:rsidR="00CE56D6" w:rsidRPr="00CE56D6">
        <w:rPr>
          <w:i/>
        </w:rPr>
        <w:t>decoder</w:t>
      </w:r>
      <w:proofErr w:type="spellEnd"/>
      <w:r w:rsidR="00CE56D6">
        <w:t xml:space="preserve">. </w:t>
      </w:r>
      <w:r w:rsidR="001B3804">
        <w:t xml:space="preserve">Finalmente se utiliza la capa </w:t>
      </w:r>
      <w:proofErr w:type="spellStart"/>
      <w:r w:rsidR="001B3804" w:rsidRPr="001B3804">
        <w:rPr>
          <w:i/>
        </w:rPr>
        <w:t>TimeDistributed</w:t>
      </w:r>
      <w:proofErr w:type="spellEnd"/>
      <w:r w:rsidR="001B3804">
        <w:t xml:space="preserve"> de </w:t>
      </w:r>
      <w:proofErr w:type="spellStart"/>
      <w:r w:rsidR="001B3804">
        <w:t>Keras</w:t>
      </w:r>
      <w:proofErr w:type="spellEnd"/>
      <w:r w:rsidR="00FC09B1">
        <w:fldChar w:fldCharType="begin" w:fldLock="1"/>
      </w:r>
      <w:r w:rsidR="00FC09B1">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FC09B1">
        <w:fldChar w:fldCharType="separate"/>
      </w:r>
      <w:r w:rsidR="00FC09B1" w:rsidRPr="00FC09B1">
        <w:rPr>
          <w:noProof/>
        </w:rPr>
        <w:t>[33]</w:t>
      </w:r>
      <w:r w:rsidR="00FC09B1">
        <w:fldChar w:fldCharType="end"/>
      </w:r>
      <w:r w:rsidR="001B3804">
        <w:t>, la cual se configura para aplicar una capa densa</w:t>
      </w:r>
      <w:r w:rsidR="00FC09B1">
        <w:fldChar w:fldCharType="begin" w:fldLock="1"/>
      </w:r>
      <w:r w:rsidR="00FC09B1">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operties":{"noteIndex":0},"schema":"https://github.com/citation-style-language/schema/raw/master/csl-citation.json"}</w:instrText>
      </w:r>
      <w:r w:rsidR="00FC09B1">
        <w:fldChar w:fldCharType="separate"/>
      </w:r>
      <w:r w:rsidR="00FC09B1" w:rsidRPr="00FC09B1">
        <w:rPr>
          <w:noProof/>
        </w:rPr>
        <w:t>[33]</w:t>
      </w:r>
      <w:r w:rsidR="00FC09B1">
        <w:fldChar w:fldCharType="end"/>
      </w:r>
      <w:r w:rsidR="00FC09B1">
        <w:t xml:space="preserve"> </w:t>
      </w:r>
      <w:r w:rsidR="001B3804">
        <w:t xml:space="preserve">para cada paso del pronóstico. </w:t>
      </w:r>
      <w:r w:rsidR="00A651BC">
        <w:t xml:space="preserve">Por ejemplo si la salida del GRU del </w:t>
      </w:r>
      <w:proofErr w:type="spellStart"/>
      <w:r w:rsidR="00A651BC" w:rsidRPr="00A651BC">
        <w:rPr>
          <w:i/>
        </w:rPr>
        <w:t>decoder</w:t>
      </w:r>
      <w:proofErr w:type="spellEnd"/>
      <w:r w:rsidR="00A651BC">
        <w:t xml:space="preserve"> </w:t>
      </w:r>
      <w:r w:rsidR="00A14EFB">
        <w:t>tiene forma de</w:t>
      </w:r>
      <w:r w:rsidR="00A651BC">
        <w:t xml:space="preserve"> (número de lotes, pasos a futuro, cantidad de neuronas) </w:t>
      </w:r>
      <w:r w:rsidR="004F64C1">
        <w:t>la capa</w:t>
      </w:r>
      <w:r w:rsidR="00A651BC">
        <w:t xml:space="preserve"> </w:t>
      </w:r>
      <w:proofErr w:type="spellStart"/>
      <w:r w:rsidR="00A651BC" w:rsidRPr="00CE56D6">
        <w:rPr>
          <w:i/>
        </w:rPr>
        <w:t>TimeDistributed</w:t>
      </w:r>
      <w:proofErr w:type="spellEnd"/>
      <w:r w:rsidR="00A651BC">
        <w:rPr>
          <w:i/>
        </w:rPr>
        <w:t xml:space="preserve"> </w:t>
      </w:r>
      <w:r w:rsidR="00A651BC" w:rsidRPr="00A651BC">
        <w:t>con la capa densa</w:t>
      </w:r>
      <w:r w:rsidR="00A651BC">
        <w:rPr>
          <w:i/>
        </w:rPr>
        <w:t xml:space="preserve"> </w:t>
      </w:r>
      <w:r w:rsidR="004F64C1">
        <w:t>aplica</w:t>
      </w:r>
      <w:r w:rsidR="00A651BC">
        <w:t xml:space="preserve"> una capa densa a cada uno de los pasos a futuro</w:t>
      </w:r>
      <w:r w:rsidR="004F64C1">
        <w:t>,</w:t>
      </w:r>
      <w:r w:rsidR="00A651BC">
        <w:t xml:space="preserve"> así </w:t>
      </w:r>
      <w:r w:rsidR="004F64C1">
        <w:t>se logra una</w:t>
      </w:r>
      <w:r w:rsidR="00A651BC">
        <w:t xml:space="preserve"> salida </w:t>
      </w:r>
      <w:r w:rsidR="00A14EFB">
        <w:t>con</w:t>
      </w:r>
      <w:r w:rsidR="000F4D68">
        <w:t xml:space="preserve"> forma de </w:t>
      </w:r>
      <w:r w:rsidR="00A651BC">
        <w:t>(número de lotes, pasos a futuro).</w:t>
      </w:r>
    </w:p>
    <w:p w14:paraId="4903DBA6" w14:textId="32FDE4F0" w:rsidR="00746E92" w:rsidRDefault="00FA1763" w:rsidP="00897BB8">
      <w:pPr>
        <w:pStyle w:val="Ttulo3"/>
      </w:pPr>
      <w:bookmarkStart w:id="84" w:name="_Toc198115986"/>
      <w:r>
        <w:lastRenderedPageBreak/>
        <w:t xml:space="preserve">4.5.3 </w:t>
      </w:r>
      <w:r w:rsidR="00746E92" w:rsidRPr="00503E8E">
        <w:t xml:space="preserve">Cantidad de </w:t>
      </w:r>
      <w:proofErr w:type="spellStart"/>
      <w:r w:rsidR="00746E92" w:rsidRPr="00503E8E">
        <w:t>Trials</w:t>
      </w:r>
      <w:proofErr w:type="spellEnd"/>
      <w:r w:rsidR="00746E92">
        <w:t xml:space="preserve"> por Modelo</w:t>
      </w:r>
      <w:bookmarkEnd w:id="84"/>
    </w:p>
    <w:p w14:paraId="340E4553" w14:textId="77777777" w:rsidR="00746E92" w:rsidRPr="00503E8E" w:rsidRDefault="00746E92" w:rsidP="00897BB8">
      <w:pPr>
        <w:jc w:val="both"/>
      </w:pPr>
    </w:p>
    <w:p w14:paraId="246F131A" w14:textId="29C524BE" w:rsidR="00D54DB7" w:rsidRDefault="00A1156C" w:rsidP="00897BB8">
      <w:pPr>
        <w:jc w:val="both"/>
      </w:pPr>
      <w:r>
        <w:t xml:space="preserve">El algoritmo </w:t>
      </w:r>
      <w:proofErr w:type="spellStart"/>
      <w:r w:rsidR="007F03EF" w:rsidRPr="000A2DE0">
        <w:t>H</w:t>
      </w:r>
      <w:r w:rsidRPr="000A2DE0">
        <w:t>y</w:t>
      </w:r>
      <w:r w:rsidR="00541D7F" w:rsidRPr="000A2DE0">
        <w:t>perband</w:t>
      </w:r>
      <w:proofErr w:type="spellEnd"/>
      <w:r w:rsidR="00541D7F">
        <w:t xml:space="preserve"> se configur</w:t>
      </w:r>
      <w:r w:rsidR="00EC4AF5">
        <w:t>a</w:t>
      </w:r>
      <w:r w:rsidR="00541D7F">
        <w:t xml:space="preserve">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EC4AF5">
        <w:t>documento</w:t>
      </w:r>
      <w:r w:rsidR="00E12177">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w:t>
      </w:r>
      <w:r w:rsidR="00F35D65">
        <w:t>a</w:t>
      </w:r>
      <w:r w:rsidR="00541D7F">
        <w:t xml:space="preserve">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995FAD">
        <w:t xml:space="preserve">se </w:t>
      </w:r>
      <w:r>
        <w:t>retir</w:t>
      </w:r>
      <w:r w:rsidR="00995FAD">
        <w:t>a</w:t>
      </w:r>
      <w:r w:rsidR="00156129">
        <w:t xml:space="preserve"> en las pruebas que no fueran</w:t>
      </w:r>
      <w:r w:rsidR="00ED0C8C">
        <w:t xml:space="preserve"> correspondientes al algoritmo </w:t>
      </w:r>
      <w:proofErr w:type="spellStart"/>
      <w:r w:rsidR="00ED0C8C" w:rsidRPr="000A2DE0">
        <w:t>H</w:t>
      </w:r>
      <w:r w:rsidR="00156129" w:rsidRPr="000A2DE0">
        <w:t>yperband</w:t>
      </w:r>
      <w:proofErr w:type="spellEnd"/>
      <w:r w:rsidR="00156129">
        <w:t>.</w:t>
      </w:r>
      <w:r>
        <w:t xml:space="preserve"> </w:t>
      </w:r>
    </w:p>
    <w:p w14:paraId="4EE96063" w14:textId="73119D62" w:rsidR="00EF6274" w:rsidRDefault="00EF6274">
      <w:pPr>
        <w:spacing w:after="160" w:line="259" w:lineRule="auto"/>
      </w:pPr>
    </w:p>
    <w:p w14:paraId="0356E971" w14:textId="58704569" w:rsidR="00CA2963" w:rsidRPr="00800CCD" w:rsidRDefault="00FA1763" w:rsidP="00FA1763">
      <w:pPr>
        <w:pStyle w:val="Ttulo3"/>
      </w:pPr>
      <w:bookmarkStart w:id="85" w:name="_Toc198115987"/>
      <w:r>
        <w:t xml:space="preserve">4.5.4 </w:t>
      </w:r>
      <w:proofErr w:type="spellStart"/>
      <w:r w:rsidR="0085754F">
        <w:t>Hiperparametros</w:t>
      </w:r>
      <w:proofErr w:type="spellEnd"/>
      <w:r w:rsidR="00800CCD" w:rsidRPr="00800CCD">
        <w:t xml:space="preserve"> </w:t>
      </w:r>
      <w:r w:rsidR="009E56D5">
        <w:t>que se Afinaron</w:t>
      </w:r>
      <w:bookmarkEnd w:id="85"/>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0233DDC7"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w:t>
            </w:r>
            <w:r w:rsidR="00A42282">
              <w:t>é</w:t>
            </w:r>
            <w:r>
              <w:t>s</w:t>
            </w:r>
          </w:p>
          <w:p w14:paraId="464D6BBA" w14:textId="7F1D9534"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B804B3">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[49]","plainTextFormattedCitation":"[49]","previouslyFormattedCitation":"[49]"},"properties":{"noteIndex":0},"schema":"https://github.com/citation-style-language/schema/raw/master/csl-citation.json"}</w:instrText>
            </w:r>
            <w:r w:rsidR="00530316">
              <w:fldChar w:fldCharType="separate"/>
            </w:r>
            <w:r w:rsidR="00F30290" w:rsidRPr="00F30290">
              <w:rPr>
                <w:noProof/>
              </w:rPr>
              <w:t>[49]</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4DF4965F" w14:textId="2CF86157" w:rsidR="00800CCD" w:rsidRPr="002E2792" w:rsidRDefault="00703FF0" w:rsidP="00417A28">
      <w:pPr>
        <w:pStyle w:val="Tablas"/>
      </w:pPr>
      <w:bookmarkStart w:id="86" w:name="_Toc198116003"/>
      <w:r>
        <w:lastRenderedPageBreak/>
        <w:t xml:space="preserve">Tabla 4 </w:t>
      </w:r>
      <w:proofErr w:type="spellStart"/>
      <w:r w:rsidR="0085754F">
        <w:t>Hiperparametros</w:t>
      </w:r>
      <w:proofErr w:type="spellEnd"/>
      <w:r>
        <w:t xml:space="preserve"> que se afinaron.</w:t>
      </w:r>
      <w:bookmarkEnd w:id="86"/>
    </w:p>
    <w:p w14:paraId="54B3B579" w14:textId="446B3B3E" w:rsidR="0078061A" w:rsidRPr="00835FA8" w:rsidRDefault="00835FA8" w:rsidP="00530316">
      <w:pPr>
        <w:jc w:val="both"/>
      </w:pPr>
      <w:r>
        <w:t xml:space="preserve">En la Tabla 4 se puede ver los </w:t>
      </w:r>
      <w:proofErr w:type="spellStart"/>
      <w:r>
        <w:t>hiperparametros</w:t>
      </w:r>
      <w:proofErr w:type="spellEnd"/>
      <w:r>
        <w:t xml:space="preserve"> que se </w:t>
      </w:r>
      <w:r w:rsidR="00D92F6F">
        <w:t xml:space="preserve">calculan con </w:t>
      </w:r>
      <w:r>
        <w:t xml:space="preserve">el algoritmo </w:t>
      </w:r>
      <w:proofErr w:type="spellStart"/>
      <w:r w:rsidRPr="00835FA8">
        <w:rPr>
          <w:i/>
        </w:rPr>
        <w:t>H</w:t>
      </w:r>
      <w:r w:rsidR="00E827F3">
        <w:rPr>
          <w:i/>
        </w:rPr>
        <w:t>y</w:t>
      </w:r>
      <w:r w:rsidRPr="00835FA8">
        <w:rPr>
          <w:i/>
        </w:rPr>
        <w:t>perband</w:t>
      </w:r>
      <w:proofErr w:type="spellEnd"/>
      <w:r>
        <w:t xml:space="preserve">, estos rangos de valores que se toman para hacer el afinamiento de </w:t>
      </w:r>
      <w:proofErr w:type="spellStart"/>
      <w:r>
        <w:t>hiperparametros</w:t>
      </w:r>
      <w:proofErr w:type="spellEnd"/>
      <w:r>
        <w:t xml:space="preserve">, muchos de ellos son elegidos semejantes a los que se utilizaron en el código original del ganador del concurso de </w:t>
      </w:r>
      <w:proofErr w:type="spellStart"/>
      <w:r>
        <w:t>Kaggle</w:t>
      </w:r>
      <w:proofErr w:type="spellEnd"/>
      <w:r>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fldChar w:fldCharType="separate"/>
      </w:r>
      <w:r w:rsidR="009D2820" w:rsidRPr="009D2820">
        <w:rPr>
          <w:noProof/>
        </w:rPr>
        <w:t>[45]</w:t>
      </w:r>
      <w:r>
        <w:fldChar w:fldCharType="end"/>
      </w:r>
      <w:r>
        <w:t>.</w:t>
      </w:r>
    </w:p>
    <w:p w14:paraId="7F7B68CC" w14:textId="77777777" w:rsidR="00835FA8" w:rsidRDefault="00835FA8" w:rsidP="00897BB8">
      <w:pPr>
        <w:jc w:val="both"/>
      </w:pPr>
    </w:p>
    <w:p w14:paraId="239EC15E" w14:textId="727EF831" w:rsidR="00EF6274" w:rsidRDefault="0078061A" w:rsidP="00897BB8">
      <w:pPr>
        <w:jc w:val="both"/>
      </w:pPr>
      <w:r>
        <w:t>U</w:t>
      </w:r>
      <w:r w:rsidR="00687867">
        <w:t>n concepto muy importante</w:t>
      </w:r>
      <w:r>
        <w:t xml:space="preserve"> </w:t>
      </w:r>
      <w:r w:rsidR="00687867">
        <w:rPr>
          <w:color w:val="000000"/>
        </w:rPr>
        <w:t>que no se puede determinar el cálculo</w:t>
      </w:r>
      <w:r>
        <w:t xml:space="preserve"> con la librería </w:t>
      </w:r>
      <w:proofErr w:type="spellStart"/>
      <w:r w:rsidR="00533DDD">
        <w:t>K</w:t>
      </w:r>
      <w:r>
        <w:t>eras</w:t>
      </w:r>
      <w:proofErr w:type="spellEnd"/>
      <w:r>
        <w:t xml:space="preserve"> es el N-Días</w:t>
      </w:r>
      <w:r w:rsidR="00D92F6F">
        <w:t>,</w:t>
      </w:r>
      <w:r>
        <w:t xml:space="preserve">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w:t>
      </w:r>
      <w:r w:rsidR="007A1F68">
        <w:rPr>
          <w:color w:val="000000"/>
        </w:rPr>
        <w:t xml:space="preserve">precisar </w:t>
      </w:r>
      <w:r>
        <w:t xml:space="preserve">por la librería </w:t>
      </w:r>
      <w:proofErr w:type="spellStart"/>
      <w:r w:rsidR="00533DDD">
        <w:t>Keras</w:t>
      </w:r>
      <w:proofErr w:type="spellEnd"/>
      <w:r w:rsidR="005B550B">
        <w:t>, se toma como entrada 60 días</w:t>
      </w:r>
      <w:r w:rsidR="00C21967">
        <w:t>,</w:t>
      </w:r>
      <w:r w:rsidR="005B550B">
        <w:t xml:space="preserve"> ya que según lo mencionado por el ganador del concurso de </w:t>
      </w:r>
      <w:proofErr w:type="spellStart"/>
      <w:r w:rsidR="005B550B">
        <w:t>Kaggle</w:t>
      </w:r>
      <w:proofErr w:type="spellEnd"/>
      <w:r w:rsidR="00E12177">
        <w:t xml:space="preserve"> </w:t>
      </w:r>
      <w:r w:rsidR="00E12177">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E12177">
        <w:fldChar w:fldCharType="separate"/>
      </w:r>
      <w:r w:rsidR="00FB28D7" w:rsidRPr="00FB28D7">
        <w:rPr>
          <w:noProof/>
        </w:rPr>
        <w:t>[11]</w:t>
      </w:r>
      <w:r w:rsidR="00E12177">
        <w:fldChar w:fldCharType="end"/>
      </w:r>
      <w:r w:rsidR="00D92F6F">
        <w:t xml:space="preserve"> es un nú</w:t>
      </w:r>
      <w:r w:rsidR="005B550B">
        <w:t>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28C9903" w:rsidR="00EF6274" w:rsidRDefault="00F921D4" w:rsidP="00897BB8">
      <w:pPr>
        <w:jc w:val="both"/>
      </w:pPr>
      <w:r>
        <w:t xml:space="preserve">Otra variable muy importante que se </w:t>
      </w:r>
      <w:r w:rsidR="007A1F68">
        <w:t xml:space="preserve">puede </w:t>
      </w:r>
      <w:r w:rsidR="007A1F68">
        <w:rPr>
          <w:color w:val="000000"/>
        </w:rPr>
        <w:t xml:space="preserve">determinar </w:t>
      </w:r>
      <w:r>
        <w:t xml:space="preserve">con la librería </w:t>
      </w:r>
      <w:proofErr w:type="spellStart"/>
      <w:r>
        <w:t>Keras</w:t>
      </w:r>
      <w:proofErr w:type="spellEnd"/>
      <w:r>
        <w:t>, pero se hizo manu</w:t>
      </w:r>
      <w:r w:rsidR="00C21967">
        <w:t xml:space="preserve">almente fue el número de capas, </w:t>
      </w:r>
      <w:r w:rsidR="00C21967">
        <w:rPr>
          <w:color w:val="000000"/>
        </w:rPr>
        <w:t xml:space="preserve">dado que el algoritmo de cálculo de </w:t>
      </w:r>
      <w:proofErr w:type="spellStart"/>
      <w:r w:rsidR="00C21967">
        <w:rPr>
          <w:color w:val="000000"/>
        </w:rPr>
        <w:t>hiperparametros</w:t>
      </w:r>
      <w:proofErr w:type="spellEnd"/>
      <w:r w:rsidR="00C21967">
        <w:rPr>
          <w:color w:val="000000"/>
        </w:rPr>
        <w:t xml:space="preserve"> genera cientos de modelos </w:t>
      </w:r>
      <w:r w:rsidR="00187A12">
        <w:t>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AB6E94" w:rsidP="00744997">
      <w:hyperlink r:id="rId44"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7944F4DE" w:rsidR="004D29E2" w:rsidRPr="00385995" w:rsidRDefault="00370B0D" w:rsidP="00503E8E">
      <w:r>
        <w:lastRenderedPageBreak/>
        <w:t>L</w:t>
      </w:r>
      <w:r w:rsidR="002D0C78">
        <w:t>a primera prueba que se realiza</w:t>
      </w:r>
      <w:r w:rsidR="00434248" w:rsidRPr="00385995">
        <w:t xml:space="preserve"> </w:t>
      </w:r>
      <w:r w:rsidR="00A42282">
        <w:t>es</w:t>
      </w:r>
      <w:r w:rsidR="00434248" w:rsidRPr="00385995">
        <w:t xml:space="preserve"> la de </w:t>
      </w:r>
      <w:r w:rsidR="00060816" w:rsidRPr="00385995">
        <w:t xml:space="preserve">correr el algoritmo </w:t>
      </w:r>
      <w:proofErr w:type="spellStart"/>
      <w:r w:rsidR="00897BB8" w:rsidRPr="00E827F3">
        <w:rPr>
          <w:i/>
        </w:rPr>
        <w:t>H</w:t>
      </w:r>
      <w:r w:rsidR="00060816" w:rsidRPr="00E827F3">
        <w:rPr>
          <w:i/>
        </w:rPr>
        <w:t>yperband</w:t>
      </w:r>
      <w:proofErr w:type="spellEnd"/>
      <w:r w:rsidR="00060816" w:rsidRPr="00385995">
        <w:t xml:space="preserve">  con los dat</w:t>
      </w:r>
      <w:r w:rsidR="00897BB8">
        <w:t>os normalizados mediante log1p y</w:t>
      </w:r>
      <w:r w:rsidR="00060816" w:rsidRPr="00385995">
        <w:t xml:space="preserve"> z-score, con func</w:t>
      </w:r>
      <w:r w:rsidR="00D918A3">
        <w:t>ión de pé</w:t>
      </w:r>
      <w:r w:rsidR="00060816" w:rsidRPr="00385995">
        <w:t>rdida MAE.</w:t>
      </w: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proofErr w:type="spellStart"/>
            <w:r>
              <w:t>lr</w:t>
            </w:r>
            <w:proofErr w:type="spellEnd"/>
          </w:p>
        </w:tc>
        <w:tc>
          <w:tcPr>
            <w:tcW w:w="179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7" w:name="_Toc198116004"/>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bookmarkEnd w:id="87"/>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48FD5B2" w:rsidR="00CB1B99" w:rsidRDefault="00CB1B99" w:rsidP="0064646C">
      <w:pPr>
        <w:pStyle w:val="Figuras"/>
        <w:rPr>
          <w:rFonts w:eastAsiaTheme="majorEastAsia"/>
        </w:rPr>
      </w:pPr>
      <w:bookmarkStart w:id="88" w:name="_Toc198116033"/>
      <w:r>
        <w:rPr>
          <w:rFonts w:eastAsiaTheme="majorEastAsia"/>
        </w:rPr>
        <w:t xml:space="preserve">Figura </w:t>
      </w:r>
      <w:r w:rsidR="0064646C">
        <w:rPr>
          <w:rFonts w:eastAsiaTheme="majorEastAsia"/>
        </w:rPr>
        <w:t>1</w:t>
      </w:r>
      <w:r w:rsidR="0001629D">
        <w:rPr>
          <w:rFonts w:eastAsiaTheme="majorEastAsia"/>
        </w:rPr>
        <w:t>1</w:t>
      </w:r>
      <w:r w:rsidR="00D918A3">
        <w:rPr>
          <w:rFonts w:eastAsiaTheme="majorEastAsia"/>
        </w:rPr>
        <w:t>: Grá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w:t>
      </w:r>
      <w:r w:rsidR="00D918A3">
        <w:rPr>
          <w:rFonts w:eastAsiaTheme="majorEastAsia"/>
        </w:rPr>
        <w:t>l</w:t>
      </w:r>
      <w:r>
        <w:rPr>
          <w:rFonts w:eastAsiaTheme="majorEastAsia"/>
        </w:rPr>
        <w:t xml:space="preserv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8"/>
    </w:p>
    <w:p w14:paraId="7F7A9357" w14:textId="6A98233D" w:rsidR="00336069" w:rsidRDefault="00655D51" w:rsidP="00503E8E">
      <w:pPr>
        <w:rPr>
          <w:rFonts w:eastAsiaTheme="majorEastAsia"/>
        </w:rPr>
      </w:pPr>
      <w:r>
        <w:rPr>
          <w:rFonts w:eastAsiaTheme="majorEastAsia"/>
        </w:rPr>
        <w:t xml:space="preserve">El modelo de la primera prueba como se puede ver </w:t>
      </w:r>
      <w:r w:rsidR="00881339">
        <w:rPr>
          <w:rFonts w:eastAsiaTheme="majorEastAsia"/>
        </w:rPr>
        <w:t>tiende a pronosticar una media.</w:t>
      </w:r>
    </w:p>
    <w:p w14:paraId="698CBE23" w14:textId="576742E5" w:rsidR="00881339" w:rsidRDefault="00881339">
      <w:pPr>
        <w:spacing w:before="0" w:after="160" w:line="259" w:lineRule="auto"/>
        <w:rPr>
          <w:rFonts w:eastAsiaTheme="majorEastAsia"/>
        </w:rPr>
      </w:pPr>
      <w:r>
        <w:rPr>
          <w:rFonts w:eastAsiaTheme="majorEastAsia"/>
        </w:rPr>
        <w:br w:type="page"/>
      </w: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lastRenderedPageBreak/>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proofErr w:type="spellStart"/>
            <w:r>
              <w:t>lr</w:t>
            </w:r>
            <w:proofErr w:type="spellEnd"/>
          </w:p>
        </w:tc>
        <w:tc>
          <w:tcPr>
            <w:tcW w:w="1888"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9" w:name="_Toc198116005"/>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bookmarkEnd w:id="89"/>
    </w:p>
    <w:p w14:paraId="7A3A0598" w14:textId="77777777" w:rsidR="00FC0734" w:rsidRDefault="00FC0734" w:rsidP="00FC0734">
      <w:pPr>
        <w:spacing w:after="160" w:line="259" w:lineRule="auto"/>
        <w:jc w:val="both"/>
        <w:rPr>
          <w:b/>
        </w:rPr>
      </w:pPr>
    </w:p>
    <w:p w14:paraId="1EF58265" w14:textId="7513D454" w:rsidR="00FC0734" w:rsidRDefault="00FC0734" w:rsidP="00FC0734">
      <w:pPr>
        <w:spacing w:after="160" w:line="259" w:lineRule="auto"/>
        <w:jc w:val="both"/>
        <w:rPr>
          <w:b/>
        </w:rPr>
      </w:pPr>
      <w:r>
        <w:rPr>
          <w:color w:val="000000"/>
        </w:rPr>
        <w:t xml:space="preserve">La segunda prueba que se </w:t>
      </w:r>
      <w:r w:rsidR="00E827F3">
        <w:rPr>
          <w:color w:val="000000"/>
        </w:rPr>
        <w:t>realiza es</w:t>
      </w:r>
      <w:r>
        <w:rPr>
          <w:color w:val="000000"/>
        </w:rPr>
        <w:t xml:space="preserve"> la d</w:t>
      </w:r>
      <w:r w:rsidR="00E827F3">
        <w:rPr>
          <w:color w:val="000000"/>
        </w:rPr>
        <w:t xml:space="preserve">e correr el algoritmo </w:t>
      </w:r>
      <w:proofErr w:type="spellStart"/>
      <w:r w:rsidR="00E827F3">
        <w:rPr>
          <w:color w:val="000000"/>
        </w:rPr>
        <w:t>Hyperband</w:t>
      </w:r>
      <w:proofErr w:type="spellEnd"/>
      <w:r>
        <w:rPr>
          <w:color w:val="000000"/>
        </w:rPr>
        <w:t xml:space="preserve"> con los datos normalizados mediante z-score, con función de pérdida Huber. Se puede observar en la tabla 6 los parámetros encontrados como resultado de la prueba 2.</w:t>
      </w:r>
    </w:p>
    <w:p w14:paraId="58AC2E50" w14:textId="4200CD0A" w:rsidR="00CB1B99" w:rsidRPr="00DE0470" w:rsidRDefault="00CB1B99">
      <w:pPr>
        <w:spacing w:after="160" w:line="259" w:lineRule="auto"/>
        <w:rPr>
          <w:b/>
        </w:rPr>
      </w:pPr>
    </w:p>
    <w:p w14:paraId="128EBCD1" w14:textId="431B50F6" w:rsidR="00A54F56" w:rsidRPr="00385995" w:rsidRDefault="00385995">
      <w:pPr>
        <w:spacing w:after="160" w:line="259" w:lineRule="auto"/>
      </w:pPr>
      <w:r w:rsidRPr="00385995">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90" w:name="_Toc198116006"/>
      <w:r>
        <w:t>Tabla 7</w:t>
      </w:r>
      <w:r w:rsidRPr="00754708">
        <w:t xml:space="preserve"> </w:t>
      </w:r>
      <w:r>
        <w:t>Comparaciones de Rendimientos entre Pruebas</w:t>
      </w:r>
      <w:r w:rsidRPr="00754708">
        <w:t>.</w:t>
      </w:r>
      <w:bookmarkEnd w:id="90"/>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14B2FD57" w:rsidR="00FC0734" w:rsidRDefault="00FC0734">
      <w:pPr>
        <w:spacing w:before="0" w:after="160" w:line="259" w:lineRule="auto"/>
        <w:rPr>
          <w:b/>
        </w:rPr>
      </w:pPr>
    </w:p>
    <w:p w14:paraId="4A6EF82D" w14:textId="63BAC06C" w:rsidR="00D24C0E" w:rsidRPr="006614D8" w:rsidRDefault="006614D8" w:rsidP="00503E8E">
      <w:pPr>
        <w:rPr>
          <w:b/>
        </w:rPr>
      </w:pPr>
      <w:r>
        <w:rPr>
          <w:b/>
        </w:rPr>
        <w:t>4.5.5</w:t>
      </w:r>
      <w:r w:rsidRPr="006614D8">
        <w:rPr>
          <w:b/>
        </w:rPr>
        <w:t xml:space="preserve"> </w:t>
      </w:r>
      <w:r w:rsidR="00D24C0E" w:rsidRPr="006614D8">
        <w:rPr>
          <w:b/>
        </w:rPr>
        <w:t>Prueba de capas</w:t>
      </w:r>
    </w:p>
    <w:p w14:paraId="1AA8DB62" w14:textId="77777777" w:rsidR="00FC0734" w:rsidRDefault="00FC0734" w:rsidP="00CB1B99"/>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lastRenderedPageBreak/>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91" w:name="_Toc198116007"/>
      <w:r>
        <w:t>Tabla 8</w:t>
      </w:r>
      <w:r w:rsidR="00CB1B99" w:rsidRPr="00754708">
        <w:t xml:space="preserve"> </w:t>
      </w:r>
      <w:r w:rsidR="00CB1B99">
        <w:t>Comparaciones de Rendimientos entre Pruebas</w:t>
      </w:r>
      <w:r w:rsidR="00CB1B99" w:rsidRPr="00754708">
        <w:t>.</w:t>
      </w:r>
      <w:bookmarkEnd w:id="91"/>
    </w:p>
    <w:p w14:paraId="30F9CF14" w14:textId="02D3B7FE" w:rsidR="00D24C0E" w:rsidRDefault="00D24C0E" w:rsidP="00503E8E">
      <w:pPr>
        <w:rPr>
          <w:b/>
        </w:rPr>
      </w:pPr>
    </w:p>
    <w:p w14:paraId="7EDACF46" w14:textId="2ED00804" w:rsidR="00533DDD" w:rsidRDefault="00CB1B99" w:rsidP="00897BB8">
      <w:pPr>
        <w:jc w:val="both"/>
      </w:pPr>
      <w:r>
        <w:t xml:space="preserve">Como se puede ver en la tabla </w:t>
      </w:r>
      <w:r w:rsidR="0076189B">
        <w:t>8</w:t>
      </w:r>
      <w:r>
        <w:t xml:space="preserve"> el primer modelo sigue siendo el mejor </w:t>
      </w:r>
      <w:r w:rsidR="00210C07">
        <w:t>modelo,</w:t>
      </w:r>
      <w:r w:rsidR="00897BB8">
        <w:t xml:space="preserve"> el código de </w:t>
      </w:r>
      <w:proofErr w:type="spellStart"/>
      <w:r w:rsidR="00897BB8">
        <w:t>G</w:t>
      </w:r>
      <w:r w:rsidR="006614D8">
        <w:t>itH</w:t>
      </w:r>
      <w:r>
        <w:t>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897BB8">
        <w:fldChar w:fldCharType="separate"/>
      </w:r>
      <w:r w:rsidR="009D2820" w:rsidRPr="009D2820">
        <w:rPr>
          <w:noProof/>
        </w:rPr>
        <w:t>[45]</w:t>
      </w:r>
      <w:r w:rsidR="00897BB8">
        <w:fldChar w:fldCharType="end"/>
      </w:r>
      <w:r>
        <w:t xml:space="preserve">, se hacen pruebas de 1 y 2 capas como máximo, por </w:t>
      </w:r>
      <w:r w:rsidR="00210C07">
        <w:t xml:space="preserve">lo tanto no continuamos con los ensayos </w:t>
      </w:r>
      <w:r>
        <w:t>de cap</w:t>
      </w:r>
      <w:r w:rsidR="009B2399">
        <w:t xml:space="preserve">as, siendo </w:t>
      </w:r>
      <w:r w:rsidR="00210C07">
        <w:t xml:space="preserve">el experimento </w:t>
      </w:r>
      <w:r w:rsidR="009B2399">
        <w:t xml:space="preserve">de 2 capas </w:t>
      </w:r>
      <w:r w:rsidR="00210C07">
        <w:t>el</w:t>
      </w:r>
      <w:r w:rsidR="009B2399">
        <w:t xml:space="preserve"> tercer </w:t>
      </w:r>
      <w:r w:rsidR="00210C07">
        <w:t>ensayo</w:t>
      </w:r>
      <w:r w:rsidR="009B2399">
        <w:t>.</w:t>
      </w:r>
    </w:p>
    <w:p w14:paraId="2B4EB953" w14:textId="77777777" w:rsidR="00533DDD" w:rsidRDefault="00533DDD" w:rsidP="00533DDD"/>
    <w:p w14:paraId="37C05FD9" w14:textId="4EDBEBD1" w:rsidR="00B60F47" w:rsidRDefault="00284F17" w:rsidP="00B60F47">
      <w:r>
        <w:rPr>
          <w:noProof/>
        </w:rPr>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5AC654ED" w14:textId="53E4DBD9" w:rsidR="00655D51" w:rsidRDefault="00284F17" w:rsidP="0064646C">
      <w:pPr>
        <w:pStyle w:val="Figuras"/>
        <w:rPr>
          <w:rFonts w:eastAsiaTheme="majorEastAsia"/>
        </w:rPr>
      </w:pPr>
      <w:bookmarkStart w:id="92" w:name="_Toc198116034"/>
      <w:r>
        <w:rPr>
          <w:rFonts w:eastAsiaTheme="majorEastAsia"/>
        </w:rPr>
        <w:t xml:space="preserve">Figura </w:t>
      </w:r>
      <w:r w:rsidR="0001629D">
        <w:rPr>
          <w:rFonts w:eastAsiaTheme="majorEastAsia"/>
        </w:rPr>
        <w:t>12</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bookmarkEnd w:id="92"/>
    </w:p>
    <w:p w14:paraId="0A772165" w14:textId="6FF63FB6" w:rsidR="00655D51" w:rsidRDefault="00A16468" w:rsidP="00AA13FD">
      <w:pPr>
        <w:jc w:val="both"/>
        <w:rPr>
          <w:rFonts w:eastAsiaTheme="majorEastAsia"/>
        </w:rPr>
      </w:pPr>
      <w:r>
        <w:rPr>
          <w:rFonts w:eastAsiaTheme="majorEastAsia"/>
        </w:rPr>
        <w:t>En el caso de la figura 12</w:t>
      </w:r>
      <w:r w:rsidR="00655D51">
        <w:rPr>
          <w:rFonts w:eastAsiaTheme="majorEastAsia"/>
        </w:rPr>
        <w:t xml:space="preserve"> se obtiene un modelo que al principio predice bien la tendencia y luego se aleja de la misma terminando en una media.</w:t>
      </w:r>
    </w:p>
    <w:p w14:paraId="401444A0" w14:textId="0A93E2B1" w:rsidR="009B2399" w:rsidRDefault="009B2399">
      <w:pPr>
        <w:spacing w:after="160" w:line="259" w:lineRule="auto"/>
      </w:pPr>
    </w:p>
    <w:p w14:paraId="0A810B54" w14:textId="59685E72" w:rsidR="00DE2438" w:rsidRPr="00FA1763" w:rsidRDefault="00FA1763" w:rsidP="00FA1763">
      <w:pPr>
        <w:pStyle w:val="Ttulo3"/>
      </w:pPr>
      <w:bookmarkStart w:id="93" w:name="_Toc198115988"/>
      <w:r w:rsidRPr="00FA1763">
        <w:t>4.</w:t>
      </w:r>
      <w:r w:rsidR="008E278A">
        <w:t>5.6</w:t>
      </w:r>
      <w:r w:rsidRPr="00FA1763">
        <w:t xml:space="preserve"> </w:t>
      </w:r>
      <w:r w:rsidR="00DE2438" w:rsidRPr="00FA1763">
        <w:t xml:space="preserve">Pruebas Editorial Universitaria </w:t>
      </w:r>
      <w:r w:rsidR="006614D8">
        <w:t>UA</w:t>
      </w:r>
      <w:bookmarkEnd w:id="93"/>
    </w:p>
    <w:p w14:paraId="56C5EB9C" w14:textId="77777777" w:rsidR="00DE2438" w:rsidRDefault="00DE2438" w:rsidP="004833B4"/>
    <w:p w14:paraId="757D27CB" w14:textId="45DA1A74" w:rsidR="00F31FDF" w:rsidRDefault="003A34F5" w:rsidP="00897BB8">
      <w:pPr>
        <w:jc w:val="both"/>
      </w:pPr>
      <w:r>
        <w:t xml:space="preserve">Concluidas </w:t>
      </w:r>
      <w:r w:rsidR="00753301">
        <w:t xml:space="preserve">los ensayos </w:t>
      </w:r>
      <w:r>
        <w:t xml:space="preserve">en </w:t>
      </w:r>
      <w:r w:rsidR="009C1EFE">
        <w:rPr>
          <w:rFonts w:eastAsiaTheme="majorEastAsia"/>
        </w:rPr>
        <w:t xml:space="preserve">TUM </w:t>
      </w:r>
      <w:proofErr w:type="spellStart"/>
      <w:r w:rsidR="00D852FD">
        <w:t>T</w:t>
      </w:r>
      <w:r w:rsidR="004815D9">
        <w:t>ransmedia</w:t>
      </w:r>
      <w:proofErr w:type="spellEnd"/>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proofErr w:type="spellStart"/>
      <w:r w:rsidRPr="00386AF5">
        <w:rPr>
          <w:i/>
        </w:rPr>
        <w:t>dataset</w:t>
      </w:r>
      <w:proofErr w:type="spellEnd"/>
      <w:r>
        <w:t xml:space="preserve"> con las mismas columnas que </w:t>
      </w:r>
      <w:r w:rsidR="009C1EFE">
        <w:rPr>
          <w:rFonts w:eastAsiaTheme="majorEastAsia"/>
        </w:rPr>
        <w:t xml:space="preserve">TUM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4" w:name="_Toc198116008"/>
      <w:r>
        <w:t>Tabla 9</w:t>
      </w:r>
      <w:r w:rsidRPr="00754708">
        <w:t xml:space="preserve"> </w:t>
      </w:r>
      <w:r>
        <w:t>Prueba 4</w:t>
      </w:r>
      <w:bookmarkEnd w:id="94"/>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proofErr w:type="spellStart"/>
      <w:r>
        <w:t>Transmedia</w:t>
      </w:r>
      <w:proofErr w:type="spellEnd"/>
      <w:r>
        <w:t xml:space="preserve"> UA aplicado y reentrenado por 500 </w:t>
      </w:r>
      <w:r w:rsidR="00202082">
        <w:t>épocas</w:t>
      </w:r>
      <w:r>
        <w:t xml:space="preserve"> con los datos de Editorial Universitaria UA.</w:t>
      </w:r>
    </w:p>
    <w:p w14:paraId="49F5CD6A" w14:textId="03F80F1F"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01629D">
        <w:rPr>
          <w:rStyle w:val="FigurasCar"/>
          <w:rFonts w:eastAsiaTheme="majorEastAsia"/>
        </w:rPr>
        <w:t>Figura 13</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w:t>
      </w:r>
      <w:r w:rsidR="00A51D3A">
        <w:rPr>
          <w:rStyle w:val="FigurasCar"/>
          <w:rFonts w:eastAsiaTheme="majorEastAsia"/>
        </w:rPr>
        <w:t>l</w:t>
      </w:r>
      <w:r w:rsidR="00284F17" w:rsidRPr="0064646C">
        <w:rPr>
          <w:rStyle w:val="FigurasCar"/>
          <w:rFonts w:eastAsiaTheme="majorEastAsia"/>
        </w:rPr>
        <w:t xml:space="preserve"> conjunto de prueba </w:t>
      </w:r>
      <w:proofErr w:type="spellStart"/>
      <w:r w:rsidR="00284F17" w:rsidRPr="0064646C">
        <w:rPr>
          <w:rStyle w:val="FigurasCar"/>
          <w:rFonts w:eastAsiaTheme="majorEastAsia"/>
        </w:rPr>
        <w:t>Y_test</w:t>
      </w:r>
      <w:proofErr w:type="spellEnd"/>
      <w:r w:rsidR="00284F17" w:rsidRPr="0064646C">
        <w:rPr>
          <w:rStyle w:val="FigurasCar"/>
          <w:rFonts w:eastAsiaTheme="majorEastAsia"/>
        </w:rPr>
        <w: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714FC19D" w:rsidR="00897BB8" w:rsidRDefault="00C45DFE">
      <w:pPr>
        <w:spacing w:after="160" w:line="259" w:lineRule="auto"/>
        <w:rPr>
          <w:color w:val="000000"/>
        </w:rPr>
      </w:pPr>
      <w:r>
        <w:rPr>
          <w:color w:val="000000"/>
        </w:rPr>
        <w:t>En la figura 13 se puede ver que los valores pr</w:t>
      </w:r>
      <w:r w:rsidR="00753301">
        <w:rPr>
          <w:color w:val="000000"/>
        </w:rPr>
        <w:t xml:space="preserve">onosticados por el modelo del ensayo </w:t>
      </w:r>
      <w:r>
        <w:rPr>
          <w:color w:val="000000"/>
        </w:rPr>
        <w:t>4 se alejan de los valores reales.</w:t>
      </w:r>
    </w:p>
    <w:p w14:paraId="232C703E" w14:textId="77777777" w:rsidR="00C45DFE" w:rsidRDefault="00C45DFE">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5" w:name="_Toc198116009"/>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5"/>
    </w:p>
    <w:p w14:paraId="404EB714" w14:textId="77777777" w:rsidR="00D852FD" w:rsidRDefault="00D852FD" w:rsidP="004815D9">
      <w:pPr>
        <w:rPr>
          <w:rFonts w:eastAsiaTheme="majorEastAsia"/>
        </w:rPr>
      </w:pPr>
    </w:p>
    <w:p w14:paraId="26D241C9" w14:textId="10CF46F3" w:rsidR="00D852FD" w:rsidRPr="00C12427" w:rsidRDefault="00655D51" w:rsidP="00C12427">
      <w:pPr>
        <w:jc w:val="both"/>
      </w:pPr>
      <w:r w:rsidRPr="00C12427">
        <w:t>Dado</w:t>
      </w:r>
      <w:r w:rsidR="00284F17" w:rsidRPr="00C12427">
        <w:t xml:space="preserve"> que </w:t>
      </w:r>
      <w:r w:rsidR="006B79D5">
        <w:t>el experimento</w:t>
      </w:r>
      <w:r w:rsidR="00284F17" w:rsidRPr="00C12427">
        <w:t xml:space="preserve"> 4 no tuvo un </w:t>
      </w:r>
      <w:r w:rsidR="000476E1" w:rsidRPr="00C12427">
        <w:t xml:space="preserve">MAE </w:t>
      </w:r>
      <w:r w:rsidR="00284F17" w:rsidRPr="00C12427">
        <w:t xml:space="preserve"> por debajo de 30, </w:t>
      </w:r>
      <w:r w:rsidR="006B79D5">
        <w:t>se decide</w:t>
      </w:r>
      <w:r w:rsidR="00284F17" w:rsidRPr="00C12427">
        <w:t xml:space="preserve"> hacer una búsqueda de </w:t>
      </w:r>
      <w:proofErr w:type="spellStart"/>
      <w:r w:rsidR="00284F17" w:rsidRPr="00C12427">
        <w:t>hiperparametros</w:t>
      </w:r>
      <w:proofErr w:type="spellEnd"/>
      <w:r w:rsidR="00284F17" w:rsidRPr="00C12427">
        <w:t xml:space="preserve"> </w:t>
      </w:r>
      <w:r w:rsidR="001861F1">
        <w:t>con</w:t>
      </w:r>
      <w:r w:rsidR="000476E1" w:rsidRPr="00C12427">
        <w:t xml:space="preserve"> el algoritmo</w:t>
      </w:r>
      <w:r w:rsidR="00187A12" w:rsidRPr="00C12427">
        <w:t xml:space="preserve"> </w:t>
      </w:r>
      <w:proofErr w:type="spellStart"/>
      <w:r w:rsidR="00187A12" w:rsidRPr="00C12427">
        <w:t>H</w:t>
      </w:r>
      <w:r w:rsidR="00284F17" w:rsidRPr="00C12427">
        <w:t>yperband</w:t>
      </w:r>
      <w:proofErr w:type="spellEnd"/>
      <w:r w:rsidR="000476E1" w:rsidRPr="00C12427">
        <w:t>, e</w:t>
      </w:r>
      <w:r w:rsidR="00DA43E3" w:rsidRPr="00C12427">
        <w:t>n la tabla 10</w:t>
      </w:r>
      <w:r w:rsidR="000476E1" w:rsidRPr="00C12427">
        <w:t xml:space="preserve"> se puede ver los mejores parámetros obtenidos.</w:t>
      </w:r>
    </w:p>
    <w:p w14:paraId="64784BB8" w14:textId="77777777" w:rsidR="000476E1" w:rsidRDefault="000476E1" w:rsidP="004815D9">
      <w:pPr>
        <w:rPr>
          <w:rFonts w:eastAsiaTheme="majorEastAsia"/>
        </w:rPr>
      </w:pPr>
    </w:p>
    <w:p w14:paraId="1F9EEB06" w14:textId="1972CE7D" w:rsidR="000476E1" w:rsidRDefault="00C12427" w:rsidP="004815D9">
      <w:pPr>
        <w:rPr>
          <w:rFonts w:eastAsiaTheme="majorEastAsia"/>
        </w:rPr>
      </w:pPr>
      <w:r>
        <w:rPr>
          <w:rFonts w:eastAsiaTheme="majorEastAsia"/>
          <w:noProof/>
        </w:rPr>
        <w:lastRenderedPageBreak/>
        <w:drawing>
          <wp:inline distT="0" distB="0" distL="0" distR="0" wp14:anchorId="222EF394" wp14:editId="4A18188E">
            <wp:extent cx="5219700" cy="3143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14:paraId="64684F26" w14:textId="46AD6CCF" w:rsidR="00C12427" w:rsidRDefault="0001629D" w:rsidP="0064646C">
      <w:pPr>
        <w:pStyle w:val="Figuras"/>
        <w:rPr>
          <w:rFonts w:eastAsiaTheme="majorEastAsia"/>
        </w:rPr>
      </w:pPr>
      <w:bookmarkStart w:id="96" w:name="_Toc198116035"/>
      <w:r>
        <w:rPr>
          <w:rFonts w:eastAsiaTheme="majorEastAsia"/>
        </w:rPr>
        <w:t>Figura 14</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de una parte de</w:t>
      </w:r>
      <w:r w:rsidR="003858C2">
        <w:rPr>
          <w:rFonts w:eastAsiaTheme="majorEastAsia"/>
        </w:rPr>
        <w:t>l</w:t>
      </w:r>
      <w:r w:rsidR="000476E1">
        <w:rPr>
          <w:rFonts w:eastAsiaTheme="majorEastAsia"/>
        </w:rPr>
        <w:t xml:space="preserve"> conjunto de prueba </w:t>
      </w:r>
      <w:proofErr w:type="spellStart"/>
      <w:r w:rsidR="000476E1">
        <w:rPr>
          <w:rFonts w:eastAsiaTheme="majorEastAsia"/>
        </w:rPr>
        <w:t>Y_test</w:t>
      </w:r>
      <w:proofErr w:type="spellEnd"/>
      <w:r w:rsidR="00897BB8">
        <w:rPr>
          <w:rFonts w:eastAsiaTheme="majorEastAsia"/>
        </w:rPr>
        <w:t>, de</w:t>
      </w:r>
      <w:r w:rsidR="000476E1">
        <w:rPr>
          <w:rFonts w:eastAsiaTheme="majorEastAsia"/>
        </w:rPr>
        <w:t xml:space="preserve"> la prueba 5.</w:t>
      </w:r>
      <w:bookmarkEnd w:id="96"/>
    </w:p>
    <w:p w14:paraId="5454A559" w14:textId="77777777" w:rsidR="00C12427" w:rsidRDefault="00C12427" w:rsidP="000740FB">
      <w:pPr>
        <w:rPr>
          <w:rFonts w:eastAsiaTheme="majorEastAsia"/>
        </w:rPr>
      </w:pPr>
    </w:p>
    <w:p w14:paraId="6F1F22A6" w14:textId="484450CF" w:rsidR="00C12427" w:rsidRDefault="00C12427" w:rsidP="00AA13FD">
      <w:pPr>
        <w:jc w:val="both"/>
        <w:rPr>
          <w:rFonts w:eastAsiaTheme="majorEastAsia"/>
        </w:rPr>
      </w:pPr>
      <w:r>
        <w:rPr>
          <w:rFonts w:eastAsiaTheme="majorEastAsia"/>
        </w:rPr>
        <w:t>Como s</w:t>
      </w:r>
      <w:r w:rsidR="00300EB9">
        <w:rPr>
          <w:rFonts w:eastAsiaTheme="majorEastAsia"/>
        </w:rPr>
        <w:t>e puede observar en la figura 14</w:t>
      </w:r>
      <w:r>
        <w:rPr>
          <w:rFonts w:eastAsiaTheme="majorEastAsia"/>
        </w:rPr>
        <w:t xml:space="preserve"> el modelo obtenido es capaz de pronosticar una media, de manera que se pueda estimar </w:t>
      </w:r>
      <w:r w:rsidR="00AA13FD">
        <w:rPr>
          <w:rFonts w:eastAsiaTheme="majorEastAsia"/>
        </w:rPr>
        <w:t>la media de las vistas a futuro.</w:t>
      </w: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7" w:name="_Toc198116010"/>
      <w:r>
        <w:t>Tabla 11</w:t>
      </w:r>
      <w:r w:rsidR="000476E1" w:rsidRPr="00754708">
        <w:t xml:space="preserve"> </w:t>
      </w:r>
      <w:r w:rsidR="000476E1">
        <w:t>Comparaciones de Rendimientos entre Pruebas 4 y 5</w:t>
      </w:r>
      <w:bookmarkEnd w:id="97"/>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8" w:name="_Toc198115989"/>
      <w:r w:rsidRPr="00FA1763">
        <w:lastRenderedPageBreak/>
        <w:t>4.</w:t>
      </w:r>
      <w:r w:rsidR="008E278A">
        <w:t>5.7</w:t>
      </w:r>
      <w:r w:rsidRPr="00FA1763">
        <w:t xml:space="preserve"> </w:t>
      </w:r>
      <w:r>
        <w:t xml:space="preserve">Conclusiones Pruebas </w:t>
      </w:r>
      <w:r w:rsidR="00EA29D7">
        <w:t>con datos de UA</w:t>
      </w:r>
      <w:bookmarkEnd w:id="98"/>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proofErr w:type="spellStart"/>
      <w:r>
        <w:t>Transmedia</w:t>
      </w:r>
      <w:proofErr w:type="spellEnd"/>
      <w:r>
        <w:t xml:space="preserve">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proofErr w:type="spellStart"/>
            <w:r w:rsidR="00DA43E3">
              <w:t>Transmedia</w:t>
            </w:r>
            <w:proofErr w:type="spellEnd"/>
            <w:r w:rsidR="00DA43E3">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7E844816" w:rsidR="00DA43E3" w:rsidRDefault="00881339" w:rsidP="00DA43E3">
            <w:r>
              <w:t>Editorial Univer</w:t>
            </w:r>
            <w:r w:rsidR="00DA43E3">
              <w:t>s</w:t>
            </w:r>
            <w:r>
              <w:t>i</w:t>
            </w:r>
            <w:r w:rsidR="00DA43E3">
              <w:t>taria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99" w:name="_Toc198116011"/>
      <w:r>
        <w:t>Tabla 12</w:t>
      </w:r>
      <w:r w:rsidR="00D852FD">
        <w:t xml:space="preserve"> Resumen Pruebas con Mejores Resultados con datos de </w:t>
      </w:r>
      <w:r w:rsidR="00D852FD">
        <w:rPr>
          <w:rFonts w:eastAsiaTheme="majorEastAsia"/>
        </w:rPr>
        <w:t>UA.</w:t>
      </w:r>
      <w:bookmarkEnd w:id="99"/>
    </w:p>
    <w:p w14:paraId="490B351B" w14:textId="77777777" w:rsidR="00D852FD" w:rsidRDefault="00D852FD">
      <w:pPr>
        <w:spacing w:after="160" w:line="259" w:lineRule="auto"/>
      </w:pPr>
    </w:p>
    <w:p w14:paraId="258441DD" w14:textId="0A5E4B17" w:rsidR="001256D5" w:rsidRPr="001256D5" w:rsidRDefault="001256D5" w:rsidP="001256D5">
      <w:pPr>
        <w:jc w:val="both"/>
      </w:pPr>
      <w:r w:rsidRPr="001256D5">
        <w:t xml:space="preserve">En la tabla 12 se puede ver que el resultado en TUM </w:t>
      </w:r>
      <w:proofErr w:type="spellStart"/>
      <w:r w:rsidRPr="001256D5">
        <w:t>Transmedia</w:t>
      </w:r>
      <w:proofErr w:type="spellEnd"/>
      <w:r w:rsidRPr="001256D5">
        <w:t xml:space="preserve"> UA</w:t>
      </w:r>
      <w:r w:rsidR="0032336C">
        <w:t>,</w:t>
      </w:r>
      <w:r w:rsidRPr="001256D5">
        <w:t xml:space="preserve"> comparado con el trabajo mencionado en</w:t>
      </w:r>
      <w:r w:rsidR="0032336C">
        <w:t xml:space="preserve"> </w:t>
      </w:r>
      <w:r>
        <w:fldChar w:fldCharType="begin" w:fldLock="1"/>
      </w:r>
      <w: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w:t>
      </w:r>
      <w:r w:rsidRPr="001256D5">
        <w:t xml:space="preserve">se puede considerar con una importante mejora debido a que </w:t>
      </w:r>
      <w:r>
        <w:t>el mejor resultado en</w:t>
      </w:r>
      <w:r w:rsidR="0032336C">
        <w:t xml:space="preserve"> </w:t>
      </w:r>
      <w:r>
        <w:fldChar w:fldCharType="begin" w:fldLock="1"/>
      </w:r>
      <w: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fue un MAE de </w:t>
      </w:r>
      <w:r w:rsidRPr="001256D5">
        <w:t>17.4</w:t>
      </w:r>
      <w:r>
        <w:t xml:space="preserve">3 </w:t>
      </w:r>
      <w:r w:rsidR="0032336C">
        <w:t xml:space="preserve">para el </w:t>
      </w:r>
      <w:proofErr w:type="spellStart"/>
      <w:r w:rsidR="0032336C" w:rsidRPr="0032336C">
        <w:rPr>
          <w:i/>
        </w:rPr>
        <w:t>dataset</w:t>
      </w:r>
      <w:proofErr w:type="spellEnd"/>
      <w:r w:rsidR="0032336C">
        <w:t xml:space="preserve"> de idioma chino,</w:t>
      </w:r>
      <w:r w:rsidR="00795BBB">
        <w:t xml:space="preserve"> frente al MAE de 11.12 obtenido en el presente estudio, </w:t>
      </w:r>
      <w:r w:rsidRPr="001256D5">
        <w:t xml:space="preserve">mientras que el resultado de Editorial Universitaria UA </w:t>
      </w:r>
      <w:r w:rsidR="00795BBB">
        <w:t xml:space="preserve">un MAE de 81.53 </w:t>
      </w:r>
      <w:r w:rsidRPr="001256D5">
        <w:t>es un resultado intermedio ya que el rendi</w:t>
      </w:r>
      <w:r>
        <w:t xml:space="preserve">miento está </w:t>
      </w:r>
      <w:r w:rsidR="00795BBB">
        <w:t>en un rango entre los resultados</w:t>
      </w:r>
      <w:r>
        <w:t xml:space="preserve"> en</w:t>
      </w:r>
      <w:r>
        <w:fldChar w:fldCharType="begin" w:fldLock="1"/>
      </w:r>
      <w: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w:t>
      </w:r>
      <w:r w:rsidR="00795BBB">
        <w:t>donde logran</w:t>
      </w:r>
      <w:r w:rsidRPr="001256D5">
        <w:t xml:space="preserve"> un MAE de entre </w:t>
      </w:r>
      <w:r w:rsidR="00795BBB">
        <w:t>1</w:t>
      </w:r>
      <w:r w:rsidRPr="001256D5">
        <w:t>7</w:t>
      </w:r>
      <w:r w:rsidR="00E830C4">
        <w:t>.43</w:t>
      </w:r>
      <w:r w:rsidRPr="001256D5">
        <w:t xml:space="preserve"> en el mejor caso y 132.26 en el peo</w:t>
      </w:r>
      <w:r>
        <w:t>r de los casos, esto ya que en</w:t>
      </w:r>
      <w:r>
        <w:fldChar w:fldCharType="begin" w:fldLock="1"/>
      </w:r>
      <w: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w:t>
      </w:r>
      <w:r w:rsidRPr="001256D5">
        <w:t>tienen varios resultados, uno por cada idioma, aun así no se considera un buen resultado en Editorial Universitaria UA debido a que se plantea obtener un MAE por debajo de 30 como objetivo inicial del presente trabajo.</w:t>
      </w:r>
    </w:p>
    <w:p w14:paraId="580E4864" w14:textId="77777777" w:rsidR="001256D5" w:rsidRDefault="001256D5" w:rsidP="00825A69">
      <w:pPr>
        <w:jc w:val="both"/>
      </w:pPr>
    </w:p>
    <w:p w14:paraId="36FC0237" w14:textId="77777777" w:rsidR="001256D5" w:rsidRDefault="001256D5" w:rsidP="00825A69">
      <w:pPr>
        <w:jc w:val="both"/>
      </w:pPr>
    </w:p>
    <w:p w14:paraId="3CFEDBEB" w14:textId="7B74D293" w:rsidR="00D115C2" w:rsidRDefault="00FA1763" w:rsidP="00D115C2">
      <w:pPr>
        <w:pStyle w:val="Ttulo3"/>
      </w:pPr>
      <w:bookmarkStart w:id="100" w:name="_Toc198115990"/>
      <w:r w:rsidRPr="00FA1763">
        <w:t>4.</w:t>
      </w:r>
      <w:r w:rsidR="008E278A">
        <w:t>5.8</w:t>
      </w:r>
      <w:r w:rsidRPr="00FA1763">
        <w:t xml:space="preserve"> </w:t>
      </w:r>
      <w:r w:rsidR="00E847F3">
        <w:t>Conversión de Modelos de UA a</w:t>
      </w:r>
      <w:r w:rsidR="00D115C2">
        <w:t xml:space="preserve"> </w:t>
      </w:r>
      <w:r w:rsidR="009C1EFE">
        <w:t xml:space="preserve">TUM </w:t>
      </w:r>
      <w:proofErr w:type="spellStart"/>
      <w:r w:rsidR="00D115C2">
        <w:t>Transmedia</w:t>
      </w:r>
      <w:proofErr w:type="spellEnd"/>
      <w:r w:rsidR="00E847F3">
        <w:t xml:space="preserve"> GA4</w:t>
      </w:r>
      <w:bookmarkEnd w:id="100"/>
    </w:p>
    <w:p w14:paraId="253A711B" w14:textId="77777777" w:rsidR="007250B8" w:rsidRPr="007250B8" w:rsidRDefault="007250B8" w:rsidP="007250B8"/>
    <w:p w14:paraId="621518D0" w14:textId="32BFA63F" w:rsidR="00496E89" w:rsidRDefault="00803ACC" w:rsidP="00C12427">
      <w:pPr>
        <w:jc w:val="both"/>
      </w:pPr>
      <w:r w:rsidRPr="00C12427">
        <w:t>Se proced</w:t>
      </w:r>
      <w:r w:rsidR="00FB0264">
        <w:t xml:space="preserve">e </w:t>
      </w:r>
      <w:r w:rsidRPr="00C12427">
        <w:t>a reentrenar</w:t>
      </w:r>
      <w:r w:rsidR="00897BB8" w:rsidRPr="00C12427">
        <w:t xml:space="preserve"> por 500 épocas</w:t>
      </w:r>
      <w:r w:rsidRPr="00C12427">
        <w:t xml:space="preserve"> </w:t>
      </w:r>
      <w:r w:rsidR="004975E7" w:rsidRPr="00C12427">
        <w:t>el mejor modelo</w:t>
      </w:r>
      <w:r w:rsidRPr="00C12427">
        <w:t xml:space="preserve"> de </w:t>
      </w:r>
      <w:r w:rsidR="009C1EFE" w:rsidRPr="00C12427">
        <w:t xml:space="preserve">TUM </w:t>
      </w:r>
      <w:proofErr w:type="spellStart"/>
      <w:r w:rsidRPr="00C12427">
        <w:t>Transmedia</w:t>
      </w:r>
      <w:proofErr w:type="spellEnd"/>
      <w:r w:rsidRPr="00C12427">
        <w:t xml:space="preserve"> UA con los datos de </w:t>
      </w:r>
      <w:r w:rsidR="009C1EFE" w:rsidRPr="00C12427">
        <w:t xml:space="preserve">TUM </w:t>
      </w:r>
      <w:proofErr w:type="spellStart"/>
      <w:r w:rsidRPr="00C12427">
        <w:t>Transmedia</w:t>
      </w:r>
      <w:proofErr w:type="spellEnd"/>
      <w:r w:rsidRPr="00C12427">
        <w:t xml:space="preserve"> GA4.</w:t>
      </w:r>
      <w:r w:rsidR="00496E89" w:rsidRPr="00496E89">
        <w:t xml:space="preserve"> </w:t>
      </w:r>
      <w:r w:rsidR="00496E89">
        <w:t xml:space="preserve">Para utilizar el mejor modelo de </w:t>
      </w:r>
      <w:r w:rsidR="009C1EFE" w:rsidRPr="00C12427">
        <w:t xml:space="preserve">TUM </w:t>
      </w:r>
      <w:proofErr w:type="spellStart"/>
      <w:r w:rsidR="00496E89" w:rsidRPr="00C12427">
        <w:t>Transmedia</w:t>
      </w:r>
      <w:proofErr w:type="spellEnd"/>
      <w:r w:rsidR="00496E89" w:rsidRPr="00C12427">
        <w:t xml:space="preserve"> UA </w:t>
      </w:r>
      <w:r w:rsidR="00496E89">
        <w:t xml:space="preserve">en </w:t>
      </w:r>
      <w:r w:rsidR="009C1EFE" w:rsidRPr="00C12427">
        <w:t xml:space="preserve">TUM </w:t>
      </w:r>
      <w:proofErr w:type="spellStart"/>
      <w:r w:rsidR="00496E89" w:rsidRPr="00C12427">
        <w:t>Transmedia</w:t>
      </w:r>
      <w:proofErr w:type="spellEnd"/>
      <w:r w:rsidR="00496E89" w:rsidRPr="00C12427">
        <w:t xml:space="preserve"> GA4 </w:t>
      </w:r>
      <w:r w:rsidR="00496E89">
        <w:t>se construy</w:t>
      </w:r>
      <w:r w:rsidR="007604D0">
        <w:t>e</w:t>
      </w:r>
      <w:r w:rsidR="00496E89">
        <w:t xml:space="preserve"> el </w:t>
      </w:r>
      <w:proofErr w:type="spellStart"/>
      <w:r w:rsidR="00496E89" w:rsidRPr="00C12427">
        <w:t>dataset</w:t>
      </w:r>
      <w:proofErr w:type="spellEnd"/>
      <w:r w:rsidR="00496E89" w:rsidRPr="00C12427">
        <w:t xml:space="preserve"> </w:t>
      </w:r>
      <w:r w:rsidR="00496E89">
        <w:t xml:space="preserve">con las mismas </w:t>
      </w:r>
      <w:r w:rsidR="00496E89">
        <w:lastRenderedPageBreak/>
        <w:t xml:space="preserve">columnas que </w:t>
      </w:r>
      <w:r w:rsidR="009C1EFE" w:rsidRPr="00C12427">
        <w:t xml:space="preserve">TUM </w:t>
      </w:r>
      <w:proofErr w:type="spellStart"/>
      <w:r w:rsidR="00496E89">
        <w:t>Transmedia</w:t>
      </w:r>
      <w:proofErr w:type="spellEnd"/>
      <w:r w:rsidR="007A4ED5">
        <w:t xml:space="preserve"> UA</w:t>
      </w:r>
      <w:r w:rsidR="00496E89">
        <w:t>, y se utiliz</w:t>
      </w:r>
      <w:r w:rsidR="007604D0">
        <w:t>a</w:t>
      </w:r>
      <w:r w:rsidR="00496E89">
        <w:t xml:space="preserve"> ese </w:t>
      </w:r>
      <w:proofErr w:type="spellStart"/>
      <w:r w:rsidR="00496E89" w:rsidRPr="00C12427">
        <w:t>dataset</w:t>
      </w:r>
      <w:proofErr w:type="spellEnd"/>
      <w:r w:rsidR="00496E89" w:rsidRPr="00C12427">
        <w:t xml:space="preserve"> </w:t>
      </w:r>
      <w:r w:rsidR="00496E89">
        <w:t>para</w:t>
      </w:r>
      <w:r w:rsidR="008475C0">
        <w:t xml:space="preserve"> las</w:t>
      </w:r>
      <w:r w:rsidR="00496E89">
        <w:t xml:space="preserve"> pruebas </w:t>
      </w:r>
      <w:r w:rsidR="007A4ED5">
        <w:t>en</w:t>
      </w:r>
      <w:r w:rsidR="00496E89">
        <w:t xml:space="preserve"> </w:t>
      </w:r>
      <w:r w:rsidR="009C1EFE" w:rsidRPr="00C12427">
        <w:t xml:space="preserve">TUM </w:t>
      </w:r>
      <w:proofErr w:type="spellStart"/>
      <w:r w:rsidR="007A4ED5" w:rsidRPr="00C12427">
        <w:t>Transmedia</w:t>
      </w:r>
      <w:proofErr w:type="spellEnd"/>
      <w:r w:rsidR="007A4ED5" w:rsidRPr="00C12427">
        <w:t xml:space="preserve">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101" w:name="_Toc198116012"/>
      <w:r>
        <w:t>Tabla 13 Prueba</w:t>
      </w:r>
      <w:r w:rsidR="003F69E0">
        <w:t xml:space="preserve"> </w:t>
      </w:r>
      <w:r>
        <w:t>Número 6</w:t>
      </w:r>
      <w:bookmarkEnd w:id="101"/>
      <w:r w:rsidR="003F69E0">
        <w:t xml:space="preserve"> </w:t>
      </w:r>
    </w:p>
    <w:p w14:paraId="0387F48A" w14:textId="77777777" w:rsidR="00803ACC" w:rsidRDefault="00803ACC" w:rsidP="00803ACC"/>
    <w:p w14:paraId="25A5FD22" w14:textId="01CE2F74" w:rsidR="007A4ED5" w:rsidRPr="00825A69" w:rsidRDefault="007A4ED5" w:rsidP="00825A69">
      <w:pPr>
        <w:jc w:val="both"/>
      </w:pPr>
      <w:r w:rsidRPr="00C12427">
        <w:t xml:space="preserve">En la tabla </w:t>
      </w:r>
      <w:r w:rsidR="00300EB9">
        <w:t xml:space="preserve">13 </w:t>
      </w:r>
      <w:r w:rsidRPr="00C12427">
        <w:t xml:space="preserve">se puede ver el rendimiento del mejor modelo de TUM UA aplicado a TUM GA4, como se puede observar tiene un MAE por debajo de 30 </w:t>
      </w:r>
      <w:r w:rsidR="00DD2694" w:rsidRPr="00C12427">
        <w:t>con</w:t>
      </w:r>
      <w:r w:rsidRPr="00C12427">
        <w:t xml:space="preserve"> lo que </w:t>
      </w:r>
      <w:r w:rsidR="00C45DFE">
        <w:t>se concluye</w:t>
      </w:r>
      <w:r w:rsidRPr="00C12427">
        <w:t xml:space="preserve"> que es un buen resultado y </w:t>
      </w:r>
      <w:r w:rsidR="00F04E3E" w:rsidRPr="00C12427">
        <w:t>se decid</w:t>
      </w:r>
      <w:r w:rsidR="00C45DFE">
        <w:t>e</w:t>
      </w:r>
      <w:r w:rsidR="00F04E3E" w:rsidRPr="00C12427">
        <w:t xml:space="preserve"> no continuar realizando </w:t>
      </w:r>
      <w:r w:rsidR="00FD2576" w:rsidRPr="00C12427">
        <w:t>más</w:t>
      </w:r>
      <w:r w:rsidR="00F04E3E" w:rsidRPr="00C12427">
        <w:t xml:space="preserve"> pruebas en TUM</w:t>
      </w:r>
      <w:r w:rsidR="00DD2694" w:rsidRPr="00C12427">
        <w:t xml:space="preserve"> </w:t>
      </w:r>
      <w:r w:rsidR="00F04E3E" w:rsidRPr="00C12427">
        <w:t>GA4</w:t>
      </w:r>
      <w:r w:rsidR="00897BB8" w:rsidRPr="00C12427">
        <w:t>.</w:t>
      </w: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594922B3" w:rsidR="00036B2C" w:rsidRDefault="00F04E3E" w:rsidP="0064646C">
      <w:pPr>
        <w:pStyle w:val="Figuras"/>
        <w:rPr>
          <w:rFonts w:eastAsiaTheme="majorEastAsia"/>
        </w:rPr>
      </w:pPr>
      <w:bookmarkStart w:id="102" w:name="_Toc198116036"/>
      <w:r>
        <w:rPr>
          <w:rFonts w:eastAsiaTheme="majorEastAsia"/>
        </w:rPr>
        <w:lastRenderedPageBreak/>
        <w:t>Figura 1</w:t>
      </w:r>
      <w:r w:rsidR="0001629D">
        <w:rPr>
          <w:rFonts w:eastAsiaTheme="majorEastAsia"/>
        </w:rPr>
        <w:t>5</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2"/>
    </w:p>
    <w:p w14:paraId="7CB75777" w14:textId="77777777" w:rsidR="00C12427" w:rsidRDefault="00C12427" w:rsidP="00C12427">
      <w:pPr>
        <w:pStyle w:val="Figuras"/>
        <w:jc w:val="both"/>
        <w:rPr>
          <w:rFonts w:eastAsiaTheme="majorEastAsia"/>
        </w:rPr>
      </w:pPr>
    </w:p>
    <w:p w14:paraId="20A36A37" w14:textId="3C0F69CC" w:rsidR="00C12427" w:rsidRPr="00C12427" w:rsidRDefault="00C12427" w:rsidP="00C12427">
      <w:pPr>
        <w:jc w:val="both"/>
      </w:pPr>
      <w:r w:rsidRPr="00C12427">
        <w:t>En la figu</w:t>
      </w:r>
      <w:r w:rsidR="00300EB9">
        <w:t>ra 15</w:t>
      </w:r>
      <w:r w:rsidRPr="00C12427">
        <w:t xml:space="preserve"> se puede observar que el modelo es capaz de pronosticar tendencia, comenzando en valore</w:t>
      </w:r>
      <w:r>
        <w:t>s</w:t>
      </w:r>
      <w:r w:rsidRPr="00C12427">
        <w:t xml:space="preserve"> bajos y subiendo hasta los valores medios de los picos.</w:t>
      </w:r>
    </w:p>
    <w:p w14:paraId="7010C63D" w14:textId="666C50C7" w:rsidR="004C6CA9" w:rsidRDefault="004C6CA9">
      <w:pPr>
        <w:spacing w:after="160" w:line="259" w:lineRule="auto"/>
        <w:rPr>
          <w:rFonts w:eastAsiaTheme="majorEastAsia"/>
        </w:rPr>
      </w:pPr>
    </w:p>
    <w:p w14:paraId="4BE1E378" w14:textId="4495CFB5" w:rsidR="00036B2C" w:rsidRDefault="00FA1763" w:rsidP="00D115C2">
      <w:pPr>
        <w:pStyle w:val="Ttulo3"/>
      </w:pPr>
      <w:bookmarkStart w:id="103" w:name="_Toc198115991"/>
      <w:r w:rsidRPr="00FA1763">
        <w:t>4.</w:t>
      </w:r>
      <w:r w:rsidR="008E278A">
        <w:t>5.9</w:t>
      </w:r>
      <w:r w:rsidR="00E847F3">
        <w:t xml:space="preserve"> Pruebas </w:t>
      </w:r>
      <w:r w:rsidR="00D115C2">
        <w:t>Modelos de Editorial Universitaria</w:t>
      </w:r>
      <w:r w:rsidR="00E847F3">
        <w:t xml:space="preserve"> GA4</w:t>
      </w:r>
      <w:bookmarkEnd w:id="103"/>
    </w:p>
    <w:p w14:paraId="28FA4BCB" w14:textId="77777777" w:rsidR="007250B8" w:rsidRPr="007250B8" w:rsidRDefault="007250B8" w:rsidP="007250B8"/>
    <w:p w14:paraId="7A6F5BFB" w14:textId="342E74E9" w:rsidR="004815D9" w:rsidRDefault="00E847F3" w:rsidP="00897BB8">
      <w:pPr>
        <w:jc w:val="both"/>
        <w:rPr>
          <w:rFonts w:eastAsiaTheme="majorEastAsia"/>
        </w:rPr>
      </w:pPr>
      <w:r>
        <w:rPr>
          <w:rFonts w:eastAsiaTheme="majorEastAsia"/>
        </w:rPr>
        <w:t>Se proced</w:t>
      </w:r>
      <w:r w:rsidR="007604D0">
        <w:rPr>
          <w:rFonts w:eastAsiaTheme="majorEastAsia"/>
        </w:rPr>
        <w:t>e</w:t>
      </w:r>
      <w:r>
        <w:rPr>
          <w:rFonts w:eastAsiaTheme="majorEastAsia"/>
        </w:rPr>
        <w:t xml:space="preserve">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w:t>
      </w:r>
      <w:r w:rsidR="007604D0">
        <w:rPr>
          <w:rFonts w:eastAsiaTheme="majorEastAsia"/>
        </w:rPr>
        <w:t>a</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6463D023" w14:textId="5DFF1595" w:rsidR="00BE3061" w:rsidRDefault="00BE3061">
      <w:pPr>
        <w:spacing w:before="0" w:after="160" w:line="259" w:lineRule="auto"/>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4" w:name="_Toc198116013"/>
      <w:r>
        <w:t>Tabla 14</w:t>
      </w:r>
      <w:r w:rsidR="00D93315">
        <w:t xml:space="preserve"> </w:t>
      </w:r>
      <w:r w:rsidR="00DD2694">
        <w:t xml:space="preserve">Rendimientos de los Modelos de las </w:t>
      </w:r>
      <w:r w:rsidR="00D93315">
        <w:t>Pruebas Número 7 y 8</w:t>
      </w:r>
      <w:bookmarkEnd w:id="104"/>
    </w:p>
    <w:p w14:paraId="43916F71" w14:textId="77777777" w:rsidR="00D85E9E" w:rsidRDefault="00D85E9E" w:rsidP="003F69E0">
      <w:pPr>
        <w:jc w:val="center"/>
      </w:pPr>
    </w:p>
    <w:p w14:paraId="3AB6EB23" w14:textId="1DEBE7EC" w:rsidR="00EB6374" w:rsidRDefault="00D85E9E" w:rsidP="00825A69">
      <w:pPr>
        <w:jc w:val="both"/>
      </w:pPr>
      <w:r>
        <w:t xml:space="preserve">La tabla 14 resume las 2 pruebas realizadas con los datos de Editorial Universitaria GA4, </w:t>
      </w:r>
      <w:r w:rsidR="00D918A3" w:rsidRPr="00D918A3">
        <w:t>donde el mejor modelo es el que corresponde a la prueba 8, porque con las 3 métricas se puede ver un mejor rendimiento en la prueba 8.</w:t>
      </w:r>
    </w:p>
    <w:p w14:paraId="64975679" w14:textId="1CDD432A" w:rsidR="00825A69" w:rsidRDefault="00825A69" w:rsidP="00825A69">
      <w:pPr>
        <w:spacing w:before="0" w:after="160" w:line="259" w:lineRule="auto"/>
      </w:pPr>
      <w:r>
        <w:br w:type="page"/>
      </w:r>
    </w:p>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525A87AF" w:rsidR="00EB6374" w:rsidRDefault="0001629D" w:rsidP="0064646C">
      <w:pPr>
        <w:pStyle w:val="Figuras"/>
        <w:rPr>
          <w:rFonts w:eastAsiaTheme="majorEastAsia"/>
        </w:rPr>
      </w:pPr>
      <w:bookmarkStart w:id="105" w:name="_Toc198116037"/>
      <w:r>
        <w:rPr>
          <w:rFonts w:eastAsiaTheme="majorEastAsia"/>
        </w:rPr>
        <w:t>Figura 16</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5"/>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B9DA8A9" w:rsidR="00C16BD9" w:rsidRDefault="0001629D" w:rsidP="0064646C">
      <w:pPr>
        <w:pStyle w:val="Figuras"/>
        <w:rPr>
          <w:rFonts w:eastAsiaTheme="majorEastAsia"/>
        </w:rPr>
      </w:pPr>
      <w:bookmarkStart w:id="106" w:name="_Toc198116038"/>
      <w:r>
        <w:rPr>
          <w:rFonts w:eastAsiaTheme="majorEastAsia"/>
        </w:rPr>
        <w:t>Figura 17</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6"/>
    </w:p>
    <w:p w14:paraId="4669CA4A" w14:textId="77777777" w:rsidR="00C16BD9" w:rsidRDefault="00C16BD9" w:rsidP="00883FE8"/>
    <w:p w14:paraId="5DE2AB19" w14:textId="5E737145" w:rsidR="00736D7C" w:rsidRDefault="00ED684D" w:rsidP="00897BB8">
      <w:pPr>
        <w:jc w:val="both"/>
      </w:pPr>
      <w:r>
        <w:t>S</w:t>
      </w:r>
      <w:r w:rsidR="00C16BD9">
        <w:t>e puede ver en la figura 1</w:t>
      </w:r>
      <w:r w:rsidR="00D918A3">
        <w:t>6</w:t>
      </w:r>
      <w:r w:rsidR="00C16BD9">
        <w:t xml:space="preserve"> que el modelo de la prueb</w:t>
      </w:r>
      <w:r w:rsidR="00D85E9E">
        <w:t xml:space="preserve">a 7 se adapta mejor al </w:t>
      </w:r>
      <w:r w:rsidR="002D5045">
        <w:t>acer</w:t>
      </w:r>
      <w:r w:rsidR="00D85E9E">
        <w:t>tar</w:t>
      </w:r>
      <w:r w:rsidR="002D5045">
        <w:t xml:space="preserve"> el pico más potente</w:t>
      </w:r>
      <w:r w:rsidR="002E2A3D">
        <w:t>, es decir este modelo es capaz de pronosticar tendencia</w:t>
      </w:r>
      <w:r w:rsidR="002D5045">
        <w:t xml:space="preserve">, sin embargo, </w:t>
      </w:r>
      <w:r w:rsidR="00C16BD9">
        <w:t>el modelo</w:t>
      </w:r>
      <w:r w:rsidR="00D85E9E">
        <w:t xml:space="preserve"> de la prueba</w:t>
      </w:r>
      <w:r w:rsidR="00C16BD9">
        <w:t xml:space="preserve"> 8 como se puede ver en la figura 1</w:t>
      </w:r>
      <w:r w:rsidR="00D918A3">
        <w:t>7</w:t>
      </w:r>
      <w:r w:rsidR="00C16BD9">
        <w:t xml:space="preserve">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2E2A3D">
        <w:t>, en este caso el modelo de la prueba 8 es más un modelo de pronóstico de media, que de tendencia, y el modelo de la prueba 7 es más un modelo de pronóstico de tendencia</w:t>
      </w:r>
      <w:r w:rsidR="00001DC2">
        <w:t>.</w:t>
      </w:r>
    </w:p>
    <w:p w14:paraId="52E5C388" w14:textId="77777777" w:rsidR="00965A6F" w:rsidRDefault="00965A6F" w:rsidP="00897BB8">
      <w:pPr>
        <w:jc w:val="both"/>
      </w:pPr>
    </w:p>
    <w:p w14:paraId="3513CA99" w14:textId="41AA2846" w:rsidR="002E2A3D" w:rsidRDefault="00965A6F" w:rsidP="00965A6F">
      <w:pPr>
        <w:pStyle w:val="Ttulo3"/>
      </w:pPr>
      <w:bookmarkStart w:id="107" w:name="_Toc198115992"/>
      <w:r w:rsidRPr="00FA1763">
        <w:t>4.</w:t>
      </w:r>
      <w:r w:rsidR="0062228A">
        <w:t>5</w:t>
      </w:r>
      <w:r>
        <w:t>.1</w:t>
      </w:r>
      <w:r w:rsidR="0062228A">
        <w:t>0</w:t>
      </w:r>
      <w:r>
        <w:t xml:space="preserve"> Resumen Pruebas de Modelos</w:t>
      </w:r>
      <w:bookmarkEnd w:id="107"/>
      <w:r>
        <w:t xml:space="preserve"> </w:t>
      </w:r>
    </w:p>
    <w:p w14:paraId="071510D2" w14:textId="7ADAB856" w:rsidR="00965A6F" w:rsidRDefault="00965A6F" w:rsidP="00965A6F">
      <w:pPr>
        <w:jc w:val="both"/>
      </w:pPr>
      <w:r>
        <w:t xml:space="preserve">Para la página web de </w:t>
      </w:r>
      <w:r>
        <w:rPr>
          <w:rFonts w:eastAsiaTheme="majorEastAsia"/>
        </w:rPr>
        <w:t xml:space="preserve">TUM </w:t>
      </w:r>
      <w:proofErr w:type="spellStart"/>
      <w:r>
        <w:t>Transmedia</w:t>
      </w:r>
      <w:proofErr w:type="spellEnd"/>
      <w:r>
        <w:t xml:space="preserve">, el mejor modelo con los datos de UA tiene un MAE de </w:t>
      </w:r>
      <w:r w:rsidRPr="00CB5FDE">
        <w:t>11</w:t>
      </w:r>
      <w:r>
        <w:t xml:space="preserve">, mientras que el mejor modelo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donde se pronostican páginas web de Wikipedia, tiene un MAE de 17 sobre el </w:t>
      </w:r>
      <w:proofErr w:type="spellStart"/>
      <w:r w:rsidRPr="00386AF5">
        <w:rPr>
          <w:i/>
        </w:rPr>
        <w:t>dataset</w:t>
      </w:r>
      <w:proofErr w:type="spellEnd"/>
      <w:r>
        <w:t xml:space="preserve"> de idioma chino de Wikipedia, dado que menores números de MAE se traducen en mejores resultados, </w:t>
      </w:r>
      <w:r w:rsidR="00E44EBE">
        <w:rPr>
          <w:color w:val="000000"/>
        </w:rPr>
        <w:t xml:space="preserve">se puede concluir </w:t>
      </w:r>
      <w:r>
        <w:t xml:space="preserve">que es un buen resultado el rendimiento del modelo obtenido para </w:t>
      </w:r>
      <w:r>
        <w:rPr>
          <w:rFonts w:eastAsiaTheme="majorEastAsia"/>
        </w:rPr>
        <w:t xml:space="preserve">TUM </w:t>
      </w:r>
      <w:proofErr w:type="spellStart"/>
      <w:r>
        <w:t>Transmedia</w:t>
      </w:r>
      <w:proofErr w:type="spellEnd"/>
      <w:r>
        <w:t xml:space="preserve"> UA.</w:t>
      </w:r>
    </w:p>
    <w:p w14:paraId="3353D557" w14:textId="7672C1B2" w:rsidR="00965A6F" w:rsidRDefault="00965A6F" w:rsidP="00965A6F">
      <w:pPr>
        <w:jc w:val="both"/>
      </w:pPr>
      <w:r>
        <w:t xml:space="preserve">Para la página web de la Editorial Universitaria UA tenemos el mejor modelo generado, este modelo tiene un MAE de </w:t>
      </w:r>
      <w:r w:rsidRPr="000476E1">
        <w:t>81</w:t>
      </w:r>
      <w:r>
        <w:t xml:space="preserve">,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se menciona que un buen rendimiento es un MAE por debajo de 30, lo cual para este conjunto de datos no se ha podido obtener.</w:t>
      </w:r>
    </w:p>
    <w:p w14:paraId="674A9B15" w14:textId="5AD59368" w:rsidR="00965A6F" w:rsidRDefault="00965A6F" w:rsidP="00965A6F">
      <w:r>
        <w:t xml:space="preserve">Durante el desarrollo de la tesis hubo un suceso inesperado, y este fue el cambio de la forma de registrar el tráfico web desde la propiedad Universal </w:t>
      </w:r>
      <w:proofErr w:type="spellStart"/>
      <w:r>
        <w:t>Analytics</w:t>
      </w:r>
      <w:proofErr w:type="spellEnd"/>
      <w:r>
        <w:t xml:space="preserve"> a Google </w:t>
      </w:r>
      <w:proofErr w:type="spellStart"/>
      <w:r>
        <w:t>Analytics</w:t>
      </w:r>
      <w:proofErr w:type="spellEnd"/>
      <w:r>
        <w:t xml:space="preserve"> 4 </w:t>
      </w:r>
      <w:r>
        <w:fldChar w:fldCharType="begin" w:fldLock="1"/>
      </w:r>
      <w:r w:rsidR="00CB38B5">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fldChar w:fldCharType="separate"/>
      </w:r>
      <w:r w:rsidR="009D2820" w:rsidRPr="009D2820">
        <w:rPr>
          <w:noProof/>
        </w:rPr>
        <w:t>[46]</w:t>
      </w:r>
      <w:r>
        <w:fldChar w:fldCharType="end"/>
      </w:r>
      <w:r>
        <w:t xml:space="preserve"> siendo este último el único en continuar funcionando. Se realizaron pruebas de pasar los modelos entrenados con los datos de UA a GA4.</w:t>
      </w:r>
    </w:p>
    <w:p w14:paraId="342C7462" w14:textId="77777777" w:rsidR="00965A6F" w:rsidRDefault="00965A6F" w:rsidP="00965A6F">
      <w:pPr>
        <w:jc w:val="both"/>
      </w:pPr>
    </w:p>
    <w:p w14:paraId="2879A1D4" w14:textId="08CAB576" w:rsidR="00965A6F" w:rsidRDefault="00965A6F" w:rsidP="00965A6F">
      <w:pPr>
        <w:jc w:val="both"/>
      </w:pPr>
      <w:r>
        <w:lastRenderedPageBreak/>
        <w:t xml:space="preserve">Los mejores modelos de </w:t>
      </w:r>
      <w:r>
        <w:rPr>
          <w:rFonts w:eastAsiaTheme="majorEastAsia"/>
        </w:rPr>
        <w:t xml:space="preserve">TUM </w:t>
      </w:r>
      <w:proofErr w:type="spellStart"/>
      <w:r>
        <w:t>Transmedia</w:t>
      </w:r>
      <w:proofErr w:type="spellEnd"/>
      <w:r>
        <w:t xml:space="preserve"> UA y Editorial Universitaria UA se probaron con los datos de Editorial Universitaria GA4 el cual mejoró levemente el rendimiento pasando de un MAE de 81 a 71</w:t>
      </w:r>
      <w:r w:rsidR="00E44EBE">
        <w:t>,</w:t>
      </w:r>
      <w:r>
        <w:t xml:space="preserve"> aun así</w:t>
      </w:r>
      <w:r w:rsidR="00E44EBE">
        <w:t>,</w:t>
      </w:r>
      <w:r>
        <w:t xml:space="preserve"> es un rendimiento está por debajo de lo esperado, por otro lado,</w:t>
      </w:r>
      <w:r w:rsidRPr="00C13366">
        <w:t xml:space="preserve"> </w:t>
      </w:r>
      <w:r>
        <w:t xml:space="preserve">el mejor modelo de </w:t>
      </w:r>
      <w:r>
        <w:rPr>
          <w:rFonts w:eastAsiaTheme="majorEastAsia"/>
        </w:rPr>
        <w:t xml:space="preserve">TUM </w:t>
      </w:r>
      <w:proofErr w:type="spellStart"/>
      <w:r>
        <w:t>Transmedia</w:t>
      </w:r>
      <w:proofErr w:type="spellEnd"/>
      <w:r>
        <w:t xml:space="preserve"> UA</w:t>
      </w:r>
      <w:r w:rsidR="00E44EBE">
        <w:t>,</w:t>
      </w:r>
      <w:r>
        <w:t xml:space="preserve"> se probó con los datos de </w:t>
      </w:r>
      <w:r>
        <w:rPr>
          <w:rFonts w:eastAsiaTheme="majorEastAsia"/>
        </w:rPr>
        <w:t xml:space="preserve">TUM </w:t>
      </w:r>
      <w:proofErr w:type="spellStart"/>
      <w:r>
        <w:t>Transmedia</w:t>
      </w:r>
      <w:proofErr w:type="spellEnd"/>
      <w:r>
        <w:t xml:space="preserve"> GA4 manteniendo un buen rendimiento con un MAE por debajo de 30.</w:t>
      </w:r>
    </w:p>
    <w:p w14:paraId="5D420DC4" w14:textId="77777777" w:rsidR="00965A6F" w:rsidRDefault="00965A6F" w:rsidP="00965A6F">
      <w:pPr>
        <w:jc w:val="both"/>
      </w:pPr>
    </w:p>
    <w:p w14:paraId="4A170A8B" w14:textId="77777777" w:rsidR="00965A6F" w:rsidRDefault="00965A6F" w:rsidP="00965A6F">
      <w:pPr>
        <w:jc w:val="both"/>
      </w:pPr>
      <w:r>
        <w:t>Dado que los modelos de GA4  tuvieron un conjunto reducido de datos para poder reentrenarse, está la posibilidad de que si contáramos con una mayor cantidad de datos, pudiéramos tener un mejor rendimiento en el pronóstico.</w:t>
      </w:r>
    </w:p>
    <w:p w14:paraId="16412A7F" w14:textId="77777777" w:rsidR="00310B49" w:rsidRDefault="00F70896" w:rsidP="00965A6F">
      <w:pPr>
        <w:jc w:val="both"/>
      </w:pPr>
      <w:r>
        <w:t>Hay modelos resultantes de las pruebas que se alejan de la media y predicen tendencia mientras que otros dan como resultado algo semejante a una media.</w:t>
      </w:r>
    </w:p>
    <w:p w14:paraId="7BD84404" w14:textId="01D4EBAC" w:rsidR="00F70896" w:rsidRDefault="00F70896" w:rsidP="00965A6F">
      <w:pPr>
        <w:jc w:val="both"/>
      </w:pPr>
      <w:r>
        <w:t xml:space="preserve">La siguiente tabla muestra cuales modelos </w:t>
      </w:r>
      <w:r w:rsidR="00E44EBE">
        <w:t>son</w:t>
      </w:r>
      <w:r>
        <w:t xml:space="preserve"> útiles para predecir tendencia o media.</w:t>
      </w:r>
    </w:p>
    <w:tbl>
      <w:tblPr>
        <w:tblStyle w:val="Tablaconcuadrcula"/>
        <w:tblW w:w="0" w:type="auto"/>
        <w:tblLook w:val="04A0" w:firstRow="1" w:lastRow="0" w:firstColumn="1" w:lastColumn="0" w:noHBand="0" w:noVBand="1"/>
      </w:tblPr>
      <w:tblGrid>
        <w:gridCol w:w="1122"/>
        <w:gridCol w:w="1216"/>
        <w:gridCol w:w="2805"/>
        <w:gridCol w:w="3068"/>
      </w:tblGrid>
      <w:tr w:rsidR="00F70896" w14:paraId="1A3360F4" w14:textId="77777777" w:rsidTr="003D2A4F">
        <w:tc>
          <w:tcPr>
            <w:tcW w:w="1122" w:type="dxa"/>
          </w:tcPr>
          <w:p w14:paraId="3FE81FBD" w14:textId="1D0151B5" w:rsidR="00F70896" w:rsidRDefault="00F70896" w:rsidP="00965A6F">
            <w:pPr>
              <w:jc w:val="both"/>
            </w:pPr>
            <w:r>
              <w:t>#Prueba</w:t>
            </w:r>
          </w:p>
        </w:tc>
        <w:tc>
          <w:tcPr>
            <w:tcW w:w="1216" w:type="dxa"/>
          </w:tcPr>
          <w:p w14:paraId="471660AA" w14:textId="22A7EC1E" w:rsidR="00F70896" w:rsidRDefault="00F70896" w:rsidP="00965A6F">
            <w:pPr>
              <w:jc w:val="both"/>
            </w:pPr>
            <w:r>
              <w:t>Predice</w:t>
            </w:r>
          </w:p>
        </w:tc>
        <w:tc>
          <w:tcPr>
            <w:tcW w:w="2805" w:type="dxa"/>
          </w:tcPr>
          <w:p w14:paraId="40872CC7" w14:textId="03F16D44" w:rsidR="00F70896" w:rsidRDefault="00F70896" w:rsidP="00965A6F">
            <w:pPr>
              <w:jc w:val="both"/>
            </w:pPr>
            <w:r>
              <w:t>MAE</w:t>
            </w:r>
          </w:p>
        </w:tc>
        <w:tc>
          <w:tcPr>
            <w:tcW w:w="3068" w:type="dxa"/>
          </w:tcPr>
          <w:p w14:paraId="1CCDB206" w14:textId="5FF96A85" w:rsidR="00F70896" w:rsidRDefault="00F70896" w:rsidP="00965A6F">
            <w:pPr>
              <w:jc w:val="both"/>
            </w:pPr>
            <w:r>
              <w:t>SMAPE</w:t>
            </w:r>
          </w:p>
        </w:tc>
      </w:tr>
      <w:tr w:rsidR="00834653" w14:paraId="7CE407D2" w14:textId="77777777" w:rsidTr="003D2A4F">
        <w:tc>
          <w:tcPr>
            <w:tcW w:w="1122" w:type="dxa"/>
          </w:tcPr>
          <w:p w14:paraId="401B4323" w14:textId="3F889B03" w:rsidR="00834653" w:rsidRDefault="00834653" w:rsidP="00834653">
            <w:pPr>
              <w:jc w:val="both"/>
            </w:pPr>
            <w:r>
              <w:t>1</w:t>
            </w:r>
          </w:p>
        </w:tc>
        <w:tc>
          <w:tcPr>
            <w:tcW w:w="1216" w:type="dxa"/>
          </w:tcPr>
          <w:p w14:paraId="70EB6F07" w14:textId="6AF7CD37" w:rsidR="00834653" w:rsidRDefault="00834653" w:rsidP="00834653">
            <w:pPr>
              <w:jc w:val="both"/>
            </w:pPr>
            <w:r>
              <w:t>Media</w:t>
            </w:r>
          </w:p>
        </w:tc>
        <w:tc>
          <w:tcPr>
            <w:tcW w:w="2805" w:type="dxa"/>
          </w:tcPr>
          <w:p w14:paraId="130F4D2B" w14:textId="313102D8" w:rsidR="00834653" w:rsidRDefault="00834653" w:rsidP="00834653">
            <w:pPr>
              <w:jc w:val="both"/>
            </w:pPr>
            <w:r w:rsidRPr="00385995">
              <w:t>11.126461988304094</w:t>
            </w:r>
          </w:p>
        </w:tc>
        <w:tc>
          <w:tcPr>
            <w:tcW w:w="3068" w:type="dxa"/>
          </w:tcPr>
          <w:p w14:paraId="4D101435" w14:textId="7B71A1E3" w:rsidR="00834653" w:rsidRDefault="00834653" w:rsidP="00834653">
            <w:pPr>
              <w:jc w:val="both"/>
            </w:pPr>
            <w:r w:rsidRPr="00385995">
              <w:t>0.5977127357014901</w:t>
            </w:r>
          </w:p>
        </w:tc>
      </w:tr>
      <w:tr w:rsidR="00834653" w14:paraId="66708480" w14:textId="77777777" w:rsidTr="003D2A4F">
        <w:tc>
          <w:tcPr>
            <w:tcW w:w="1122" w:type="dxa"/>
          </w:tcPr>
          <w:p w14:paraId="530D09EF" w14:textId="76AF8872" w:rsidR="00834653" w:rsidRDefault="00834653" w:rsidP="00834653">
            <w:pPr>
              <w:jc w:val="both"/>
            </w:pPr>
            <w:r>
              <w:t>2</w:t>
            </w:r>
          </w:p>
        </w:tc>
        <w:tc>
          <w:tcPr>
            <w:tcW w:w="1216" w:type="dxa"/>
          </w:tcPr>
          <w:p w14:paraId="3642FF66" w14:textId="38055943" w:rsidR="00834653" w:rsidRDefault="00834653" w:rsidP="00834653">
            <w:pPr>
              <w:jc w:val="both"/>
            </w:pPr>
            <w:r>
              <w:t>Media</w:t>
            </w:r>
          </w:p>
        </w:tc>
        <w:tc>
          <w:tcPr>
            <w:tcW w:w="2805" w:type="dxa"/>
          </w:tcPr>
          <w:p w14:paraId="434CC345" w14:textId="515C7D05" w:rsidR="00834653" w:rsidRDefault="00834653" w:rsidP="00834653">
            <w:pPr>
              <w:jc w:val="both"/>
            </w:pPr>
            <w:r w:rsidRPr="00385995">
              <w:t>13.274267093758834</w:t>
            </w:r>
          </w:p>
        </w:tc>
        <w:tc>
          <w:tcPr>
            <w:tcW w:w="3068" w:type="dxa"/>
          </w:tcPr>
          <w:p w14:paraId="72EC1863" w14:textId="643516E2" w:rsidR="00834653" w:rsidRDefault="00834653" w:rsidP="00834653">
            <w:pPr>
              <w:jc w:val="both"/>
            </w:pPr>
            <w:r w:rsidRPr="00385995">
              <w:t>0.6972292246352332</w:t>
            </w:r>
          </w:p>
        </w:tc>
      </w:tr>
      <w:tr w:rsidR="003D2A4F" w14:paraId="79EB1E9E" w14:textId="77777777" w:rsidTr="003D2A4F">
        <w:tc>
          <w:tcPr>
            <w:tcW w:w="1122" w:type="dxa"/>
          </w:tcPr>
          <w:p w14:paraId="05980A21" w14:textId="47126CC2" w:rsidR="003D2A4F" w:rsidRDefault="003D2A4F" w:rsidP="003D2A4F">
            <w:pPr>
              <w:jc w:val="both"/>
            </w:pPr>
            <w:r>
              <w:t>3</w:t>
            </w:r>
          </w:p>
        </w:tc>
        <w:tc>
          <w:tcPr>
            <w:tcW w:w="1216" w:type="dxa"/>
          </w:tcPr>
          <w:p w14:paraId="34C94F7B" w14:textId="074F93D9" w:rsidR="003D2A4F" w:rsidRDefault="003D2A4F" w:rsidP="003D2A4F">
            <w:pPr>
              <w:jc w:val="both"/>
            </w:pPr>
            <w:r>
              <w:t>Tendencia</w:t>
            </w:r>
          </w:p>
        </w:tc>
        <w:tc>
          <w:tcPr>
            <w:tcW w:w="2805" w:type="dxa"/>
          </w:tcPr>
          <w:p w14:paraId="29FB0411" w14:textId="31600B20" w:rsidR="003D2A4F" w:rsidRDefault="003D2A4F" w:rsidP="003D2A4F">
            <w:pPr>
              <w:jc w:val="both"/>
            </w:pPr>
            <w:r w:rsidRPr="0076189B">
              <w:t>12.152266081871344</w:t>
            </w:r>
          </w:p>
        </w:tc>
        <w:tc>
          <w:tcPr>
            <w:tcW w:w="3068" w:type="dxa"/>
          </w:tcPr>
          <w:p w14:paraId="1DD7C69C" w14:textId="4C9790E8" w:rsidR="003D2A4F" w:rsidRDefault="003D2A4F" w:rsidP="003D2A4F">
            <w:pPr>
              <w:jc w:val="both"/>
            </w:pPr>
            <w:r w:rsidRPr="0076189B">
              <w:t>0.6348007961755141</w:t>
            </w:r>
          </w:p>
        </w:tc>
      </w:tr>
      <w:tr w:rsidR="003D2A4F" w14:paraId="6BB8CB09" w14:textId="77777777" w:rsidTr="003D2A4F">
        <w:tc>
          <w:tcPr>
            <w:tcW w:w="1122" w:type="dxa"/>
          </w:tcPr>
          <w:p w14:paraId="4C028C55" w14:textId="28E32552" w:rsidR="003D2A4F" w:rsidRDefault="003D2A4F" w:rsidP="003D2A4F">
            <w:pPr>
              <w:jc w:val="both"/>
            </w:pPr>
            <w:r>
              <w:t>4</w:t>
            </w:r>
          </w:p>
        </w:tc>
        <w:tc>
          <w:tcPr>
            <w:tcW w:w="1216" w:type="dxa"/>
          </w:tcPr>
          <w:p w14:paraId="18CE7950" w14:textId="4F2E3989" w:rsidR="003D2A4F" w:rsidRDefault="003D2A4F" w:rsidP="003D2A4F">
            <w:pPr>
              <w:jc w:val="both"/>
            </w:pPr>
            <w:r>
              <w:t>Tendencia</w:t>
            </w:r>
          </w:p>
        </w:tc>
        <w:tc>
          <w:tcPr>
            <w:tcW w:w="2805" w:type="dxa"/>
          </w:tcPr>
          <w:p w14:paraId="4410C323" w14:textId="6F2BD5BE" w:rsidR="003D2A4F" w:rsidRDefault="003D2A4F" w:rsidP="003D2A4F">
            <w:pPr>
              <w:jc w:val="both"/>
            </w:pPr>
            <w:r w:rsidRPr="0076189B">
              <w:t>258.66926229</w:t>
            </w:r>
          </w:p>
        </w:tc>
        <w:tc>
          <w:tcPr>
            <w:tcW w:w="3068" w:type="dxa"/>
          </w:tcPr>
          <w:p w14:paraId="521ADDB8" w14:textId="7FB3BA74" w:rsidR="003D2A4F" w:rsidRDefault="003D2A4F" w:rsidP="003D2A4F">
            <w:pPr>
              <w:jc w:val="both"/>
            </w:pPr>
            <w:r w:rsidRPr="0076189B">
              <w:t>1.1840436456</w:t>
            </w:r>
          </w:p>
        </w:tc>
      </w:tr>
      <w:tr w:rsidR="003D2A4F" w14:paraId="45DF788E" w14:textId="77777777" w:rsidTr="003D2A4F">
        <w:tc>
          <w:tcPr>
            <w:tcW w:w="1122" w:type="dxa"/>
          </w:tcPr>
          <w:p w14:paraId="2B520764" w14:textId="2D1B8246" w:rsidR="003D2A4F" w:rsidRDefault="003D2A4F" w:rsidP="003D2A4F">
            <w:pPr>
              <w:jc w:val="both"/>
            </w:pPr>
            <w:r>
              <w:t>5</w:t>
            </w:r>
          </w:p>
        </w:tc>
        <w:tc>
          <w:tcPr>
            <w:tcW w:w="1216" w:type="dxa"/>
          </w:tcPr>
          <w:p w14:paraId="04F24932" w14:textId="3D29DA63" w:rsidR="003D2A4F" w:rsidRDefault="003D2A4F" w:rsidP="003D2A4F">
            <w:pPr>
              <w:jc w:val="both"/>
            </w:pPr>
            <w:r>
              <w:t>Media</w:t>
            </w:r>
          </w:p>
        </w:tc>
        <w:tc>
          <w:tcPr>
            <w:tcW w:w="2805" w:type="dxa"/>
          </w:tcPr>
          <w:p w14:paraId="5DEEA9AD" w14:textId="3939C974" w:rsidR="003D2A4F" w:rsidRDefault="003D2A4F" w:rsidP="003D2A4F">
            <w:pPr>
              <w:jc w:val="both"/>
            </w:pPr>
            <w:r w:rsidRPr="000476E1">
              <w:t>81.53907103825136</w:t>
            </w:r>
          </w:p>
        </w:tc>
        <w:tc>
          <w:tcPr>
            <w:tcW w:w="3068" w:type="dxa"/>
          </w:tcPr>
          <w:p w14:paraId="27F039A0" w14:textId="78F240AD" w:rsidR="003D2A4F" w:rsidRDefault="003D2A4F" w:rsidP="003D2A4F">
            <w:pPr>
              <w:jc w:val="both"/>
            </w:pPr>
            <w:r w:rsidRPr="000476E1">
              <w:t>0.609703658254883</w:t>
            </w:r>
          </w:p>
        </w:tc>
      </w:tr>
      <w:tr w:rsidR="003D2A4F" w14:paraId="13E8561D" w14:textId="77777777" w:rsidTr="003D2A4F">
        <w:tc>
          <w:tcPr>
            <w:tcW w:w="1122" w:type="dxa"/>
          </w:tcPr>
          <w:p w14:paraId="643DDE5B" w14:textId="533C5BB1" w:rsidR="003D2A4F" w:rsidRDefault="003D2A4F" w:rsidP="003D2A4F">
            <w:pPr>
              <w:jc w:val="both"/>
            </w:pPr>
            <w:r>
              <w:t>6</w:t>
            </w:r>
          </w:p>
        </w:tc>
        <w:tc>
          <w:tcPr>
            <w:tcW w:w="1216" w:type="dxa"/>
          </w:tcPr>
          <w:p w14:paraId="34883914" w14:textId="47D53B5D" w:rsidR="003D2A4F" w:rsidRDefault="003D2A4F" w:rsidP="003D2A4F">
            <w:pPr>
              <w:jc w:val="both"/>
            </w:pPr>
            <w:r>
              <w:t>Tendencia</w:t>
            </w:r>
          </w:p>
        </w:tc>
        <w:tc>
          <w:tcPr>
            <w:tcW w:w="2805" w:type="dxa"/>
          </w:tcPr>
          <w:p w14:paraId="69027CF2" w14:textId="05DF4A39" w:rsidR="003D2A4F" w:rsidRDefault="003D2A4F" w:rsidP="003D2A4F">
            <w:pPr>
              <w:jc w:val="both"/>
            </w:pPr>
            <w:r>
              <w:t>26.5404255319</w:t>
            </w:r>
          </w:p>
        </w:tc>
        <w:tc>
          <w:tcPr>
            <w:tcW w:w="3068" w:type="dxa"/>
          </w:tcPr>
          <w:p w14:paraId="1F803119" w14:textId="274779CF" w:rsidR="003D2A4F" w:rsidRDefault="003D2A4F" w:rsidP="003D2A4F">
            <w:r w:rsidRPr="007A4ED5">
              <w:t>0.57887830853</w:t>
            </w:r>
          </w:p>
        </w:tc>
      </w:tr>
      <w:tr w:rsidR="003D2A4F" w14:paraId="5257825A" w14:textId="77777777" w:rsidTr="003D2A4F">
        <w:tc>
          <w:tcPr>
            <w:tcW w:w="1122" w:type="dxa"/>
          </w:tcPr>
          <w:p w14:paraId="431A7CCF" w14:textId="4D96883E" w:rsidR="003D2A4F" w:rsidRDefault="003D2A4F" w:rsidP="003D2A4F">
            <w:pPr>
              <w:jc w:val="both"/>
            </w:pPr>
            <w:r>
              <w:t>7</w:t>
            </w:r>
          </w:p>
        </w:tc>
        <w:tc>
          <w:tcPr>
            <w:tcW w:w="1216" w:type="dxa"/>
          </w:tcPr>
          <w:p w14:paraId="6A32DF0C" w14:textId="4798CDD0" w:rsidR="003D2A4F" w:rsidRDefault="003D2A4F" w:rsidP="003D2A4F">
            <w:pPr>
              <w:jc w:val="both"/>
            </w:pPr>
            <w:r>
              <w:t>Tendencia</w:t>
            </w:r>
          </w:p>
        </w:tc>
        <w:tc>
          <w:tcPr>
            <w:tcW w:w="2805" w:type="dxa"/>
          </w:tcPr>
          <w:p w14:paraId="3CA3C4FF" w14:textId="179B1E1F" w:rsidR="003D2A4F" w:rsidRDefault="003D2A4F" w:rsidP="003D2A4F">
            <w:pPr>
              <w:jc w:val="both"/>
            </w:pPr>
            <w:r w:rsidRPr="00EB6374">
              <w:t>89.944642857</w:t>
            </w:r>
          </w:p>
        </w:tc>
        <w:tc>
          <w:tcPr>
            <w:tcW w:w="3068" w:type="dxa"/>
          </w:tcPr>
          <w:p w14:paraId="71C94B37" w14:textId="5D424C2F" w:rsidR="003D2A4F" w:rsidRDefault="003D2A4F" w:rsidP="003D2A4F">
            <w:r w:rsidRPr="00EB6374">
              <w:t>0.9568072360</w:t>
            </w:r>
          </w:p>
        </w:tc>
      </w:tr>
      <w:tr w:rsidR="003D2A4F" w14:paraId="59BF4FD4" w14:textId="77777777" w:rsidTr="003D2A4F">
        <w:tc>
          <w:tcPr>
            <w:tcW w:w="1122" w:type="dxa"/>
          </w:tcPr>
          <w:p w14:paraId="50C67566" w14:textId="22F57E6E" w:rsidR="003D2A4F" w:rsidRDefault="003D2A4F" w:rsidP="003D2A4F">
            <w:pPr>
              <w:jc w:val="both"/>
            </w:pPr>
            <w:r>
              <w:t>8</w:t>
            </w:r>
          </w:p>
        </w:tc>
        <w:tc>
          <w:tcPr>
            <w:tcW w:w="1216" w:type="dxa"/>
          </w:tcPr>
          <w:p w14:paraId="6892B2F4" w14:textId="7A979931" w:rsidR="003D2A4F" w:rsidRDefault="003D2A4F" w:rsidP="003D2A4F">
            <w:pPr>
              <w:jc w:val="both"/>
            </w:pPr>
            <w:r>
              <w:t>Media</w:t>
            </w:r>
          </w:p>
        </w:tc>
        <w:tc>
          <w:tcPr>
            <w:tcW w:w="2805" w:type="dxa"/>
          </w:tcPr>
          <w:p w14:paraId="5EE81FDE" w14:textId="0F90DBAF" w:rsidR="003D2A4F" w:rsidRDefault="003D2A4F" w:rsidP="00183B6D">
            <w:r w:rsidRPr="00EB6374">
              <w:t>71.077976190</w:t>
            </w:r>
          </w:p>
        </w:tc>
        <w:tc>
          <w:tcPr>
            <w:tcW w:w="3068" w:type="dxa"/>
          </w:tcPr>
          <w:p w14:paraId="0A1B70B4" w14:textId="0FF9C86A" w:rsidR="003D2A4F" w:rsidRDefault="003D2A4F" w:rsidP="003D2A4F">
            <w:pPr>
              <w:jc w:val="both"/>
            </w:pPr>
            <w:r w:rsidRPr="00EB6374">
              <w:t>0.6042800485</w:t>
            </w:r>
          </w:p>
        </w:tc>
      </w:tr>
    </w:tbl>
    <w:p w14:paraId="543A5B48" w14:textId="4E84D2B9" w:rsidR="00736D7C" w:rsidRDefault="00183B6D" w:rsidP="001568C9">
      <w:pPr>
        <w:pStyle w:val="Tablas"/>
      </w:pPr>
      <w:bookmarkStart w:id="108" w:name="_Toc198116014"/>
      <w:r>
        <w:t>Tabla 15 Resumen de las pruebas realizada</w:t>
      </w:r>
      <w:bookmarkEnd w:id="108"/>
      <w:r w:rsidR="00977CBE">
        <w:t>s</w:t>
      </w:r>
    </w:p>
    <w:p w14:paraId="445132C2" w14:textId="77777777" w:rsidR="001568C9" w:rsidRDefault="001568C9" w:rsidP="00736D7C">
      <w:pPr>
        <w:sectPr w:rsidR="001568C9" w:rsidSect="005A72B6">
          <w:headerReference w:type="even" r:id="rId52"/>
          <w:headerReference w:type="default" r:id="rId53"/>
          <w:footerReference w:type="even" r:id="rId54"/>
          <w:footerReference w:type="default" r:id="rId55"/>
          <w:pgSz w:w="11907" w:h="16840" w:code="9"/>
          <w:pgMar w:top="1418" w:right="1418" w:bottom="1418" w:left="2268" w:header="709" w:footer="709" w:gutter="0"/>
          <w:cols w:space="708"/>
          <w:docGrid w:linePitch="360"/>
        </w:sectPr>
      </w:pPr>
    </w:p>
    <w:p w14:paraId="1636D0E7" w14:textId="1E494213" w:rsidR="00D174B6" w:rsidRDefault="00D174B6">
      <w:pPr>
        <w:spacing w:before="0" w:after="160" w:line="259" w:lineRule="auto"/>
      </w:pPr>
      <w:r>
        <w:lastRenderedPageBreak/>
        <w:br w:type="page"/>
      </w:r>
    </w:p>
    <w:p w14:paraId="7B7884A7" w14:textId="77777777" w:rsidR="001568C9" w:rsidRDefault="001568C9" w:rsidP="00736D7C">
      <w:pPr>
        <w:sectPr w:rsidR="001568C9" w:rsidSect="005A72B6">
          <w:headerReference w:type="even" r:id="rId56"/>
          <w:footerReference w:type="even" r:id="rId57"/>
          <w:pgSz w:w="11907" w:h="16840" w:code="9"/>
          <w:pgMar w:top="1418" w:right="1418" w:bottom="1418" w:left="2268" w:header="709" w:footer="709" w:gutter="0"/>
          <w:cols w:space="708"/>
          <w:docGrid w:linePitch="360"/>
        </w:sectPr>
      </w:pPr>
    </w:p>
    <w:p w14:paraId="2486C504" w14:textId="7A151796" w:rsidR="00736D7C" w:rsidRDefault="00736D7C" w:rsidP="00736D7C"/>
    <w:p w14:paraId="4DC26AFF" w14:textId="77777777" w:rsidR="00D174B6" w:rsidRDefault="00D174B6"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09" w:name="_Toc198115993"/>
      <w:r>
        <w:t>Capítulo 5</w:t>
      </w:r>
      <w:bookmarkEnd w:id="109"/>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10" w:name="_Toc198115994"/>
      <w:r>
        <w:t>Conclusión</w:t>
      </w:r>
      <w:bookmarkEnd w:id="110"/>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11" w:name="_Toc198115995"/>
      <w:r w:rsidRPr="00A64279">
        <w:lastRenderedPageBreak/>
        <w:t xml:space="preserve">5.1 </w:t>
      </w:r>
      <w:r w:rsidRPr="00A64279">
        <w:rPr>
          <w:rStyle w:val="Ttulo2Car"/>
          <w:b/>
        </w:rPr>
        <w:t>Conclusiones</w:t>
      </w:r>
      <w:bookmarkEnd w:id="111"/>
    </w:p>
    <w:p w14:paraId="7535E021" w14:textId="77777777" w:rsidR="00432D81" w:rsidRPr="00432D81" w:rsidRDefault="00432D81" w:rsidP="00432D81">
      <w:pPr>
        <w:jc w:val="both"/>
      </w:pPr>
      <w:r w:rsidRPr="00432D81">
        <w:rPr>
          <w:color w:val="000000"/>
        </w:rPr>
        <w:t xml:space="preserve">El desarrollo de este trabajo aporta </w:t>
      </w:r>
      <w:r w:rsidRPr="00432D81">
        <w:t xml:space="preserve">a la </w:t>
      </w:r>
      <w:proofErr w:type="spellStart"/>
      <w:r w:rsidRPr="00432D81">
        <w:t>U.Na.M</w:t>
      </w:r>
      <w:proofErr w:type="spellEnd"/>
      <w:r w:rsidRPr="00432D81">
        <w:t xml:space="preserve"> modelos de Pronóstico de Tráfico Web para las páginas institucionales TUM </w:t>
      </w:r>
      <w:proofErr w:type="spellStart"/>
      <w:r w:rsidRPr="00432D81">
        <w:t>Transmedia</w:t>
      </w:r>
      <w:proofErr w:type="spellEnd"/>
      <w:r w:rsidRPr="00432D81">
        <w:t xml:space="preserve"> y Editorial Universitaria. </w:t>
      </w:r>
    </w:p>
    <w:p w14:paraId="2EE43CFD" w14:textId="4122D4FA" w:rsidR="00432D81" w:rsidRPr="00432D81" w:rsidRDefault="00432D81" w:rsidP="00432D81">
      <w:pPr>
        <w:jc w:val="both"/>
      </w:pPr>
      <w:r w:rsidRPr="00432D81">
        <w:t>En el apartado 4.4 Modelos, del capítulo 4 en la tabla 3 se puede observar una comparación de las distintas tecnologías de los modelos propuestos en el marco teórico, para determinar cuál se adecua más a la problemática</w:t>
      </w:r>
      <w:r w:rsidR="000768D0">
        <w:t>,</w:t>
      </w:r>
      <w:r w:rsidRPr="00432D81">
        <w:t xml:space="preserve"> se utilizaron los criterios mencionados en el apartado 4.4.1.</w:t>
      </w:r>
    </w:p>
    <w:p w14:paraId="05047813" w14:textId="77777777" w:rsidR="00432D81" w:rsidRPr="00432D81" w:rsidRDefault="00432D81" w:rsidP="00432D81">
      <w:pPr>
        <w:jc w:val="both"/>
      </w:pPr>
      <w:r w:rsidRPr="00432D81">
        <w:t xml:space="preserve">Como se puede observar en el capítulo 4, a partir del apartado 4.5.10, se detalla que se ha logrado encontrar modelos que pueden servir para pronosticar series de tiempo de tráfico web y el desempeño de los modelos es determinado usando datos extraídos de las páginas institucionales de la </w:t>
      </w:r>
      <w:proofErr w:type="spellStart"/>
      <w:r w:rsidRPr="00432D81">
        <w:t>U.Na.M</w:t>
      </w:r>
      <w:proofErr w:type="spellEnd"/>
      <w:r w:rsidRPr="00432D81">
        <w:t>.</w:t>
      </w:r>
    </w:p>
    <w:p w14:paraId="177F334B" w14:textId="77777777" w:rsidR="00432D81" w:rsidRPr="00432D81" w:rsidRDefault="00432D81" w:rsidP="00432D81">
      <w:pPr>
        <w:jc w:val="both"/>
      </w:pPr>
      <w:r w:rsidRPr="00432D81">
        <w:t xml:space="preserve">En la tabla 15 del capítulo 4, en el apartado 4.5.10, se puede ver un resumen de las pruebas realizadas, se han encontrado modelos que al medir su rendimiento con la métrica del error medio absoluto, estos obtienen un valor por debajo de 30, tanto para el conjunto de datos de Universal </w:t>
      </w:r>
      <w:proofErr w:type="spellStart"/>
      <w:r w:rsidRPr="00432D81">
        <w:t>Analytics</w:t>
      </w:r>
      <w:proofErr w:type="spellEnd"/>
      <w:r w:rsidRPr="00432D81">
        <w:t xml:space="preserve">, como el conjunto de datos de Google </w:t>
      </w:r>
      <w:proofErr w:type="spellStart"/>
      <w:r w:rsidRPr="00432D81">
        <w:t>Analytics</w:t>
      </w:r>
      <w:proofErr w:type="spellEnd"/>
      <w:r w:rsidRPr="00432D81">
        <w:t xml:space="preserve"> 4, correspondiente a la página web de TUM </w:t>
      </w:r>
      <w:proofErr w:type="spellStart"/>
      <w:r w:rsidRPr="00432D81">
        <w:t>Transmedia</w:t>
      </w:r>
      <w:proofErr w:type="spellEnd"/>
      <w:r w:rsidRPr="00432D81">
        <w:t>, lo que es considerado un buen resultado.</w:t>
      </w:r>
    </w:p>
    <w:p w14:paraId="05DF752E" w14:textId="77777777" w:rsidR="00432D81" w:rsidRPr="00432D81" w:rsidRDefault="00432D81" w:rsidP="00432D81">
      <w:pPr>
        <w:jc w:val="both"/>
      </w:pPr>
      <w:r w:rsidRPr="00432D81">
        <w:t xml:space="preserve">Respecto al punto de detectar patrones de estacionalidad y tendencia, referente al tráfico web de las páginas institucionales de la </w:t>
      </w:r>
      <w:proofErr w:type="spellStart"/>
      <w:r w:rsidRPr="00432D81">
        <w:t>U.Na.M</w:t>
      </w:r>
      <w:proofErr w:type="spellEnd"/>
      <w:r w:rsidRPr="00432D81">
        <w:t>. Como se puede ver en el capítulo 4, en el apartado 4.5.10 en el resumen de pruebas, en la tabla 15 se detalla que se han encontrado modelos que pueden servir para pronosticar las páginas web de la institución algunos más enfocados en tendencia y otros en media.</w:t>
      </w:r>
    </w:p>
    <w:p w14:paraId="33F8AA29" w14:textId="32D772E5" w:rsidR="00432D81" w:rsidRDefault="00432D81">
      <w:pPr>
        <w:spacing w:before="0" w:after="160" w:line="259" w:lineRule="auto"/>
      </w:pPr>
      <w:r>
        <w:br w:type="page"/>
      </w:r>
    </w:p>
    <w:p w14:paraId="405811A8" w14:textId="03C2F709" w:rsidR="00992BA7" w:rsidRDefault="00A64279" w:rsidP="00A64279">
      <w:pPr>
        <w:pStyle w:val="Ttulo2"/>
      </w:pPr>
      <w:bookmarkStart w:id="112" w:name="_Toc198115996"/>
      <w:r>
        <w:lastRenderedPageBreak/>
        <w:t>5</w:t>
      </w:r>
      <w:r w:rsidRPr="00A64279">
        <w:t>.2 Futuras líneas de investigación</w:t>
      </w:r>
      <w:bookmarkEnd w:id="112"/>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32FCB0E1" w14:textId="77777777" w:rsidR="00507D08" w:rsidRDefault="00757315" w:rsidP="00507D08">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6ED6019E" w14:textId="231A67E1" w:rsidR="003F41E6" w:rsidRDefault="00962A51" w:rsidP="00507D08">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335D4ACE" w14:textId="77777777" w:rsidR="00432D81" w:rsidRDefault="00432D81" w:rsidP="00432D81">
      <w:pPr>
        <w:pStyle w:val="Prrafodelista"/>
      </w:pPr>
    </w:p>
    <w:p w14:paraId="710DB81D" w14:textId="4C9CE287" w:rsidR="00432D81" w:rsidRDefault="00432D81" w:rsidP="00432D81">
      <w:pPr>
        <w:numPr>
          <w:ilvl w:val="0"/>
          <w:numId w:val="21"/>
        </w:numPr>
        <w:spacing w:line="240" w:lineRule="auto"/>
        <w:jc w:val="both"/>
        <w:textAlignment w:val="baseline"/>
        <w:rPr>
          <w:color w:val="000000"/>
        </w:rPr>
      </w:pPr>
      <w:r w:rsidRPr="00432D81">
        <w:rPr>
          <w:color w:val="000000"/>
        </w:rPr>
        <w:t>Detectar e informar indicadores que permitan predecir el comportamiento de los servidores para permitir la toma de decisiones que posibilite el mayor rendimiento de los mismos.</w:t>
      </w:r>
    </w:p>
    <w:p w14:paraId="39AB31A8" w14:textId="77777777" w:rsidR="00432D81" w:rsidRPr="00432D81" w:rsidRDefault="00432D81" w:rsidP="00432D81">
      <w:pPr>
        <w:spacing w:line="240" w:lineRule="auto"/>
        <w:ind w:left="720"/>
        <w:jc w:val="both"/>
        <w:textAlignment w:val="baseline"/>
        <w:rPr>
          <w:color w:val="000000"/>
        </w:rPr>
      </w:pPr>
    </w:p>
    <w:p w14:paraId="365D3622" w14:textId="77777777" w:rsidR="00432D81" w:rsidRPr="00432D81" w:rsidRDefault="00432D81" w:rsidP="00432D81">
      <w:pPr>
        <w:numPr>
          <w:ilvl w:val="0"/>
          <w:numId w:val="21"/>
        </w:numPr>
        <w:spacing w:after="0" w:line="240" w:lineRule="auto"/>
        <w:jc w:val="both"/>
        <w:textAlignment w:val="baseline"/>
        <w:rPr>
          <w:color w:val="000000"/>
        </w:rPr>
      </w:pPr>
      <w:r w:rsidRPr="00432D81">
        <w:rPr>
          <w:color w:val="000000"/>
        </w:rPr>
        <w:t xml:space="preserve">Entender el comportamiento de los usuarios de las páginas institucionales. </w:t>
      </w:r>
    </w:p>
    <w:p w14:paraId="7B8EE111" w14:textId="77777777" w:rsidR="00432D81" w:rsidRDefault="00432D81" w:rsidP="00432D81">
      <w:pPr>
        <w:pStyle w:val="Prrafodelista"/>
      </w:pPr>
    </w:p>
    <w:p w14:paraId="35449E48" w14:textId="77777777" w:rsidR="00037B72" w:rsidRDefault="00037B72">
      <w:pPr>
        <w:spacing w:before="0" w:after="160" w:line="259" w:lineRule="auto"/>
      </w:pPr>
      <w:r>
        <w:br w:type="page"/>
      </w:r>
    </w:p>
    <w:p w14:paraId="6D6747C2" w14:textId="538F2328" w:rsidR="006A1C18" w:rsidRDefault="006A1C18">
      <w:pPr>
        <w:spacing w:after="160" w:line="259" w:lineRule="auto"/>
      </w:pPr>
      <w:r>
        <w:lastRenderedPageBreak/>
        <w:br w:type="page"/>
      </w:r>
    </w:p>
    <w:p w14:paraId="266355AF" w14:textId="41195411" w:rsidR="00992BA7" w:rsidRDefault="00992BA7" w:rsidP="00D174B6"/>
    <w:p w14:paraId="3D3B28E8" w14:textId="77777777" w:rsidR="00D174B6" w:rsidRDefault="00D174B6" w:rsidP="00D174B6"/>
    <w:p w14:paraId="219D1989" w14:textId="77777777" w:rsidR="00D174B6" w:rsidRDefault="00D174B6" w:rsidP="00D174B6"/>
    <w:p w14:paraId="22E95AAA" w14:textId="77777777" w:rsidR="00D174B6" w:rsidRDefault="00D174B6" w:rsidP="00D174B6"/>
    <w:p w14:paraId="6D47E094" w14:textId="77777777" w:rsidR="00D174B6" w:rsidRDefault="00D174B6" w:rsidP="00D174B6"/>
    <w:p w14:paraId="17D8FC08" w14:textId="59F64703" w:rsidR="006A1C18" w:rsidRDefault="006A1C18" w:rsidP="006A1C18">
      <w:pPr>
        <w:pStyle w:val="Ttulo1"/>
      </w:pPr>
      <w:bookmarkStart w:id="113" w:name="_Toc198115997"/>
      <w:r>
        <w:t>Anexos</w:t>
      </w:r>
      <w:bookmarkEnd w:id="113"/>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3E1E9F9F" w14:textId="77777777" w:rsidR="009E60A6" w:rsidRDefault="00992BA7">
      <w:pPr>
        <w:spacing w:after="160" w:line="259" w:lineRule="auto"/>
        <w:sectPr w:rsidR="009E60A6" w:rsidSect="005A72B6">
          <w:headerReference w:type="even" r:id="rId58"/>
          <w:headerReference w:type="default" r:id="rId59"/>
          <w:footerReference w:type="even" r:id="rId60"/>
          <w:footerReference w:type="default" r:id="rId61"/>
          <w:pgSz w:w="11907" w:h="16840" w:code="9"/>
          <w:pgMar w:top="1418" w:right="1418" w:bottom="1418" w:left="2268" w:header="709" w:footer="709" w:gutter="0"/>
          <w:cols w:space="708"/>
          <w:docGrid w:linePitch="360"/>
        </w:sectPr>
      </w:pPr>
      <w:r>
        <w:br w:type="page"/>
      </w:r>
    </w:p>
    <w:p w14:paraId="29863C31" w14:textId="7E05C334" w:rsidR="00992BA7" w:rsidRDefault="00992BA7">
      <w:pPr>
        <w:spacing w:after="160" w:line="259" w:lineRule="auto"/>
      </w:pPr>
    </w:p>
    <w:p w14:paraId="6A67A311" w14:textId="77777777" w:rsidR="009E60A6" w:rsidRDefault="006B46FB">
      <w:pPr>
        <w:spacing w:before="0" w:after="160" w:line="259" w:lineRule="auto"/>
        <w:sectPr w:rsidR="009E60A6" w:rsidSect="005A72B6">
          <w:headerReference w:type="even" r:id="rId62"/>
          <w:footerReference w:type="even" r:id="rId63"/>
          <w:pgSz w:w="11907" w:h="16840" w:code="9"/>
          <w:pgMar w:top="1418" w:right="1418" w:bottom="1418" w:left="2268" w:header="709" w:footer="709" w:gutter="0"/>
          <w:cols w:space="708"/>
          <w:docGrid w:linePitch="360"/>
        </w:sectPr>
      </w:pPr>
      <w:r>
        <w:br w:type="page"/>
      </w:r>
    </w:p>
    <w:p w14:paraId="1A08E827" w14:textId="77777777" w:rsidR="006B46FB" w:rsidRDefault="006B46FB">
      <w:pPr>
        <w:spacing w:after="160" w:line="259" w:lineRule="auto"/>
      </w:pPr>
    </w:p>
    <w:p w14:paraId="4FB81E67" w14:textId="77777777" w:rsidR="00BE3061" w:rsidRDefault="00BE3061">
      <w:pPr>
        <w:spacing w:after="160" w:line="259" w:lineRule="auto"/>
      </w:pPr>
    </w:p>
    <w:p w14:paraId="36BA70CF" w14:textId="77777777" w:rsidR="00BE3061" w:rsidRDefault="00BE3061">
      <w:pPr>
        <w:spacing w:after="160" w:line="259" w:lineRule="auto"/>
      </w:pPr>
    </w:p>
    <w:p w14:paraId="298674AA" w14:textId="77777777" w:rsidR="00BE3061" w:rsidRDefault="00BE3061">
      <w:pPr>
        <w:spacing w:after="160" w:line="259" w:lineRule="auto"/>
      </w:pPr>
    </w:p>
    <w:p w14:paraId="263671D4" w14:textId="77777777" w:rsidR="00BE3061" w:rsidRDefault="00BE3061">
      <w:pPr>
        <w:spacing w:after="160" w:line="259" w:lineRule="auto"/>
      </w:pPr>
    </w:p>
    <w:p w14:paraId="0B326ACD" w14:textId="58249996" w:rsidR="00992BA7" w:rsidRDefault="00992BA7" w:rsidP="00992BA7">
      <w:pPr>
        <w:pStyle w:val="Ttulo1"/>
      </w:pPr>
      <w:bookmarkStart w:id="114" w:name="_Toc198115998"/>
      <w:r w:rsidRPr="00DE0470">
        <w:t>Anexo</w:t>
      </w:r>
      <w:r w:rsidR="00C2541A" w:rsidRPr="00DE0470">
        <w:t xml:space="preserve"> 1</w:t>
      </w:r>
      <w:bookmarkEnd w:id="114"/>
    </w:p>
    <w:p w14:paraId="580F1FA5" w14:textId="573DE9D0" w:rsidR="006A1C18" w:rsidRDefault="006A1C18">
      <w:pPr>
        <w:spacing w:after="160" w:line="259" w:lineRule="auto"/>
      </w:pPr>
      <w:r>
        <w:br w:type="page"/>
      </w:r>
    </w:p>
    <w:p w14:paraId="0E08E823" w14:textId="0F2E4121"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w:t>
      </w:r>
      <w:proofErr w:type="spellStart"/>
      <w:r>
        <w:t>entrenables</w:t>
      </w:r>
      <w:proofErr w:type="spellEnd"/>
      <w:r>
        <w:t xml:space="preserve">. Este anexo también contará con el gráfico en formato </w:t>
      </w:r>
      <w:proofErr w:type="spellStart"/>
      <w:r>
        <w:t>dot</w:t>
      </w:r>
      <w:proofErr w:type="spellEnd"/>
      <w:r>
        <w:t xml:space="preserve"> de los modelos de las pruebas. Dado que las pruebas correspondientes al algoritmo </w:t>
      </w:r>
      <w:proofErr w:type="spellStart"/>
      <w:r>
        <w:t>Hyperband</w:t>
      </w:r>
      <w:proofErr w:type="spellEnd"/>
      <w:r>
        <w:t xml:space="preserve"> </w:t>
      </w:r>
      <w:proofErr w:type="gramStart"/>
      <w:r>
        <w:t>genera</w:t>
      </w:r>
      <w:proofErr w:type="gramEnd"/>
      <w:r>
        <w:t xml:space="preserve"> cientos de modelos en es</w:t>
      </w:r>
      <w:r w:rsidR="004D742D">
        <w:t>te anexo só</w:t>
      </w:r>
      <w:r>
        <w:t>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53FF4272" w:rsidR="00D20498" w:rsidRDefault="00D11F59" w:rsidP="00417A28">
      <w:pPr>
        <w:pStyle w:val="Tablas"/>
      </w:pPr>
      <w:bookmarkStart w:id="115" w:name="_Toc198116015"/>
      <w:r>
        <w:t>Tabla 16</w:t>
      </w:r>
      <w:r w:rsidR="00D20498">
        <w:t xml:space="preserve"> Resumen del Modelo Obtenido de la Prueba Número 1</w:t>
      </w:r>
      <w:bookmarkEnd w:id="115"/>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3AEFCB1" w:rsidR="00D20498" w:rsidRDefault="00D11F59" w:rsidP="0064646C">
      <w:pPr>
        <w:pStyle w:val="Figuras"/>
        <w:rPr>
          <w:rFonts w:eastAsiaTheme="majorEastAsia"/>
        </w:rPr>
      </w:pPr>
      <w:bookmarkStart w:id="116" w:name="_Toc198116039"/>
      <w:r>
        <w:rPr>
          <w:rFonts w:eastAsiaTheme="majorEastAsia"/>
        </w:rPr>
        <w:t>Figura 18</w:t>
      </w:r>
      <w:r w:rsidR="006A1C18">
        <w:rPr>
          <w:rFonts w:eastAsiaTheme="majorEastAsia"/>
        </w:rPr>
        <w:t>: Grá</w:t>
      </w:r>
      <w:r w:rsidR="00D20498">
        <w:rPr>
          <w:rFonts w:eastAsiaTheme="majorEastAsia"/>
        </w:rPr>
        <w:t xml:space="preserve">fico Formato </w:t>
      </w:r>
      <w:proofErr w:type="spellStart"/>
      <w:r w:rsidR="00D20498">
        <w:rPr>
          <w:rFonts w:eastAsiaTheme="majorEastAsia"/>
        </w:rPr>
        <w:t>Dot</w:t>
      </w:r>
      <w:proofErr w:type="spellEnd"/>
      <w:r w:rsidR="00D20498">
        <w:rPr>
          <w:rFonts w:eastAsiaTheme="majorEastAsia"/>
        </w:rPr>
        <w:t xml:space="preserve"> de la primera prueba</w:t>
      </w:r>
      <w:bookmarkEnd w:id="116"/>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D5B5FDB" w:rsidR="00D20498" w:rsidRDefault="00D11F59" w:rsidP="00417A28">
      <w:pPr>
        <w:pStyle w:val="Tablas"/>
      </w:pPr>
      <w:bookmarkStart w:id="117" w:name="_Toc198116016"/>
      <w:r>
        <w:t>Tabla 17</w:t>
      </w:r>
      <w:r w:rsidR="00D20498">
        <w:t xml:space="preserve"> Resumen del Modelo Obtenido de la Prueba Número 2</w:t>
      </w:r>
      <w:bookmarkEnd w:id="117"/>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5C180FE8" w:rsidR="00D20498" w:rsidRDefault="00D11F59" w:rsidP="0064646C">
      <w:pPr>
        <w:pStyle w:val="Figuras"/>
        <w:rPr>
          <w:rFonts w:eastAsiaTheme="majorEastAsia"/>
        </w:rPr>
      </w:pPr>
      <w:bookmarkStart w:id="118" w:name="_Toc198116040"/>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segunda prueba</w:t>
      </w:r>
      <w:bookmarkEnd w:id="118"/>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0F4D28EA" w:rsidR="00D20498" w:rsidRDefault="00D11F59" w:rsidP="00417A28">
      <w:pPr>
        <w:pStyle w:val="Tablas"/>
      </w:pPr>
      <w:bookmarkStart w:id="119" w:name="_Toc198116017"/>
      <w:r>
        <w:t>Tabla 18</w:t>
      </w:r>
      <w:r w:rsidR="00D20498">
        <w:t xml:space="preserve"> Resumen del Modelo Obtenido de la Prueba Número 3</w:t>
      </w:r>
      <w:bookmarkEnd w:id="119"/>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50BCF8F1" w:rsidR="00D20498" w:rsidRDefault="00D11F59" w:rsidP="0064646C">
      <w:pPr>
        <w:pStyle w:val="Figuras"/>
        <w:rPr>
          <w:rFonts w:eastAsiaTheme="majorEastAsia"/>
        </w:rPr>
      </w:pPr>
      <w:bookmarkStart w:id="120" w:name="_Toc198116041"/>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tercera prueba</w:t>
      </w:r>
      <w:bookmarkEnd w:id="120"/>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40FE9D4" w:rsidR="00D20498" w:rsidRDefault="00D11F59" w:rsidP="00417A28">
      <w:pPr>
        <w:pStyle w:val="Tablas"/>
      </w:pPr>
      <w:bookmarkStart w:id="121" w:name="_Toc198116018"/>
      <w:r>
        <w:t>Tabla 19</w:t>
      </w:r>
      <w:r w:rsidR="00D20498">
        <w:t xml:space="preserve"> Resumen del Modelo Obtenido de la Prueba Número 4</w:t>
      </w:r>
      <w:bookmarkEnd w:id="121"/>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2F346A71" w:rsidR="00D20498" w:rsidRDefault="00D11F59" w:rsidP="0064646C">
      <w:pPr>
        <w:pStyle w:val="Figuras"/>
        <w:rPr>
          <w:rFonts w:eastAsiaTheme="majorEastAsia"/>
        </w:rPr>
      </w:pPr>
      <w:bookmarkStart w:id="122" w:name="_Toc198116042"/>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cuarta prueba</w:t>
      </w:r>
      <w:bookmarkEnd w:id="122"/>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45815EDF" w:rsidR="00D20498" w:rsidRDefault="00D11F59" w:rsidP="00417A28">
      <w:pPr>
        <w:pStyle w:val="Tablas"/>
      </w:pPr>
      <w:bookmarkStart w:id="123" w:name="_Toc198116019"/>
      <w:r>
        <w:t>Tabla 20</w:t>
      </w:r>
      <w:r w:rsidR="00D20498">
        <w:t xml:space="preserve"> Resumen del Modelo Obtenido de la Prueba Número 5</w:t>
      </w:r>
      <w:bookmarkEnd w:id="123"/>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3822A99F" w:rsidR="00D20498" w:rsidRDefault="00D11F59" w:rsidP="0064646C">
      <w:pPr>
        <w:pStyle w:val="Figuras"/>
        <w:rPr>
          <w:rFonts w:eastAsiaTheme="majorEastAsia"/>
        </w:rPr>
      </w:pPr>
      <w:bookmarkStart w:id="124" w:name="_Toc198116043"/>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quinta prueba</w:t>
      </w:r>
      <w:bookmarkEnd w:id="124"/>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E3873F3" w:rsidR="00D20498" w:rsidRDefault="00D11F59" w:rsidP="00417A28">
      <w:pPr>
        <w:pStyle w:val="Tablas"/>
      </w:pPr>
      <w:bookmarkStart w:id="125" w:name="_Toc198116020"/>
      <w:r>
        <w:t>Tabla 21</w:t>
      </w:r>
      <w:r w:rsidR="00D20498">
        <w:t xml:space="preserve"> Resumen del Modelo Obtenido de la Prueba Número 6</w:t>
      </w:r>
      <w:bookmarkEnd w:id="125"/>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2B6DE09E" w:rsidR="00D20498" w:rsidRDefault="00D11F59" w:rsidP="0064646C">
      <w:pPr>
        <w:pStyle w:val="Figuras"/>
        <w:rPr>
          <w:rFonts w:eastAsiaTheme="majorEastAsia"/>
        </w:rPr>
      </w:pPr>
      <w:bookmarkStart w:id="126" w:name="_Toc198116044"/>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sexta prueba</w:t>
      </w:r>
      <w:bookmarkEnd w:id="126"/>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6D6590CE" w:rsidR="00D20498" w:rsidRDefault="00D20498" w:rsidP="00417A28">
      <w:pPr>
        <w:pStyle w:val="Tablas"/>
      </w:pPr>
      <w:bookmarkStart w:id="127" w:name="_Toc198116021"/>
      <w:r>
        <w:t>Ta</w:t>
      </w:r>
      <w:r w:rsidR="00417A28">
        <w:t>bla 2</w:t>
      </w:r>
      <w:r w:rsidR="00D11F59">
        <w:t>2</w:t>
      </w:r>
      <w:r>
        <w:t xml:space="preserve"> Resumen del Modelo Obtenido de la Prueba Número 7</w:t>
      </w:r>
      <w:bookmarkEnd w:id="127"/>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38524021" w:rsidR="00D20498" w:rsidRDefault="00D11F59" w:rsidP="0064646C">
      <w:pPr>
        <w:pStyle w:val="Figuras"/>
        <w:rPr>
          <w:rFonts w:eastAsiaTheme="majorEastAsia"/>
        </w:rPr>
      </w:pPr>
      <w:bookmarkStart w:id="128" w:name="_Toc198116045"/>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séptima prueba</w:t>
      </w:r>
      <w:bookmarkEnd w:id="128"/>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4AD35F13" w:rsidR="00D20498" w:rsidRDefault="00D20498" w:rsidP="00417A28">
      <w:pPr>
        <w:pStyle w:val="Tablas"/>
      </w:pPr>
      <w:bookmarkStart w:id="129" w:name="_Toc198116022"/>
      <w:r>
        <w:t xml:space="preserve">Tabla </w:t>
      </w:r>
      <w:r w:rsidR="00D11F59">
        <w:t>23</w:t>
      </w:r>
      <w:r w:rsidR="00417A28">
        <w:t xml:space="preserve"> </w:t>
      </w:r>
      <w:r>
        <w:t>Resumen del Modelo Obtenido de la Prueba Número 8</w:t>
      </w:r>
      <w:bookmarkEnd w:id="129"/>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468296B9" w:rsidR="00D84630" w:rsidRPr="00597998" w:rsidRDefault="00D11F59" w:rsidP="0064646C">
      <w:pPr>
        <w:pStyle w:val="Figuras"/>
      </w:pPr>
      <w:bookmarkStart w:id="130" w:name="_Toc198116046"/>
      <w:r>
        <w:rPr>
          <w:rFonts w:eastAsiaTheme="majorEastAsia"/>
        </w:rPr>
        <w:t>Figura 25</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octava prueba</w:t>
      </w:r>
      <w:bookmarkEnd w:id="130"/>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0DDB0DDC" w:rsidR="006B46FB" w:rsidRDefault="004833B4">
      <w:pPr>
        <w:spacing w:before="0" w:after="160" w:line="259" w:lineRule="auto"/>
      </w:pPr>
      <w:r w:rsidRPr="00597998">
        <w:br w:type="page"/>
      </w:r>
      <w:r w:rsidR="006B46FB">
        <w:lastRenderedPageBreak/>
        <w:br w:type="page"/>
      </w:r>
    </w:p>
    <w:p w14:paraId="3BC796AD" w14:textId="3D1EF5D4" w:rsidR="004833B4" w:rsidRPr="00EF1F9E" w:rsidRDefault="00C016C7" w:rsidP="004833B4">
      <w:pPr>
        <w:pStyle w:val="Ttulo1"/>
        <w:rPr>
          <w:lang w:val="en-US"/>
        </w:rPr>
      </w:pPr>
      <w:bookmarkStart w:id="131" w:name="_Toc198115999"/>
      <w:proofErr w:type="spellStart"/>
      <w:r w:rsidRPr="00EF1F9E">
        <w:rPr>
          <w:lang w:val="en-US"/>
        </w:rPr>
        <w:lastRenderedPageBreak/>
        <w:t>Bibliografía</w:t>
      </w:r>
      <w:bookmarkEnd w:id="131"/>
      <w:proofErr w:type="spellEnd"/>
    </w:p>
    <w:p w14:paraId="67C9A925" w14:textId="77777777" w:rsidR="00C016C7" w:rsidRPr="007B4AF1" w:rsidRDefault="00C016C7" w:rsidP="007B4AF1">
      <w:pPr>
        <w:jc w:val="both"/>
        <w:rPr>
          <w:lang w:val="en-US"/>
        </w:rPr>
      </w:pPr>
    </w:p>
    <w:p w14:paraId="07A8F86A" w14:textId="6E804BC4" w:rsidR="00FC09B1" w:rsidRPr="00FB0264" w:rsidRDefault="008B2A42" w:rsidP="00FC09B1">
      <w:pPr>
        <w:widowControl w:val="0"/>
        <w:autoSpaceDE w:val="0"/>
        <w:autoSpaceDN w:val="0"/>
        <w:adjustRightInd w:val="0"/>
        <w:ind w:left="640" w:hanging="640"/>
        <w:rPr>
          <w:noProof/>
          <w:lang w:val="en-US"/>
        </w:rPr>
      </w:pPr>
      <w:ins w:id="132"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FC09B1" w:rsidRPr="00FB0264">
        <w:rPr>
          <w:noProof/>
          <w:lang w:val="en-US"/>
        </w:rPr>
        <w:t>[1]</w:t>
      </w:r>
      <w:r w:rsidR="00FC09B1" w:rsidRPr="00FB0264">
        <w:rPr>
          <w:noProof/>
          <w:lang w:val="en-US"/>
        </w:rPr>
        <w:tab/>
        <w:t xml:space="preserve">N. Petluri and E. Al-Masri, “Web Traffic Prediction of Wikipedia Pages,” </w:t>
      </w:r>
      <w:r w:rsidR="00FC09B1" w:rsidRPr="00FB0264">
        <w:rPr>
          <w:i/>
          <w:iCs/>
          <w:noProof/>
          <w:lang w:val="en-US"/>
        </w:rPr>
        <w:t>Proc. - 2018 IEEE Int. Conf. Big Data, Big Data 2018</w:t>
      </w:r>
      <w:r w:rsidR="00FC09B1" w:rsidRPr="00FB0264">
        <w:rPr>
          <w:noProof/>
          <w:lang w:val="en-US"/>
        </w:rPr>
        <w:t>, pp. 5427–5429, 2019.</w:t>
      </w:r>
    </w:p>
    <w:p w14:paraId="784EAD4E"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[2]</w:t>
      </w:r>
      <w:r w:rsidRPr="00FB0264">
        <w:rPr>
          <w:noProof/>
          <w:lang w:val="en-US"/>
        </w:rPr>
        <w:tab/>
        <w:t>V. Kotu and B. Deshpande, “Chapter 12 - Time Series Forecasting,” V. Kotu and B. B. T.-D. S. (Second E. Deshpande, Eds. Morgan Kaufmann, 2019, pp. 395–445.</w:t>
      </w:r>
    </w:p>
    <w:p w14:paraId="7D5B8F61"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w:t>
      </w:r>
      <w:r w:rsidRPr="00FB0264">
        <w:rPr>
          <w:noProof/>
          <w:lang w:val="en-US"/>
        </w:rPr>
        <w:tab/>
        <w:t xml:space="preserve">K. Zhou, W. Wang, L. Huang, and B. Liu, “Comparative study on the time series forecasting of web traffic based on statistical model and Generative Adversarial model,” </w:t>
      </w:r>
      <w:r w:rsidRPr="00FB0264">
        <w:rPr>
          <w:i/>
          <w:iCs/>
          <w:noProof/>
          <w:lang w:val="en-US"/>
        </w:rPr>
        <w:t>Knowledge-Based Syst.</w:t>
      </w:r>
      <w:r w:rsidRPr="00FB0264">
        <w:rPr>
          <w:noProof/>
          <w:lang w:val="en-US"/>
        </w:rPr>
        <w:t>, vol. 213, p. 106467, Feb. 2021.</w:t>
      </w:r>
    </w:p>
    <w:p w14:paraId="3C987ACB"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w:t>
      </w:r>
      <w:r w:rsidRPr="00FB0264">
        <w:rPr>
          <w:noProof/>
          <w:lang w:val="en-US"/>
        </w:rPr>
        <w:tab/>
        <w:t xml:space="preserve">S. Hochreiter and J. Schmidhuber, “Long Short-Term Memory,” </w:t>
      </w:r>
      <w:r w:rsidRPr="00FB0264">
        <w:rPr>
          <w:i/>
          <w:iCs/>
          <w:noProof/>
          <w:lang w:val="en-US"/>
        </w:rPr>
        <w:t>Neural Comput.</w:t>
      </w:r>
      <w:r w:rsidRPr="00FB0264">
        <w:rPr>
          <w:noProof/>
          <w:lang w:val="en-US"/>
        </w:rPr>
        <w:t>, vol. 9, no. 8, pp. 1735–1780, Nov. 1997.</w:t>
      </w:r>
    </w:p>
    <w:p w14:paraId="40AB8FA5"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[5]</w:t>
      </w:r>
      <w:r w:rsidRPr="00FB0264">
        <w:rPr>
          <w:noProof/>
          <w:lang w:val="en-US"/>
        </w:rPr>
        <w:tab/>
        <w:t xml:space="preserve">K. Zhou, W. Wang, L. Huang, and B. Liu, “Comparative study on the time series forecasting of web traffic based on statistical model and Generative Adversarial model,” </w:t>
      </w:r>
      <w:r w:rsidRPr="00FB0264">
        <w:rPr>
          <w:i/>
          <w:iCs/>
          <w:noProof/>
          <w:lang w:val="en-US"/>
        </w:rPr>
        <w:t>Knowledge-Based Syst.</w:t>
      </w:r>
      <w:r w:rsidRPr="00FB0264">
        <w:rPr>
          <w:noProof/>
          <w:lang w:val="en-US"/>
        </w:rPr>
        <w:t>, vol. 213, Feb. 2021.</w:t>
      </w:r>
    </w:p>
    <w:p w14:paraId="10B274E0"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[6]</w:t>
      </w:r>
      <w:r w:rsidRPr="00FB0264">
        <w:rPr>
          <w:noProof/>
          <w:lang w:val="en-US"/>
        </w:rPr>
        <w:tab/>
        <w:t>“Prophet: forecasting at scale.” [Online]. Available: https://research.facebook.com/blog/2017/2/prophet-forecasting-at-scale/. [Accessed: 24-Oct-2020].</w:t>
      </w:r>
    </w:p>
    <w:p w14:paraId="293A773D"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[7]</w:t>
      </w:r>
      <w:r w:rsidRPr="00FB0264">
        <w:rPr>
          <w:noProof/>
          <w:lang w:val="en-US"/>
        </w:rPr>
        <w:tab/>
        <w:t xml:space="preserve">R. Casado-Vara, A. M. del Rey, D. Pérez-Palau, L. De-La-fuente-valentín, and J. M. Corchado, “Web Traffic Time Series Forecasting Using LSTM Neural Networks with Distributed Asynchronous Training,” </w:t>
      </w:r>
      <w:r w:rsidRPr="00FB0264">
        <w:rPr>
          <w:i/>
          <w:iCs/>
          <w:noProof/>
          <w:lang w:val="en-US"/>
        </w:rPr>
        <w:t>Math. 2021, Vol. 9, Page 421</w:t>
      </w:r>
      <w:r w:rsidRPr="00FB0264">
        <w:rPr>
          <w:noProof/>
          <w:lang w:val="en-US"/>
        </w:rPr>
        <w:t>, vol. 9, no. 4, p. 421, Feb. 2021.</w:t>
      </w:r>
    </w:p>
    <w:p w14:paraId="42FD2C09"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[8]</w:t>
      </w:r>
      <w:r w:rsidRPr="00FB0264">
        <w:rPr>
          <w:noProof/>
          <w:lang w:val="en-US"/>
        </w:rPr>
        <w:tab/>
        <w:t xml:space="preserve">W. Wang and Y. Lu, “Analysis of the Mean Absolute Error (MAE) and the Root Mean Square Error (RMSE) in Assessing Rounding Model,” in </w:t>
      </w:r>
      <w:r w:rsidRPr="00FB0264">
        <w:rPr>
          <w:i/>
          <w:iCs/>
          <w:noProof/>
          <w:lang w:val="en-US"/>
        </w:rPr>
        <w:t>IOP Conference Series: Materials Science and Engineering</w:t>
      </w:r>
      <w:r w:rsidRPr="00FB0264">
        <w:rPr>
          <w:noProof/>
          <w:lang w:val="en-US"/>
        </w:rPr>
        <w:t>, 2018, vol. 324, no. 1.</w:t>
      </w:r>
    </w:p>
    <w:p w14:paraId="058F3D0D"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[9]</w:t>
      </w:r>
      <w:r w:rsidRPr="00FB0264">
        <w:rPr>
          <w:noProof/>
          <w:lang w:val="en-US"/>
        </w:rPr>
        <w:tab/>
        <w:t xml:space="preserve">P. J. Huber, “Robust Estimation of a Location Parameter,” in </w:t>
      </w:r>
      <w:r w:rsidRPr="00FB0264">
        <w:rPr>
          <w:i/>
          <w:iCs/>
          <w:noProof/>
          <w:lang w:val="en-US"/>
        </w:rPr>
        <w:t>Breakthroughs in Statistics: Methodology and Distribution</w:t>
      </w:r>
      <w:r w:rsidRPr="00FB0264">
        <w:rPr>
          <w:noProof/>
          <w:lang w:val="en-US"/>
        </w:rPr>
        <w:t>, S. Kotz and N. L. Johnson, Eds. New York, NY: Springer New York, 1992, pp. 492–518.</w:t>
      </w:r>
    </w:p>
    <w:p w14:paraId="6325BECA"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lastRenderedPageBreak/>
        <w:t>[10]</w:t>
      </w:r>
      <w:r w:rsidRPr="00FB0264">
        <w:rPr>
          <w:noProof/>
          <w:lang w:val="en-US"/>
        </w:rPr>
        <w:tab/>
        <w:t xml:space="preserve">K. Cho </w:t>
      </w:r>
      <w:r w:rsidRPr="00FB0264">
        <w:rPr>
          <w:i/>
          <w:iCs/>
          <w:noProof/>
          <w:lang w:val="en-US"/>
        </w:rPr>
        <w:t>et al.</w:t>
      </w:r>
      <w:r w:rsidRPr="00FB0264">
        <w:rPr>
          <w:noProof/>
          <w:lang w:val="en-US"/>
        </w:rPr>
        <w:t xml:space="preserve">, “Learning phrase representations using RNN encoder-decoder for statistical machine translation,” in </w:t>
      </w:r>
      <w:r w:rsidRPr="00FB0264">
        <w:rPr>
          <w:i/>
          <w:iCs/>
          <w:noProof/>
          <w:lang w:val="en-US"/>
        </w:rPr>
        <w:t>EMNLP 2014 - 2014 Conference on Empirical Methods in Natural Language Processing, Proceedings of the Conference</w:t>
      </w:r>
      <w:r w:rsidRPr="00FB0264">
        <w:rPr>
          <w:noProof/>
          <w:lang w:val="en-US"/>
        </w:rPr>
        <w:t>, 2014, pp. 1724–1734.</w:t>
      </w:r>
    </w:p>
    <w:p w14:paraId="3A152586"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[11]</w:t>
      </w:r>
      <w:r w:rsidRPr="00FB0264">
        <w:rPr>
          <w:noProof/>
          <w:lang w:val="en-US"/>
        </w:rPr>
        <w:tab/>
        <w:t>“Web Traffic Time Series Forecasting,” 2017. [Online]. Available: https://www.kaggle.com/c/web-traffic-time-series-forecasting/discussion/39367. [Accessed: 12-Oct-2022].</w:t>
      </w:r>
    </w:p>
    <w:p w14:paraId="584D4CDC"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[12]</w:t>
      </w:r>
      <w:r w:rsidRPr="00FB0264">
        <w:rPr>
          <w:noProof/>
          <w:lang w:val="en-US"/>
        </w:rPr>
        <w:tab/>
        <w:t>“Choosing the correct error metric: MAPE vs. sMAPE,” 2020. [Online]. Available: https://towardsdatascience.com/choosing-the-correct-error-metric-mape-vs-smape-5328dec53fac. [Accessed: 12-Oct-2022].</w:t>
      </w:r>
    </w:p>
    <w:p w14:paraId="288A8331"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[13]</w:t>
      </w:r>
      <w:r w:rsidRPr="00FB0264">
        <w:rPr>
          <w:noProof/>
          <w:lang w:val="en-US"/>
        </w:rPr>
        <w:tab/>
        <w:t xml:space="preserve">C. Kuranga and N. Pillay, “A comparative study of nonlinear regression and autoregressive techniques in hybrid with particle swarm optimization for time-series forecasting,” </w:t>
      </w:r>
      <w:r w:rsidRPr="00FB0264">
        <w:rPr>
          <w:i/>
          <w:iCs/>
          <w:noProof/>
          <w:lang w:val="en-US"/>
        </w:rPr>
        <w:t>Expert Syst. Appl.</w:t>
      </w:r>
      <w:r w:rsidRPr="00FB0264">
        <w:rPr>
          <w:noProof/>
          <w:lang w:val="en-US"/>
        </w:rPr>
        <w:t>, vol. 190, Mar. 2022.</w:t>
      </w:r>
    </w:p>
    <w:p w14:paraId="64D7BE86"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[14]</w:t>
      </w:r>
      <w:r w:rsidRPr="00FB0264">
        <w:rPr>
          <w:noProof/>
          <w:lang w:val="en-US"/>
        </w:rPr>
        <w:tab/>
        <w:t xml:space="preserve">P. Khanarsa, A. Luangsodsai, K. Sinapiromsaran, I. F. Astachova, K. A. Makoviy, and Y. V Khitskova, “Possibilities for predicting the state of usability web resources,” </w:t>
      </w:r>
      <w:r w:rsidRPr="00FB0264">
        <w:rPr>
          <w:i/>
          <w:iCs/>
          <w:noProof/>
          <w:lang w:val="en-US"/>
        </w:rPr>
        <w:t>J. Phys. Conf. Ser.</w:t>
      </w:r>
      <w:r w:rsidRPr="00FB0264">
        <w:rPr>
          <w:noProof/>
          <w:lang w:val="en-US"/>
        </w:rPr>
        <w:t>, vol. 1902, no. 1, p. 012029, May 2021.</w:t>
      </w:r>
    </w:p>
    <w:p w14:paraId="43B4FEB6"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[15]</w:t>
      </w:r>
      <w:r w:rsidRPr="00FB0264">
        <w:rPr>
          <w:noProof/>
          <w:lang w:val="en-US"/>
        </w:rPr>
        <w:tab/>
        <w:t xml:space="preserve">D. Deng, F. Karl, F. Hutter, B. Bischl, and M. Lindauer, “Efficient Automated Deep Learning for Time Series Forecasting,” in </w:t>
      </w:r>
      <w:r w:rsidRPr="00FB0264">
        <w:rPr>
          <w:i/>
          <w:iCs/>
          <w:noProof/>
          <w:lang w:val="en-US"/>
        </w:rPr>
        <w:t>Lecture Notes in Computer Science (including subseries Lecture Notes in Artificial Intelligence and Lecture Notes in Bioinformatics)</w:t>
      </w:r>
      <w:r w:rsidRPr="00FB0264">
        <w:rPr>
          <w:noProof/>
          <w:lang w:val="en-US"/>
        </w:rPr>
        <w:t>, 2023, vol. 13715 LNAI, pp. 664–680.</w:t>
      </w:r>
    </w:p>
    <w:p w14:paraId="119C5267"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[16]</w:t>
      </w:r>
      <w:r w:rsidRPr="00FB0264">
        <w:rPr>
          <w:noProof/>
          <w:lang w:val="en-US"/>
        </w:rPr>
        <w:tab/>
        <w:t xml:space="preserve">S. Xu, C. Han, and C. Ran, “A Time Series Combined Forecasting Model Based on Prophet-LGBM,” in </w:t>
      </w:r>
      <w:r w:rsidRPr="00FB0264">
        <w:rPr>
          <w:i/>
          <w:iCs/>
          <w:noProof/>
          <w:lang w:val="en-US"/>
        </w:rPr>
        <w:t>ACM International Conference Proceeding Series</w:t>
      </w:r>
      <w:r w:rsidRPr="00FB0264">
        <w:rPr>
          <w:noProof/>
          <w:lang w:val="en-US"/>
        </w:rPr>
        <w:t>, 2021.</w:t>
      </w:r>
    </w:p>
    <w:p w14:paraId="3511FB6E"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[17]</w:t>
      </w:r>
      <w:r w:rsidRPr="00FB0264">
        <w:rPr>
          <w:noProof/>
          <w:lang w:val="en-US"/>
        </w:rPr>
        <w:tab/>
        <w:t xml:space="preserve">D. Quoc Nguyen, M. Nguyet Phan, and I. Zelinka, “Periodic Time Series Forecasting with Bidirectional Long Short-Term Memory: Periodic Time Series Forecasting with Bidirectional LSTM,” </w:t>
      </w:r>
      <w:r w:rsidRPr="00FB0264">
        <w:rPr>
          <w:i/>
          <w:iCs/>
          <w:noProof/>
          <w:lang w:val="en-US"/>
        </w:rPr>
        <w:t>ACM Int. Conf. Proceeding Ser.</w:t>
      </w:r>
      <w:r w:rsidRPr="00FB0264">
        <w:rPr>
          <w:noProof/>
          <w:lang w:val="en-US"/>
        </w:rPr>
        <w:t>, pp. 60–64, 2021.</w:t>
      </w:r>
    </w:p>
    <w:p w14:paraId="0DE785C7"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[18]</w:t>
      </w:r>
      <w:r w:rsidRPr="00FB0264">
        <w:rPr>
          <w:noProof/>
          <w:lang w:val="en-US"/>
        </w:rPr>
        <w:tab/>
        <w:t xml:space="preserve">“The M3-Competition Database.” [Online]. Available: </w:t>
      </w:r>
      <w:r w:rsidRPr="00FB0264">
        <w:rPr>
          <w:noProof/>
          <w:lang w:val="en-US"/>
        </w:rPr>
        <w:lastRenderedPageBreak/>
        <w:t>https://forecasters.org/resources/time-series-data/m3-competition/. [Accessed: 18-Oct-2022].</w:t>
      </w:r>
    </w:p>
    <w:p w14:paraId="0603DC78"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[19]</w:t>
      </w:r>
      <w:r w:rsidRPr="00FB0264">
        <w:rPr>
          <w:noProof/>
          <w:lang w:val="en-US"/>
        </w:rPr>
        <w:tab/>
        <w:t>A. Botchkarev, “Performance Metrics (Error Measures) in Machine Learning Regression, Forecasting and Prognostics: Properties and Typology,” 2018.</w:t>
      </w:r>
    </w:p>
    <w:p w14:paraId="5D2D8B68"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[20]</w:t>
      </w:r>
      <w:r w:rsidRPr="00FB0264">
        <w:rPr>
          <w:noProof/>
          <w:lang w:val="en-US"/>
        </w:rPr>
        <w:tab/>
        <w:t xml:space="preserve">P. Chapman </w:t>
      </w:r>
      <w:r w:rsidRPr="00FB0264">
        <w:rPr>
          <w:i/>
          <w:iCs/>
          <w:noProof/>
          <w:lang w:val="en-US"/>
        </w:rPr>
        <w:t>et al.</w:t>
      </w:r>
      <w:r w:rsidRPr="00FB0264">
        <w:rPr>
          <w:noProof/>
          <w:lang w:val="en-US"/>
        </w:rPr>
        <w:t xml:space="preserve">, “CRISP-DM 1.0: Step-by-step data mining guide,” </w:t>
      </w:r>
      <w:r w:rsidRPr="00FB0264">
        <w:rPr>
          <w:i/>
          <w:iCs/>
          <w:noProof/>
          <w:lang w:val="en-US"/>
        </w:rPr>
        <w:t>SPSS inc</w:t>
      </w:r>
      <w:r w:rsidRPr="00FB0264">
        <w:rPr>
          <w:noProof/>
          <w:lang w:val="en-US"/>
        </w:rPr>
        <w:t>, vol. 9, no. 13, pp. 1–73, 2000.</w:t>
      </w:r>
    </w:p>
    <w:p w14:paraId="374A0E3E"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[21]</w:t>
      </w:r>
      <w:r w:rsidRPr="00FB0264">
        <w:rPr>
          <w:noProof/>
          <w:lang w:val="en-US"/>
        </w:rPr>
        <w:tab/>
        <w:t xml:space="preserve">C. Schröer, F. Kruse, and J. M. Gómez, “A systematic literature review on applying CRISP-DM process model,” in </w:t>
      </w:r>
      <w:r w:rsidRPr="00FB0264">
        <w:rPr>
          <w:i/>
          <w:iCs/>
          <w:noProof/>
          <w:lang w:val="en-US"/>
        </w:rPr>
        <w:t>Procedia Computer Science</w:t>
      </w:r>
      <w:r w:rsidRPr="00FB0264">
        <w:rPr>
          <w:noProof/>
          <w:lang w:val="en-US"/>
        </w:rPr>
        <w:t>, 2021, vol. 181, pp. 526–534.</w:t>
      </w:r>
    </w:p>
    <w:p w14:paraId="2F1124DC" w14:textId="77777777" w:rsidR="00FC09B1" w:rsidRPr="00FC09B1" w:rsidRDefault="00FC09B1" w:rsidP="00FC09B1">
      <w:pPr>
        <w:widowControl w:val="0"/>
        <w:autoSpaceDE w:val="0"/>
        <w:autoSpaceDN w:val="0"/>
        <w:adjustRightInd w:val="0"/>
        <w:ind w:left="640" w:hanging="640"/>
        <w:rPr>
          <w:noProof/>
        </w:rPr>
      </w:pPr>
      <w:r w:rsidRPr="00FB0264">
        <w:rPr>
          <w:noProof/>
          <w:lang w:val="en-US"/>
        </w:rPr>
        <w:t>[22]</w:t>
      </w:r>
      <w:r w:rsidRPr="00FB0264">
        <w:rPr>
          <w:noProof/>
          <w:lang w:val="en-US"/>
        </w:rPr>
        <w:tab/>
        <w:t xml:space="preserve">Python Software Foundation, “Python 3.12.1 documentation.” [Online]. Available: https://docs.python.org/3/. </w:t>
      </w:r>
      <w:r w:rsidRPr="00FC09B1">
        <w:rPr>
          <w:noProof/>
        </w:rPr>
        <w:t>[Accessed: 02-Feb-2024].</w:t>
      </w:r>
    </w:p>
    <w:p w14:paraId="3FBFD893" w14:textId="77777777" w:rsidR="00FC09B1" w:rsidRPr="00FB0264" w:rsidRDefault="00FC09B1" w:rsidP="00FC09B1">
      <w:pPr>
        <w:widowControl w:val="0"/>
        <w:autoSpaceDE w:val="0"/>
        <w:autoSpaceDN w:val="0"/>
        <w:adjustRightInd w:val="0"/>
        <w:ind w:left="640" w:hanging="640"/>
        <w:rPr>
          <w:noProof/>
          <w:lang w:val="en-US"/>
        </w:rPr>
      </w:pPr>
      <w:r w:rsidRPr="00FC09B1">
        <w:rPr>
          <w:noProof/>
        </w:rPr>
        <w:t>[23]</w:t>
      </w:r>
      <w:r w:rsidRPr="00FC09B1">
        <w:rPr>
          <w:noProof/>
        </w:rPr>
        <w:tab/>
        <w:t xml:space="preserve">Google, “Plataforma de archivos compartidos y almacenamiento personal en la nube - Google.” </w:t>
      </w:r>
      <w:r w:rsidRPr="00FB0264">
        <w:rPr>
          <w:noProof/>
          <w:lang w:val="en-US"/>
        </w:rPr>
        <w:t>[Online]. Available: https://www.google.com/intl/es-419_ar/drive/. [Accessed: 02-Feb-2024].</w:t>
      </w:r>
    </w:p>
    <w:p w14:paraId="3DE45246" w14:textId="77777777" w:rsidR="00FC09B1" w:rsidRPr="00FC09B1" w:rsidRDefault="00FC09B1" w:rsidP="00FC09B1">
      <w:pPr>
        <w:widowControl w:val="0"/>
        <w:autoSpaceDE w:val="0"/>
        <w:autoSpaceDN w:val="0"/>
        <w:adjustRightInd w:val="0"/>
        <w:ind w:left="640" w:hanging="640"/>
        <w:rPr>
          <w:noProof/>
        </w:rPr>
      </w:pPr>
      <w:r w:rsidRPr="00FB0264">
        <w:rPr>
          <w:noProof/>
          <w:lang w:val="en-US"/>
        </w:rPr>
        <w:t>[24]</w:t>
      </w:r>
      <w:r w:rsidRPr="00FB0264">
        <w:rPr>
          <w:noProof/>
          <w:lang w:val="en-US"/>
        </w:rPr>
        <w:tab/>
        <w:t xml:space="preserve">Google and Google Lcc, “Ayuda de Google,” </w:t>
      </w:r>
      <w:r w:rsidRPr="00FB0264">
        <w:rPr>
          <w:i/>
          <w:iCs/>
          <w:noProof/>
          <w:lang w:val="en-US"/>
        </w:rPr>
        <w:t>Ayuda de Google</w:t>
      </w:r>
      <w:r w:rsidRPr="00FB0264">
        <w:rPr>
          <w:noProof/>
          <w:lang w:val="en-US"/>
        </w:rPr>
        <w:t xml:space="preserve">, 2023. [Online]. </w:t>
      </w:r>
      <w:r w:rsidRPr="00FC09B1">
        <w:rPr>
          <w:noProof/>
        </w:rPr>
        <w:t>Available: https://support.google.com/. [Accessed: 02-Feb-2024].</w:t>
      </w:r>
    </w:p>
    <w:p w14:paraId="7B351D38" w14:textId="77777777" w:rsidR="00FC09B1" w:rsidRPr="00FB0264" w:rsidRDefault="00FC09B1" w:rsidP="00FC09B1">
      <w:pPr>
        <w:widowControl w:val="0"/>
        <w:autoSpaceDE w:val="0"/>
        <w:autoSpaceDN w:val="0"/>
        <w:adjustRightInd w:val="0"/>
        <w:ind w:left="640" w:hanging="640"/>
        <w:rPr>
          <w:noProof/>
          <w:lang w:val="en-US"/>
        </w:rPr>
      </w:pPr>
      <w:r w:rsidRPr="00FC09B1">
        <w:rPr>
          <w:noProof/>
        </w:rPr>
        <w:t>[25]</w:t>
      </w:r>
      <w:r w:rsidRPr="00FC09B1">
        <w:rPr>
          <w:noProof/>
        </w:rPr>
        <w:tab/>
        <w:t xml:space="preserve">Microsoft corporation, “Microsoft: Nube, aplicaciones y juegos,” </w:t>
      </w:r>
      <w:r w:rsidRPr="00FC09B1">
        <w:rPr>
          <w:i/>
          <w:iCs/>
          <w:noProof/>
        </w:rPr>
        <w:t>Microsoft: Nube, aplicaciones y juegos</w:t>
      </w:r>
      <w:r w:rsidRPr="00FC09B1">
        <w:rPr>
          <w:noProof/>
        </w:rPr>
        <w:t xml:space="preserve">, 2023. </w:t>
      </w:r>
      <w:r w:rsidRPr="00FB0264">
        <w:rPr>
          <w:noProof/>
          <w:lang w:val="en-US"/>
        </w:rPr>
        <w:t>[Online]. Available: https://www.microsoft.com/es-ar/. [Accessed: 16-Apr-2024].</w:t>
      </w:r>
    </w:p>
    <w:p w14:paraId="3FAEECB9" w14:textId="77777777" w:rsidR="00FC09B1" w:rsidRPr="00FC09B1" w:rsidRDefault="00FC09B1" w:rsidP="00FC09B1">
      <w:pPr>
        <w:widowControl w:val="0"/>
        <w:autoSpaceDE w:val="0"/>
        <w:autoSpaceDN w:val="0"/>
        <w:adjustRightInd w:val="0"/>
        <w:ind w:left="640" w:hanging="640"/>
        <w:rPr>
          <w:noProof/>
        </w:rPr>
      </w:pPr>
      <w:r w:rsidRPr="00FB0264">
        <w:rPr>
          <w:noProof/>
          <w:lang w:val="en-US"/>
        </w:rPr>
        <w:t>[26]</w:t>
      </w:r>
      <w:r w:rsidRPr="00FB0264">
        <w:rPr>
          <w:noProof/>
          <w:lang w:val="en-US"/>
        </w:rPr>
        <w:tab/>
        <w:t xml:space="preserve">Numpy.org, “NumPy Documentation.” [Online]. Available: https://numpy.org/doc/. </w:t>
      </w:r>
      <w:r w:rsidRPr="00FC09B1">
        <w:rPr>
          <w:noProof/>
        </w:rPr>
        <w:t>[Accessed: 05-Feb-2024].</w:t>
      </w:r>
    </w:p>
    <w:p w14:paraId="34BC46F4" w14:textId="77777777" w:rsidR="00FC09B1" w:rsidRPr="00FB0264" w:rsidRDefault="00FC09B1" w:rsidP="00FC09B1">
      <w:pPr>
        <w:widowControl w:val="0"/>
        <w:autoSpaceDE w:val="0"/>
        <w:autoSpaceDN w:val="0"/>
        <w:adjustRightInd w:val="0"/>
        <w:ind w:left="640" w:hanging="640"/>
        <w:rPr>
          <w:noProof/>
          <w:lang w:val="en-US"/>
        </w:rPr>
      </w:pPr>
      <w:r w:rsidRPr="00FC09B1">
        <w:rPr>
          <w:noProof/>
        </w:rPr>
        <w:t>[27]</w:t>
      </w:r>
      <w:r w:rsidRPr="00FC09B1">
        <w:rPr>
          <w:noProof/>
        </w:rPr>
        <w:tab/>
        <w:t xml:space="preserve">Google Lcc, “TensorFlow es una plataforma de código abierto de extremo a extremo para el aprendizaje automático.” </w:t>
      </w:r>
      <w:r w:rsidRPr="00FB0264">
        <w:rPr>
          <w:noProof/>
          <w:lang w:val="en-US"/>
        </w:rPr>
        <w:t>[Online]. Available: https://www.tensorflow.org/. [Accessed: 05-Feb-2024].</w:t>
      </w:r>
    </w:p>
    <w:p w14:paraId="35FADF00"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[28]</w:t>
      </w:r>
      <w:r w:rsidRPr="00FB0264">
        <w:rPr>
          <w:noProof/>
          <w:lang w:val="en-US"/>
        </w:rPr>
        <w:tab/>
        <w:t>NumFOCUS I, “About pandas.” [Online]. Available: https://pandas.pydata.org/about/. [Accessed: 06-Feb-2024].</w:t>
      </w:r>
    </w:p>
    <w:p w14:paraId="7449CD1A"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[29]</w:t>
      </w:r>
      <w:r w:rsidRPr="00FB0264">
        <w:rPr>
          <w:noProof/>
          <w:lang w:val="en-US"/>
        </w:rPr>
        <w:tab/>
        <w:t>The Matplotlib development team, “Matplotlib: Visualization with Python.” [Online]. Available: https://matplotlib.org/. [Accessed: 06-Feb-2024].</w:t>
      </w:r>
    </w:p>
    <w:p w14:paraId="4E4E50EF"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lastRenderedPageBreak/>
        <w:t>[30]</w:t>
      </w:r>
      <w:r w:rsidRPr="00FB0264">
        <w:rPr>
          <w:noProof/>
          <w:lang w:val="en-US"/>
        </w:rPr>
        <w:tab/>
        <w:t>Google, “Google Colab.” [Online]. Available: https://research.google.com/colaboratory. [Accessed: 02-Feb-2024].</w:t>
      </w:r>
    </w:p>
    <w:p w14:paraId="2D83CFA5"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[31]</w:t>
      </w:r>
      <w:r w:rsidRPr="00FB0264">
        <w:rPr>
          <w:noProof/>
          <w:lang w:val="en-US"/>
        </w:rPr>
        <w:tab/>
        <w:t>GitHub, “Acerca de Git.” [Online]. Available: https://docs.github.com/es/get-started/using-git/about-git. [Accessed: 06-Feb-2024].</w:t>
      </w:r>
    </w:p>
    <w:p w14:paraId="34C1B938"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[32]</w:t>
      </w:r>
      <w:r w:rsidRPr="00FB0264">
        <w:rPr>
          <w:noProof/>
          <w:lang w:val="en-US"/>
        </w:rPr>
        <w:tab/>
        <w:t>Google Lcc, “Introduction to the Keras Tuner.” [Online]. Available: https://www.tensorflow.org/tutorials/keras/keras_tuner. [Accessed: 15-Feb-2024].</w:t>
      </w:r>
    </w:p>
    <w:p w14:paraId="06EB6FBD"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[33]</w:t>
      </w:r>
      <w:r w:rsidRPr="00FB0264">
        <w:rPr>
          <w:noProof/>
          <w:lang w:val="en-US"/>
        </w:rPr>
        <w:tab/>
        <w:t>F. Chollet and Others, “Keras,” 2015. [Online]. Available: https://keras.io. [Accessed: 15-Feb-2024].</w:t>
      </w:r>
    </w:p>
    <w:p w14:paraId="112A69B3"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[34]</w:t>
      </w:r>
      <w:r w:rsidRPr="00FB0264">
        <w:rPr>
          <w:noProof/>
          <w:lang w:val="en-US"/>
        </w:rPr>
        <w:tab/>
        <w:t xml:space="preserve">T. O’Malley </w:t>
      </w:r>
      <w:r w:rsidRPr="00FB0264">
        <w:rPr>
          <w:i/>
          <w:iCs/>
          <w:noProof/>
          <w:lang w:val="en-US"/>
        </w:rPr>
        <w:t>et al.</w:t>
      </w:r>
      <w:r w:rsidRPr="00FB0264">
        <w:rPr>
          <w:noProof/>
          <w:lang w:val="en-US"/>
        </w:rPr>
        <w:t>, “KerasTuner,” 2019. [Online]. Available: https://keras.io/api/keras_tuner/tuners/base_tuner/. [Accessed: 15-Feb-2024].</w:t>
      </w:r>
    </w:p>
    <w:p w14:paraId="2325A8CF"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[35]</w:t>
      </w:r>
      <w:r w:rsidRPr="00FB0264">
        <w:rPr>
          <w:noProof/>
          <w:lang w:val="en-US"/>
        </w:rPr>
        <w:tab/>
        <w:t xml:space="preserve">L. Li, K. Jamieson, G. DeSalvo, A. Rostamizadeh, and A. Talwalkar, “Hyperband: A novel bandit-based approach to hyperparameter optimization,” </w:t>
      </w:r>
      <w:r w:rsidRPr="00FB0264">
        <w:rPr>
          <w:i/>
          <w:iCs/>
          <w:noProof/>
          <w:lang w:val="en-US"/>
        </w:rPr>
        <w:t>J. Mach. Learn. Res.</w:t>
      </w:r>
      <w:r w:rsidRPr="00FB0264">
        <w:rPr>
          <w:noProof/>
          <w:lang w:val="en-US"/>
        </w:rPr>
        <w:t>, vol. 18, pp. 1–52, 2018.</w:t>
      </w:r>
    </w:p>
    <w:p w14:paraId="76C9CA30"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[36]</w:t>
      </w:r>
      <w:r w:rsidRPr="00FB0264">
        <w:rPr>
          <w:noProof/>
          <w:lang w:val="en-US"/>
        </w:rPr>
        <w:tab/>
        <w:t xml:space="preserve">J. Bergstra and B. Yoshua, “Random search for hyper-parameter optimization,” </w:t>
      </w:r>
      <w:r w:rsidRPr="00FB0264">
        <w:rPr>
          <w:i/>
          <w:iCs/>
          <w:noProof/>
          <w:lang w:val="en-US"/>
        </w:rPr>
        <w:t>J. Mach. Learn. Res.</w:t>
      </w:r>
      <w:r w:rsidRPr="00FB0264">
        <w:rPr>
          <w:noProof/>
          <w:lang w:val="en-US"/>
        </w:rPr>
        <w:t>, vol. 13, no. 10, pp. 281–305, 2012.</w:t>
      </w:r>
    </w:p>
    <w:p w14:paraId="365E8E19"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[37]</w:t>
      </w:r>
      <w:r w:rsidRPr="00FB0264">
        <w:rPr>
          <w:noProof/>
          <w:lang w:val="en-US"/>
        </w:rPr>
        <w:tab/>
        <w:t xml:space="preserve">J. Snoek, H. Larochelle, and R. P. Adams, “Practical Bayesian Optimization of Machine Learning Algorithms,” </w:t>
      </w:r>
      <w:r w:rsidRPr="00FB0264">
        <w:rPr>
          <w:i/>
          <w:iCs/>
          <w:noProof/>
          <w:lang w:val="en-US"/>
        </w:rPr>
        <w:t>Adv. Neural Inf. Process. Syst.</w:t>
      </w:r>
      <w:r w:rsidRPr="00FB0264">
        <w:rPr>
          <w:noProof/>
          <w:lang w:val="en-US"/>
        </w:rPr>
        <w:t>, vol. 25, 2012.</w:t>
      </w:r>
    </w:p>
    <w:p w14:paraId="647E15E5"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[38]</w:t>
      </w:r>
      <w:r w:rsidRPr="00FB0264">
        <w:rPr>
          <w:noProof/>
          <w:lang w:val="en-US"/>
        </w:rPr>
        <w:tab/>
        <w:t xml:space="preserve">A. Baghbanpourasl, E. Lughofer, P. Meyer-Heye, H. Zorrer, and C. Eitzinger, “Virtual quality control using bidirectional lstm networks and gradient boosting,” in </w:t>
      </w:r>
      <w:r w:rsidRPr="00FB0264">
        <w:rPr>
          <w:i/>
          <w:iCs/>
          <w:noProof/>
          <w:lang w:val="en-US"/>
        </w:rPr>
        <w:t>IEEE International Conference on Industrial Informatics (INDIN)</w:t>
      </w:r>
      <w:r w:rsidRPr="00FB0264">
        <w:rPr>
          <w:noProof/>
          <w:lang w:val="en-US"/>
        </w:rPr>
        <w:t>, 2019, vol. 2019-July, pp. 1638–1643.</w:t>
      </w:r>
    </w:p>
    <w:p w14:paraId="541AD09A"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[39]</w:t>
      </w:r>
      <w:r w:rsidRPr="00FB0264">
        <w:rPr>
          <w:noProof/>
          <w:lang w:val="en-US"/>
        </w:rPr>
        <w:tab/>
        <w:t xml:space="preserve">J. Tourille, O. Ferret, X. Tannier, and A. L. Nvol, “Neural architecture for temporal relation extraction: A Bi-LSTM approach for detecting narrative containers,” in </w:t>
      </w:r>
      <w:r w:rsidRPr="00FB0264">
        <w:rPr>
          <w:i/>
          <w:iCs/>
          <w:noProof/>
          <w:lang w:val="en-US"/>
        </w:rPr>
        <w:t>ACL 2017 - 55th Annual Meeting of the Association for Computational Linguistics, Proceedings of the Conference (Long Papers)</w:t>
      </w:r>
      <w:r w:rsidRPr="00FB0264">
        <w:rPr>
          <w:noProof/>
          <w:lang w:val="en-US"/>
        </w:rPr>
        <w:t>, 2017, vol. 2, pp. 224–230.</w:t>
      </w:r>
    </w:p>
    <w:p w14:paraId="23C178B1"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[40]</w:t>
      </w:r>
      <w:r w:rsidRPr="00FB0264">
        <w:rPr>
          <w:noProof/>
          <w:lang w:val="en-US"/>
        </w:rPr>
        <w:tab/>
        <w:t xml:space="preserve">W. Rüdiger and J. Hipp, “CRISP-DM : Towards a Standard Process Model for </w:t>
      </w:r>
      <w:r w:rsidRPr="00FB0264">
        <w:rPr>
          <w:noProof/>
          <w:lang w:val="en-US"/>
        </w:rPr>
        <w:lastRenderedPageBreak/>
        <w:t xml:space="preserve">Data Mining,” </w:t>
      </w:r>
      <w:r w:rsidRPr="00FB0264">
        <w:rPr>
          <w:i/>
          <w:iCs/>
          <w:noProof/>
          <w:lang w:val="en-US"/>
        </w:rPr>
        <w:t>Proc. Fourth Int. Conf. Pract. Appl. Knowl. Discov. Data Min.</w:t>
      </w:r>
      <w:r w:rsidRPr="00FB0264">
        <w:rPr>
          <w:noProof/>
          <w:lang w:val="en-US"/>
        </w:rPr>
        <w:t>, no. 24959, pp. 29–39, 2000.</w:t>
      </w:r>
    </w:p>
    <w:p w14:paraId="503FE27C" w14:textId="77777777" w:rsidR="00FC09B1" w:rsidRPr="00FB0264" w:rsidRDefault="00FC09B1" w:rsidP="00FC09B1">
      <w:pPr>
        <w:widowControl w:val="0"/>
        <w:autoSpaceDE w:val="0"/>
        <w:autoSpaceDN w:val="0"/>
        <w:adjustRightInd w:val="0"/>
        <w:ind w:left="640" w:hanging="640"/>
        <w:rPr>
          <w:noProof/>
          <w:lang w:val="en-US"/>
        </w:rPr>
      </w:pPr>
      <w:r w:rsidRPr="00FC09B1">
        <w:rPr>
          <w:noProof/>
        </w:rPr>
        <w:t>[41]</w:t>
      </w:r>
      <w:r w:rsidRPr="00FC09B1">
        <w:rPr>
          <w:noProof/>
        </w:rPr>
        <w:tab/>
        <w:t xml:space="preserve">Google Lcc, “[UA] Información sobre las agrupaciones de canales.” </w:t>
      </w:r>
      <w:r w:rsidRPr="00FB0264">
        <w:rPr>
          <w:noProof/>
          <w:lang w:val="en-US"/>
        </w:rPr>
        <w:t>[Online]. Available: https://support.google.com/analytics/answer/6010097. [Accessed: 07-Feb-2024].</w:t>
      </w:r>
    </w:p>
    <w:p w14:paraId="3DE09420" w14:textId="77777777" w:rsidR="00FC09B1" w:rsidRPr="00FB0264" w:rsidRDefault="00FC09B1" w:rsidP="00FC09B1">
      <w:pPr>
        <w:widowControl w:val="0"/>
        <w:autoSpaceDE w:val="0"/>
        <w:autoSpaceDN w:val="0"/>
        <w:adjustRightInd w:val="0"/>
        <w:ind w:left="640" w:hanging="640"/>
        <w:rPr>
          <w:noProof/>
          <w:lang w:val="en-US"/>
        </w:rPr>
      </w:pPr>
      <w:r w:rsidRPr="00FC09B1">
        <w:rPr>
          <w:noProof/>
        </w:rPr>
        <w:t>[42]</w:t>
      </w:r>
      <w:r w:rsidRPr="00FC09B1">
        <w:rPr>
          <w:noProof/>
        </w:rPr>
        <w:tab/>
        <w:t xml:space="preserve">Google Lcc, “[GA4] Informe ‘Detalles de la tecnología.’” </w:t>
      </w:r>
      <w:r w:rsidRPr="00FB0264">
        <w:rPr>
          <w:noProof/>
          <w:lang w:val="en-US"/>
        </w:rPr>
        <w:t>[Online]. Available: https://support.google.com/analytics/answer/12980150. [Accessed: 07-Feb-2023].</w:t>
      </w:r>
    </w:p>
    <w:p w14:paraId="6B9F6ABC"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[43]</w:t>
      </w:r>
      <w:r w:rsidRPr="00FB0264">
        <w:rPr>
          <w:noProof/>
          <w:lang w:val="en-US"/>
        </w:rPr>
        <w:tab/>
        <w:t xml:space="preserve">T. T. Dang, H. Y. T. Ngan, and W. Liu, “Distance-based k-nearest neighbors outlier detection method in large-scale traffic data,” </w:t>
      </w:r>
      <w:r w:rsidRPr="00FB0264">
        <w:rPr>
          <w:i/>
          <w:iCs/>
          <w:noProof/>
          <w:lang w:val="en-US"/>
        </w:rPr>
        <w:t>Int. Conf. Digit. Signal Process. DSP</w:t>
      </w:r>
      <w:r w:rsidRPr="00FB0264">
        <w:rPr>
          <w:noProof/>
          <w:lang w:val="en-US"/>
        </w:rPr>
        <w:t>, vol. 2015-Septe, pp. 507–510, 2015.</w:t>
      </w:r>
    </w:p>
    <w:p w14:paraId="5DCEA9B4"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[44]</w:t>
      </w:r>
      <w:r w:rsidRPr="00FB0264">
        <w:rPr>
          <w:noProof/>
          <w:lang w:val="en-US"/>
        </w:rPr>
        <w:tab/>
        <w:t xml:space="preserve">A. Blázquez-Garc\’\ia, A. Conde, U. Mori, and J. A. Lozano, “A Review on Outlier/Anomaly Detection in Time Series Data,” </w:t>
      </w:r>
      <w:r w:rsidRPr="00FB0264">
        <w:rPr>
          <w:i/>
          <w:iCs/>
          <w:noProof/>
          <w:lang w:val="en-US"/>
        </w:rPr>
        <w:t>ACM Comput. Surv.</w:t>
      </w:r>
      <w:r w:rsidRPr="00FB0264">
        <w:rPr>
          <w:noProof/>
          <w:lang w:val="en-US"/>
        </w:rPr>
        <w:t>, vol. 54, no. 3, 2021.</w:t>
      </w:r>
    </w:p>
    <w:p w14:paraId="5C513E86" w14:textId="77777777" w:rsidR="00FC09B1" w:rsidRPr="00FC09B1" w:rsidRDefault="00FC09B1" w:rsidP="00FC09B1">
      <w:pPr>
        <w:widowControl w:val="0"/>
        <w:autoSpaceDE w:val="0"/>
        <w:autoSpaceDN w:val="0"/>
        <w:adjustRightInd w:val="0"/>
        <w:ind w:left="640" w:hanging="640"/>
        <w:rPr>
          <w:noProof/>
        </w:rPr>
      </w:pPr>
      <w:r w:rsidRPr="00FB0264">
        <w:rPr>
          <w:noProof/>
          <w:lang w:val="en-US"/>
        </w:rPr>
        <w:t>[45]</w:t>
      </w:r>
      <w:r w:rsidRPr="00FB0264">
        <w:rPr>
          <w:noProof/>
          <w:lang w:val="en-US"/>
        </w:rPr>
        <w:tab/>
        <w:t xml:space="preserve">A. Suilin, “kaggle-web-traffic.” [Online]. Available: https://github.com/Arturus/kaggle-web-traffic. </w:t>
      </w:r>
      <w:r w:rsidRPr="00FC09B1">
        <w:rPr>
          <w:noProof/>
        </w:rPr>
        <w:t>[Accessed: 07-Nov-2024].</w:t>
      </w:r>
    </w:p>
    <w:p w14:paraId="33D8763E" w14:textId="77777777" w:rsidR="00FC09B1" w:rsidRPr="00FB0264" w:rsidRDefault="00FC09B1" w:rsidP="00FC09B1">
      <w:pPr>
        <w:widowControl w:val="0"/>
        <w:autoSpaceDE w:val="0"/>
        <w:autoSpaceDN w:val="0"/>
        <w:adjustRightInd w:val="0"/>
        <w:ind w:left="640" w:hanging="640"/>
        <w:rPr>
          <w:noProof/>
          <w:lang w:val="en-US"/>
        </w:rPr>
      </w:pPr>
      <w:r w:rsidRPr="00FC09B1">
        <w:rPr>
          <w:noProof/>
        </w:rPr>
        <w:t>[46]</w:t>
      </w:r>
      <w:r w:rsidRPr="00FC09B1">
        <w:rPr>
          <w:noProof/>
        </w:rPr>
        <w:tab/>
        <w:t xml:space="preserve">Google Lcc, “[UA→GA4] Diferencias entre los datos de Universal Analytics y Google Analytics 4.” </w:t>
      </w:r>
      <w:r w:rsidRPr="00FB0264">
        <w:rPr>
          <w:noProof/>
          <w:lang w:val="en-US"/>
        </w:rPr>
        <w:t>[Online]. Available: https://support.google.com/analytics/answer/9964640. [Accessed: 10-Feb-2024].</w:t>
      </w:r>
    </w:p>
    <w:p w14:paraId="123D0104"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[47]</w:t>
      </w:r>
      <w:r w:rsidRPr="00FB0264">
        <w:rPr>
          <w:noProof/>
          <w:lang w:val="en-US"/>
        </w:rPr>
        <w:tab/>
        <w:t>Y.-F. Lim, C. Koon Ng, U. Vaitesswar, and K. Hippalgaonkar, “Extrapolative Bayesian Optimization with Gaussian Process and Neural Network Ensemble Surrogate Models,” 2021.</w:t>
      </w:r>
    </w:p>
    <w:p w14:paraId="495CBDC9"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[48]</w:t>
      </w:r>
      <w:r w:rsidRPr="00FB0264">
        <w:rPr>
          <w:noProof/>
          <w:lang w:val="en-US"/>
        </w:rPr>
        <w:tab/>
        <w:t xml:space="preserve">I. Sutskever, O. Vinyals, and Q. V. Le, “Sequence to sequence learning with neural networks,” </w:t>
      </w:r>
      <w:r w:rsidRPr="00FB0264">
        <w:rPr>
          <w:i/>
          <w:iCs/>
          <w:noProof/>
          <w:lang w:val="en-US"/>
        </w:rPr>
        <w:t>Adv. Neural Inf. Process. Syst.</w:t>
      </w:r>
      <w:r w:rsidRPr="00FB0264">
        <w:rPr>
          <w:noProof/>
          <w:lang w:val="en-US"/>
        </w:rPr>
        <w:t>, vol. 4, no. January, pp. 3104–3112, 2014.</w:t>
      </w:r>
    </w:p>
    <w:p w14:paraId="05E99EDE" w14:textId="77777777" w:rsidR="00FC09B1" w:rsidRPr="00FB0264" w:rsidRDefault="00FC09B1" w:rsidP="00FC09B1">
      <w:pPr>
        <w:widowControl w:val="0"/>
        <w:autoSpaceDE w:val="0"/>
        <w:autoSpaceDN w:val="0"/>
        <w:adjustRightInd w:val="0"/>
        <w:ind w:left="640" w:hanging="640"/>
        <w:rPr>
          <w:noProof/>
          <w:lang w:val="en-US"/>
        </w:rPr>
      </w:pPr>
      <w:r w:rsidRPr="00FB0264">
        <w:rPr>
          <w:noProof/>
          <w:lang w:val="en-US"/>
        </w:rPr>
        <w:t>[49]</w:t>
      </w:r>
      <w:r w:rsidRPr="00FB0264">
        <w:rPr>
          <w:noProof/>
          <w:lang w:val="en-US"/>
        </w:rPr>
        <w:tab/>
        <w:t xml:space="preserve">D. P. Kingma, “Adam: A method for stochastic optimization,” </w:t>
      </w:r>
      <w:r w:rsidRPr="00FB0264">
        <w:rPr>
          <w:i/>
          <w:iCs/>
          <w:noProof/>
          <w:lang w:val="en-US"/>
        </w:rPr>
        <w:t>arXiv Prepr. arXiv1412.6980</w:t>
      </w:r>
      <w:r w:rsidRPr="00FB0264">
        <w:rPr>
          <w:noProof/>
          <w:lang w:val="en-US"/>
        </w:rPr>
        <w:t>, 2014.</w:t>
      </w:r>
    </w:p>
    <w:p w14:paraId="3E6AD632" w14:textId="70D61D5D" w:rsidR="00C016C7" w:rsidRPr="007B4AF1" w:rsidRDefault="008B2A42" w:rsidP="007B4AF1">
      <w:pPr>
        <w:jc w:val="both"/>
        <w:rPr>
          <w:lang w:val="en-US"/>
        </w:rPr>
      </w:pPr>
      <w:ins w:id="133"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headerReference w:type="even" r:id="rId76"/>
      <w:headerReference w:type="default" r:id="rId77"/>
      <w:footerReference w:type="even" r:id="rId78"/>
      <w:footerReference w:type="default" r:id="rId79"/>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7EACB" w14:textId="77777777" w:rsidR="00F630B2" w:rsidRDefault="00F630B2" w:rsidP="00F83EC8">
      <w:r>
        <w:separator/>
      </w:r>
    </w:p>
  </w:endnote>
  <w:endnote w:type="continuationSeparator" w:id="0">
    <w:p w14:paraId="4C7C7261" w14:textId="77777777" w:rsidR="00F630B2" w:rsidRDefault="00F630B2"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Content>
      <w:p w14:paraId="23B3FF25" w14:textId="53663CF0" w:rsidR="00AB6E94" w:rsidRDefault="00AB6E94">
        <w:pPr>
          <w:pStyle w:val="Piedepgina"/>
        </w:pPr>
        <w:r>
          <w:fldChar w:fldCharType="begin"/>
        </w:r>
        <w:r>
          <w:instrText>PAGE   \* MERGEFORMAT</w:instrText>
        </w:r>
        <w:r>
          <w:fldChar w:fldCharType="separate"/>
        </w:r>
        <w:r w:rsidR="00013593" w:rsidRPr="00013593">
          <w:rPr>
            <w:noProof/>
            <w:lang w:val="es-ES"/>
          </w:rPr>
          <w:t>20</w:t>
        </w:r>
        <w:r>
          <w:fldChar w:fldCharType="end"/>
        </w:r>
        <w:r>
          <w:tab/>
        </w:r>
        <w:r>
          <w:tab/>
          <w:t>Enrique Gauto Sand</w:t>
        </w:r>
      </w:p>
    </w:sdtContent>
  </w:sdt>
  <w:p w14:paraId="7349AF56" w14:textId="77777777" w:rsidR="00AB6E94" w:rsidRDefault="00AB6E94">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2CC59" w14:textId="77777777" w:rsidR="00AB6E94" w:rsidRPr="00D174B6" w:rsidRDefault="00AB6E94" w:rsidP="00D174B6">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476578"/>
      <w:docPartObj>
        <w:docPartGallery w:val="Page Numbers (Bottom of Page)"/>
        <w:docPartUnique/>
      </w:docPartObj>
    </w:sdtPr>
    <w:sdtContent>
      <w:p w14:paraId="14AAE979" w14:textId="77777777" w:rsidR="00AB6E94" w:rsidRDefault="00AB6E94">
        <w:pPr>
          <w:pStyle w:val="Piedepgina"/>
        </w:pPr>
        <w:r>
          <w:fldChar w:fldCharType="begin"/>
        </w:r>
        <w:r>
          <w:instrText>PAGE   \* MERGEFORMAT</w:instrText>
        </w:r>
        <w:r>
          <w:fldChar w:fldCharType="separate"/>
        </w:r>
        <w:r w:rsidR="00013593" w:rsidRPr="00013593">
          <w:rPr>
            <w:noProof/>
            <w:lang w:val="es-ES"/>
          </w:rPr>
          <w:t>72</w:t>
        </w:r>
        <w:r>
          <w:fldChar w:fldCharType="end"/>
        </w:r>
        <w:r>
          <w:tab/>
        </w:r>
        <w:r>
          <w:tab/>
          <w:t>Enrique Gauto Sand</w:t>
        </w:r>
      </w:p>
    </w:sdtContent>
  </w:sdt>
  <w:p w14:paraId="7BCB9687" w14:textId="77777777" w:rsidR="00AB6E94" w:rsidRDefault="00AB6E94">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230367"/>
      <w:docPartObj>
        <w:docPartGallery w:val="Page Numbers (Bottom of Page)"/>
        <w:docPartUnique/>
      </w:docPartObj>
    </w:sdtPr>
    <w:sdtContent>
      <w:p w14:paraId="77DD7E5F" w14:textId="77777777" w:rsidR="00AB6E94" w:rsidRDefault="00AB6E94">
        <w:pPr>
          <w:pStyle w:val="Piedepgina"/>
          <w:jc w:val="right"/>
        </w:pPr>
        <w:r>
          <w:t>Enrique Gauto Sand</w:t>
        </w:r>
        <w:r>
          <w:tab/>
        </w:r>
        <w:r>
          <w:tab/>
        </w:r>
        <w:r>
          <w:fldChar w:fldCharType="begin"/>
        </w:r>
        <w:r>
          <w:instrText>PAGE   \* MERGEFORMAT</w:instrText>
        </w:r>
        <w:r>
          <w:fldChar w:fldCharType="separate"/>
        </w:r>
        <w:r w:rsidR="00013593" w:rsidRPr="00013593">
          <w:rPr>
            <w:noProof/>
            <w:lang w:val="es-ES"/>
          </w:rPr>
          <w:t>73</w:t>
        </w:r>
        <w:r>
          <w:fldChar w:fldCharType="end"/>
        </w:r>
      </w:p>
    </w:sdtContent>
  </w:sdt>
  <w:p w14:paraId="07460A96" w14:textId="77777777" w:rsidR="00AB6E94" w:rsidRDefault="00AB6E94" w:rsidP="00EF6274">
    <w:pPr>
      <w:pStyle w:val="Piedepgina"/>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4DE3" w14:textId="77777777" w:rsidR="00AB6E94" w:rsidRDefault="00AB6E94">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689726"/>
      <w:docPartObj>
        <w:docPartGallery w:val="Page Numbers (Bottom of Page)"/>
        <w:docPartUnique/>
      </w:docPartObj>
    </w:sdtPr>
    <w:sdtContent>
      <w:p w14:paraId="360EA64E" w14:textId="77777777" w:rsidR="00AB6E94" w:rsidRDefault="00AB6E94">
        <w:pPr>
          <w:pStyle w:val="Piedepgina"/>
        </w:pPr>
        <w:r>
          <w:fldChar w:fldCharType="begin"/>
        </w:r>
        <w:r>
          <w:instrText>PAGE   \* MERGEFORMAT</w:instrText>
        </w:r>
        <w:r>
          <w:fldChar w:fldCharType="separate"/>
        </w:r>
        <w:r w:rsidR="00013593" w:rsidRPr="00013593">
          <w:rPr>
            <w:noProof/>
            <w:lang w:val="es-ES"/>
          </w:rPr>
          <w:t>96</w:t>
        </w:r>
        <w:r>
          <w:fldChar w:fldCharType="end"/>
        </w:r>
        <w:r>
          <w:tab/>
        </w:r>
        <w:r>
          <w:tab/>
          <w:t>Enrique Gauto Sand</w:t>
        </w:r>
      </w:p>
    </w:sdtContent>
  </w:sdt>
  <w:p w14:paraId="6B0EDBB2" w14:textId="77777777" w:rsidR="00AB6E94" w:rsidRDefault="00AB6E94">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89224"/>
      <w:docPartObj>
        <w:docPartGallery w:val="Page Numbers (Bottom of Page)"/>
        <w:docPartUnique/>
      </w:docPartObj>
    </w:sdtPr>
    <w:sdtContent>
      <w:p w14:paraId="0D3F44F6" w14:textId="77777777" w:rsidR="00AB6E94" w:rsidRDefault="00AB6E94">
        <w:pPr>
          <w:pStyle w:val="Piedepgina"/>
          <w:jc w:val="right"/>
        </w:pPr>
        <w:r>
          <w:t>Enrique Gauto Sand</w:t>
        </w:r>
        <w:r>
          <w:tab/>
        </w:r>
        <w:r>
          <w:tab/>
        </w:r>
        <w:r>
          <w:fldChar w:fldCharType="begin"/>
        </w:r>
        <w:r>
          <w:instrText>PAGE   \* MERGEFORMAT</w:instrText>
        </w:r>
        <w:r>
          <w:fldChar w:fldCharType="separate"/>
        </w:r>
        <w:r w:rsidR="00013593" w:rsidRPr="00013593">
          <w:rPr>
            <w:noProof/>
            <w:lang w:val="es-ES"/>
          </w:rPr>
          <w:t>97</w:t>
        </w:r>
        <w:r>
          <w:fldChar w:fldCharType="end"/>
        </w:r>
      </w:p>
    </w:sdtContent>
  </w:sdt>
  <w:p w14:paraId="4F454B10" w14:textId="77777777" w:rsidR="00AB6E94" w:rsidRDefault="00AB6E94" w:rsidP="00EF6274">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Content>
      <w:p w14:paraId="014FE56C" w14:textId="1CAD826A" w:rsidR="00AB6E94" w:rsidRDefault="00AB6E94">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AB6E94" w:rsidRDefault="00AB6E94"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Content>
      <w:p w14:paraId="5B16027D" w14:textId="68D3AEB0" w:rsidR="00AB6E94" w:rsidRDefault="00AB6E94">
        <w:pPr>
          <w:pStyle w:val="Piedepgina"/>
          <w:jc w:val="right"/>
        </w:pPr>
        <w:r>
          <w:t>Enrique Gauto Sand</w:t>
        </w:r>
        <w:r>
          <w:tab/>
        </w:r>
        <w:r>
          <w:tab/>
        </w:r>
        <w:r>
          <w:fldChar w:fldCharType="begin"/>
        </w:r>
        <w:r>
          <w:instrText>PAGE   \* MERGEFORMAT</w:instrText>
        </w:r>
        <w:r>
          <w:fldChar w:fldCharType="separate"/>
        </w:r>
        <w:r w:rsidR="00013593" w:rsidRPr="00013593">
          <w:rPr>
            <w:noProof/>
            <w:lang w:val="es-ES"/>
          </w:rPr>
          <w:t>III</w:t>
        </w:r>
        <w:r>
          <w:fldChar w:fldCharType="end"/>
        </w:r>
      </w:p>
    </w:sdtContent>
  </w:sdt>
  <w:p w14:paraId="23BAEE08" w14:textId="77777777" w:rsidR="00AB6E94" w:rsidRDefault="00AB6E94"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AB6E94" w:rsidRDefault="00AB6E94">
    <w:pPr>
      <w:pStyle w:val="Piedepgina"/>
      <w:jc w:val="right"/>
    </w:pPr>
  </w:p>
  <w:p w14:paraId="6DF8F562" w14:textId="77777777" w:rsidR="00AB6E94" w:rsidRDefault="00AB6E94"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Content>
      <w:p w14:paraId="022A8DCF" w14:textId="5D4C4BC3" w:rsidR="00AB6E94" w:rsidRDefault="00AB6E94">
        <w:pPr>
          <w:pStyle w:val="Piedepgina"/>
          <w:jc w:val="right"/>
        </w:pPr>
        <w:r>
          <w:t>Enrique Gauto Sand</w:t>
        </w:r>
        <w:r>
          <w:tab/>
        </w:r>
        <w:r>
          <w:tab/>
        </w:r>
        <w:r>
          <w:fldChar w:fldCharType="begin"/>
        </w:r>
        <w:r>
          <w:instrText>PAGE   \* MERGEFORMAT</w:instrText>
        </w:r>
        <w:r>
          <w:fldChar w:fldCharType="separate"/>
        </w:r>
        <w:r w:rsidR="00013593" w:rsidRPr="00013593">
          <w:rPr>
            <w:noProof/>
            <w:lang w:val="es-ES"/>
          </w:rPr>
          <w:t>XI</w:t>
        </w:r>
        <w:r>
          <w:fldChar w:fldCharType="end"/>
        </w:r>
      </w:p>
    </w:sdtContent>
  </w:sdt>
  <w:p w14:paraId="73E2D9D4" w14:textId="77777777" w:rsidR="00AB6E94" w:rsidRDefault="00AB6E94"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897817"/>
      <w:docPartObj>
        <w:docPartGallery w:val="Page Numbers (Bottom of Page)"/>
        <w:docPartUnique/>
      </w:docPartObj>
    </w:sdtPr>
    <w:sdtContent>
      <w:p w14:paraId="3EA4FA37" w14:textId="3D6D9009" w:rsidR="00AB6E94" w:rsidRDefault="00AB6E94">
        <w:pPr>
          <w:pStyle w:val="Piedepgina"/>
          <w:jc w:val="right"/>
        </w:pPr>
        <w:r>
          <w:t>Enrique Gauto Sand</w:t>
        </w:r>
        <w:r>
          <w:tab/>
        </w:r>
        <w:r>
          <w:tab/>
        </w:r>
        <w:r>
          <w:fldChar w:fldCharType="begin"/>
        </w:r>
        <w:r>
          <w:instrText>PAGE   \* MERGEFORMAT</w:instrText>
        </w:r>
        <w:r>
          <w:fldChar w:fldCharType="separate"/>
        </w:r>
        <w:r w:rsidR="00013593" w:rsidRPr="00013593">
          <w:rPr>
            <w:noProof/>
            <w:lang w:val="es-ES"/>
          </w:rPr>
          <w:t>21</w:t>
        </w:r>
        <w:r>
          <w:fldChar w:fldCharType="end"/>
        </w:r>
      </w:p>
    </w:sdtContent>
  </w:sdt>
  <w:p w14:paraId="63D41CAA" w14:textId="74C181FF" w:rsidR="00AB6E94" w:rsidRDefault="00AB6E94" w:rsidP="00EF6274">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4406466"/>
      <w:docPartObj>
        <w:docPartGallery w:val="Page Numbers (Bottom of Page)"/>
        <w:docPartUnique/>
      </w:docPartObj>
    </w:sdtPr>
    <w:sdtContent>
      <w:p w14:paraId="31AAC05A" w14:textId="063350D5" w:rsidR="00AB6E94" w:rsidRDefault="00AB6E94">
        <w:pPr>
          <w:pStyle w:val="Piedepgina"/>
        </w:pPr>
      </w:p>
    </w:sdtContent>
  </w:sdt>
  <w:p w14:paraId="7EA20214" w14:textId="77777777" w:rsidR="00AB6E94" w:rsidRDefault="00AB6E94">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549995"/>
      <w:docPartObj>
        <w:docPartGallery w:val="Page Numbers (Bottom of Page)"/>
        <w:docPartUnique/>
      </w:docPartObj>
    </w:sdtPr>
    <w:sdtContent>
      <w:p w14:paraId="10818E81" w14:textId="77777777" w:rsidR="00AB6E94" w:rsidRDefault="00AB6E94">
        <w:pPr>
          <w:pStyle w:val="Piedepgina"/>
        </w:pPr>
        <w:r>
          <w:fldChar w:fldCharType="begin"/>
        </w:r>
        <w:r>
          <w:instrText>PAGE   \* MERGEFORMAT</w:instrText>
        </w:r>
        <w:r>
          <w:fldChar w:fldCharType="separate"/>
        </w:r>
        <w:r w:rsidR="00013593" w:rsidRPr="00013593">
          <w:rPr>
            <w:noProof/>
            <w:lang w:val="es-ES"/>
          </w:rPr>
          <w:t>34</w:t>
        </w:r>
        <w:r>
          <w:fldChar w:fldCharType="end"/>
        </w:r>
        <w:r>
          <w:tab/>
        </w:r>
        <w:r>
          <w:tab/>
          <w:t>Enrique Gauto Sand</w:t>
        </w:r>
      </w:p>
    </w:sdtContent>
  </w:sdt>
  <w:p w14:paraId="5544AB9A" w14:textId="77777777" w:rsidR="00AB6E94" w:rsidRDefault="00AB6E94">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010826"/>
      <w:docPartObj>
        <w:docPartGallery w:val="Page Numbers (Bottom of Page)"/>
        <w:docPartUnique/>
      </w:docPartObj>
    </w:sdtPr>
    <w:sdtContent>
      <w:p w14:paraId="3025BFEB" w14:textId="77777777" w:rsidR="00AB6E94" w:rsidRDefault="00AB6E94">
        <w:pPr>
          <w:pStyle w:val="Piedepgina"/>
          <w:jc w:val="right"/>
        </w:pPr>
        <w:r>
          <w:t>Enrique Gauto Sand</w:t>
        </w:r>
        <w:r>
          <w:tab/>
        </w:r>
        <w:r>
          <w:tab/>
        </w:r>
        <w:r>
          <w:fldChar w:fldCharType="begin"/>
        </w:r>
        <w:r>
          <w:instrText>PAGE   \* MERGEFORMAT</w:instrText>
        </w:r>
        <w:r>
          <w:fldChar w:fldCharType="separate"/>
        </w:r>
        <w:r w:rsidR="00013593" w:rsidRPr="00013593">
          <w:rPr>
            <w:noProof/>
            <w:lang w:val="es-ES"/>
          </w:rPr>
          <w:t>33</w:t>
        </w:r>
        <w:r>
          <w:fldChar w:fldCharType="end"/>
        </w:r>
      </w:p>
    </w:sdtContent>
  </w:sdt>
  <w:p w14:paraId="33405CC2" w14:textId="77777777" w:rsidR="00AB6E94" w:rsidRDefault="00AB6E94"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B3A73" w14:textId="77777777" w:rsidR="00F630B2" w:rsidRDefault="00F630B2" w:rsidP="00F83EC8">
      <w:r>
        <w:separator/>
      </w:r>
    </w:p>
  </w:footnote>
  <w:footnote w:type="continuationSeparator" w:id="0">
    <w:p w14:paraId="7D3A2FD0" w14:textId="77777777" w:rsidR="00F630B2" w:rsidRDefault="00F630B2"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01F2A" w14:textId="40F7BE9D" w:rsidR="00AB6E94" w:rsidRDefault="00AB6E94">
    <w:pPr>
      <w:pStyle w:val="Encabezado"/>
    </w:pPr>
    <w:r w:rsidRPr="005A3F45">
      <w:rPr>
        <w:sz w:val="22"/>
        <w:szCs w:val="22"/>
      </w:rPr>
      <w:t>Pronóstico de Series de Tiempo de Tráfico web. Estudio de Caso Universidad Nacional de Misiones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54B55" w14:textId="77777777" w:rsidR="00AB6E94" w:rsidRPr="00144E40" w:rsidRDefault="00AB6E94"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94191" w14:textId="4A35F406" w:rsidR="00AB6E94" w:rsidRPr="009E60A6" w:rsidRDefault="00AB6E94" w:rsidP="009E60A6">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654A5" w14:textId="77777777" w:rsidR="00AB6E94" w:rsidRPr="001568C9" w:rsidRDefault="00AB6E94" w:rsidP="001568C9">
    <w:pPr>
      <w:pStyle w:val="Encabezado"/>
    </w:pPr>
    <w:r w:rsidRPr="005A3F45">
      <w:rPr>
        <w:sz w:val="22"/>
        <w:szCs w:val="22"/>
      </w:rPr>
      <w:t>Pronóstico de Series de Tiempo de Tráfico web. Estudio de Caso Universidad Nacional de Misiones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E2A4E" w14:textId="77777777" w:rsidR="00AB6E94" w:rsidRPr="00144E40" w:rsidRDefault="00AB6E94"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AB6E94" w:rsidRPr="005A3F45" w:rsidRDefault="00AB6E94"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AB6E94" w:rsidRPr="00845343" w:rsidRDefault="00AB6E94"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AB6E94" w:rsidRPr="00144E40" w:rsidRDefault="00AB6E94"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E77CD" w14:textId="46780A63" w:rsidR="00AB6E94" w:rsidRPr="00FE7ACF" w:rsidRDefault="00AB6E94" w:rsidP="00FE7AC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32692" w14:textId="77777777" w:rsidR="00AB6E94" w:rsidRDefault="00AB6E94">
    <w:pPr>
      <w:pStyle w:val="Encabezado"/>
    </w:pPr>
    <w:r w:rsidRPr="005A3F45">
      <w:rPr>
        <w:sz w:val="22"/>
        <w:szCs w:val="22"/>
      </w:rPr>
      <w:t>Pronóstico de Series de Tiempo de Tráfico web. Estudio de Caso Universidad Nacional de Misiones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DA130" w14:textId="77777777" w:rsidR="00AB6E94" w:rsidRPr="00144E40" w:rsidRDefault="00AB6E94"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86C25" w14:textId="24E9CC71" w:rsidR="00AB6E94" w:rsidRPr="001568C9" w:rsidRDefault="00AB6E94" w:rsidP="001568C9">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C5A1D" w14:textId="3CACB356" w:rsidR="00AB6E94" w:rsidRPr="001568C9" w:rsidRDefault="00AB6E94" w:rsidP="001568C9">
    <w:pPr>
      <w:pStyle w:val="Encabezado"/>
    </w:pP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712200"/>
    <w:multiLevelType w:val="multilevel"/>
    <w:tmpl w:val="3546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5C4931"/>
    <w:multiLevelType w:val="multilevel"/>
    <w:tmpl w:val="275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8"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9"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3"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4"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8"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6"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2"/>
  </w:num>
  <w:num w:numId="5">
    <w:abstractNumId w:val="25"/>
  </w:num>
  <w:num w:numId="6">
    <w:abstractNumId w:val="15"/>
  </w:num>
  <w:num w:numId="7">
    <w:abstractNumId w:val="14"/>
  </w:num>
  <w:num w:numId="8">
    <w:abstractNumId w:val="20"/>
  </w:num>
  <w:num w:numId="9">
    <w:abstractNumId w:val="10"/>
  </w:num>
  <w:num w:numId="10">
    <w:abstractNumId w:val="11"/>
  </w:num>
  <w:num w:numId="11">
    <w:abstractNumId w:val="13"/>
  </w:num>
  <w:num w:numId="12">
    <w:abstractNumId w:val="7"/>
  </w:num>
  <w:num w:numId="13">
    <w:abstractNumId w:val="3"/>
  </w:num>
  <w:num w:numId="14">
    <w:abstractNumId w:val="23"/>
  </w:num>
  <w:num w:numId="15">
    <w:abstractNumId w:val="18"/>
  </w:num>
  <w:num w:numId="16">
    <w:abstractNumId w:val="19"/>
  </w:num>
  <w:num w:numId="17">
    <w:abstractNumId w:val="24"/>
  </w:num>
  <w:num w:numId="18">
    <w:abstractNumId w:val="21"/>
  </w:num>
  <w:num w:numId="19">
    <w:abstractNumId w:val="0"/>
  </w:num>
  <w:num w:numId="20">
    <w:abstractNumId w:val="5"/>
  </w:num>
  <w:num w:numId="21">
    <w:abstractNumId w:val="26"/>
  </w:num>
  <w:num w:numId="22">
    <w:abstractNumId w:val="9"/>
  </w:num>
  <w:num w:numId="23">
    <w:abstractNumId w:val="16"/>
  </w:num>
  <w:num w:numId="24">
    <w:abstractNumId w:val="22"/>
  </w:num>
  <w:num w:numId="25">
    <w:abstractNumId w:val="1"/>
  </w:num>
  <w:num w:numId="26">
    <w:abstractNumId w:val="4"/>
  </w:num>
  <w:num w:numId="27">
    <w:abstractNumId w:val="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593"/>
    <w:rsid w:val="00013BDE"/>
    <w:rsid w:val="000161CF"/>
    <w:rsid w:val="0001629D"/>
    <w:rsid w:val="00016EBD"/>
    <w:rsid w:val="0002323A"/>
    <w:rsid w:val="00033C01"/>
    <w:rsid w:val="000350C3"/>
    <w:rsid w:val="000355FF"/>
    <w:rsid w:val="000356B0"/>
    <w:rsid w:val="00036AD0"/>
    <w:rsid w:val="00036B2C"/>
    <w:rsid w:val="00037B72"/>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12D"/>
    <w:rsid w:val="00064DB1"/>
    <w:rsid w:val="00065A45"/>
    <w:rsid w:val="00065A8B"/>
    <w:rsid w:val="0007270E"/>
    <w:rsid w:val="000740FB"/>
    <w:rsid w:val="000768D0"/>
    <w:rsid w:val="00077FA2"/>
    <w:rsid w:val="00084242"/>
    <w:rsid w:val="000853C0"/>
    <w:rsid w:val="00085FD8"/>
    <w:rsid w:val="0009040C"/>
    <w:rsid w:val="00091F42"/>
    <w:rsid w:val="00093C28"/>
    <w:rsid w:val="0009601C"/>
    <w:rsid w:val="000A0113"/>
    <w:rsid w:val="000A13EA"/>
    <w:rsid w:val="000A2DE0"/>
    <w:rsid w:val="000A3034"/>
    <w:rsid w:val="000A3A22"/>
    <w:rsid w:val="000A3B1C"/>
    <w:rsid w:val="000A3B8E"/>
    <w:rsid w:val="000A4976"/>
    <w:rsid w:val="000A557C"/>
    <w:rsid w:val="000A7549"/>
    <w:rsid w:val="000A7913"/>
    <w:rsid w:val="000B0B81"/>
    <w:rsid w:val="000B133E"/>
    <w:rsid w:val="000B153C"/>
    <w:rsid w:val="000B4455"/>
    <w:rsid w:val="000B4ECE"/>
    <w:rsid w:val="000B51C3"/>
    <w:rsid w:val="000B5EC2"/>
    <w:rsid w:val="000B6017"/>
    <w:rsid w:val="000C04D6"/>
    <w:rsid w:val="000C35ED"/>
    <w:rsid w:val="000C36A4"/>
    <w:rsid w:val="000C382B"/>
    <w:rsid w:val="000C4FB4"/>
    <w:rsid w:val="000D0D9D"/>
    <w:rsid w:val="000D28EF"/>
    <w:rsid w:val="000E13C2"/>
    <w:rsid w:val="000E7255"/>
    <w:rsid w:val="000E7A6E"/>
    <w:rsid w:val="000F0E99"/>
    <w:rsid w:val="000F4078"/>
    <w:rsid w:val="000F42C5"/>
    <w:rsid w:val="000F4D68"/>
    <w:rsid w:val="000F51F5"/>
    <w:rsid w:val="000F5A9B"/>
    <w:rsid w:val="000F663E"/>
    <w:rsid w:val="000F7FB1"/>
    <w:rsid w:val="00100AD0"/>
    <w:rsid w:val="001062B6"/>
    <w:rsid w:val="001065E5"/>
    <w:rsid w:val="00106C01"/>
    <w:rsid w:val="00111DBD"/>
    <w:rsid w:val="00114DD3"/>
    <w:rsid w:val="0011563B"/>
    <w:rsid w:val="00115A81"/>
    <w:rsid w:val="00116379"/>
    <w:rsid w:val="0011703F"/>
    <w:rsid w:val="00122A17"/>
    <w:rsid w:val="00123D9D"/>
    <w:rsid w:val="00124997"/>
    <w:rsid w:val="001256D5"/>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568C9"/>
    <w:rsid w:val="001628F6"/>
    <w:rsid w:val="0016456A"/>
    <w:rsid w:val="00165BA6"/>
    <w:rsid w:val="001661F5"/>
    <w:rsid w:val="00166821"/>
    <w:rsid w:val="001668D5"/>
    <w:rsid w:val="00172FBB"/>
    <w:rsid w:val="00176B7F"/>
    <w:rsid w:val="00183B53"/>
    <w:rsid w:val="00183B6D"/>
    <w:rsid w:val="001861F1"/>
    <w:rsid w:val="00186FBD"/>
    <w:rsid w:val="00187A12"/>
    <w:rsid w:val="00190027"/>
    <w:rsid w:val="00190D84"/>
    <w:rsid w:val="00191A05"/>
    <w:rsid w:val="00191EEB"/>
    <w:rsid w:val="001944BC"/>
    <w:rsid w:val="00197070"/>
    <w:rsid w:val="001A2AE0"/>
    <w:rsid w:val="001A414E"/>
    <w:rsid w:val="001A6A31"/>
    <w:rsid w:val="001B0B3C"/>
    <w:rsid w:val="001B3804"/>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677B"/>
    <w:rsid w:val="001E70FF"/>
    <w:rsid w:val="001E7767"/>
    <w:rsid w:val="001F1D15"/>
    <w:rsid w:val="001F343A"/>
    <w:rsid w:val="001F5F59"/>
    <w:rsid w:val="00202082"/>
    <w:rsid w:val="0020376A"/>
    <w:rsid w:val="002047E6"/>
    <w:rsid w:val="0020728D"/>
    <w:rsid w:val="00210393"/>
    <w:rsid w:val="00210C07"/>
    <w:rsid w:val="00211BFD"/>
    <w:rsid w:val="00213452"/>
    <w:rsid w:val="002157C1"/>
    <w:rsid w:val="002179E5"/>
    <w:rsid w:val="00217B50"/>
    <w:rsid w:val="00217BDF"/>
    <w:rsid w:val="00222693"/>
    <w:rsid w:val="00224D73"/>
    <w:rsid w:val="0022512C"/>
    <w:rsid w:val="0022666E"/>
    <w:rsid w:val="002368AB"/>
    <w:rsid w:val="00236AE2"/>
    <w:rsid w:val="00237078"/>
    <w:rsid w:val="00240632"/>
    <w:rsid w:val="0024281C"/>
    <w:rsid w:val="00243FA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4D01"/>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360"/>
    <w:rsid w:val="002C06BE"/>
    <w:rsid w:val="002C455B"/>
    <w:rsid w:val="002C4AFE"/>
    <w:rsid w:val="002C5FE4"/>
    <w:rsid w:val="002C6D8A"/>
    <w:rsid w:val="002D016A"/>
    <w:rsid w:val="002D0C78"/>
    <w:rsid w:val="002D298A"/>
    <w:rsid w:val="002D4A1B"/>
    <w:rsid w:val="002D4C7A"/>
    <w:rsid w:val="002D5045"/>
    <w:rsid w:val="002D507D"/>
    <w:rsid w:val="002D6075"/>
    <w:rsid w:val="002E217B"/>
    <w:rsid w:val="002E2792"/>
    <w:rsid w:val="002E2A3D"/>
    <w:rsid w:val="002E5CA6"/>
    <w:rsid w:val="002E7AFC"/>
    <w:rsid w:val="002F0A7F"/>
    <w:rsid w:val="002F0C69"/>
    <w:rsid w:val="002F2B1E"/>
    <w:rsid w:val="002F49EB"/>
    <w:rsid w:val="00300678"/>
    <w:rsid w:val="00300EB9"/>
    <w:rsid w:val="0030182E"/>
    <w:rsid w:val="00302AEA"/>
    <w:rsid w:val="0030410D"/>
    <w:rsid w:val="0030456E"/>
    <w:rsid w:val="00306573"/>
    <w:rsid w:val="00307B58"/>
    <w:rsid w:val="00310B49"/>
    <w:rsid w:val="00311AA6"/>
    <w:rsid w:val="0031231B"/>
    <w:rsid w:val="00313D52"/>
    <w:rsid w:val="00315517"/>
    <w:rsid w:val="003173F0"/>
    <w:rsid w:val="003207F2"/>
    <w:rsid w:val="00320E68"/>
    <w:rsid w:val="0032126D"/>
    <w:rsid w:val="0032253F"/>
    <w:rsid w:val="0032336C"/>
    <w:rsid w:val="00327F7B"/>
    <w:rsid w:val="00331C6B"/>
    <w:rsid w:val="00331D18"/>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5A6D"/>
    <w:rsid w:val="003779B0"/>
    <w:rsid w:val="0038337A"/>
    <w:rsid w:val="003848BE"/>
    <w:rsid w:val="003858C2"/>
    <w:rsid w:val="00385995"/>
    <w:rsid w:val="00386AF5"/>
    <w:rsid w:val="003909AB"/>
    <w:rsid w:val="003919A3"/>
    <w:rsid w:val="003921B6"/>
    <w:rsid w:val="00396C45"/>
    <w:rsid w:val="003A0C74"/>
    <w:rsid w:val="003A0CAB"/>
    <w:rsid w:val="003A197B"/>
    <w:rsid w:val="003A222A"/>
    <w:rsid w:val="003A2A15"/>
    <w:rsid w:val="003A2F94"/>
    <w:rsid w:val="003A3231"/>
    <w:rsid w:val="003A34F5"/>
    <w:rsid w:val="003A645A"/>
    <w:rsid w:val="003A7036"/>
    <w:rsid w:val="003A7386"/>
    <w:rsid w:val="003B08BF"/>
    <w:rsid w:val="003B1388"/>
    <w:rsid w:val="003B1411"/>
    <w:rsid w:val="003B2638"/>
    <w:rsid w:val="003B368F"/>
    <w:rsid w:val="003B52C4"/>
    <w:rsid w:val="003B57FE"/>
    <w:rsid w:val="003B5A3B"/>
    <w:rsid w:val="003B7CB0"/>
    <w:rsid w:val="003B7D9F"/>
    <w:rsid w:val="003C0D44"/>
    <w:rsid w:val="003D2A4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64C2"/>
    <w:rsid w:val="00417A28"/>
    <w:rsid w:val="00422F92"/>
    <w:rsid w:val="00423EBE"/>
    <w:rsid w:val="004254D0"/>
    <w:rsid w:val="00426A5E"/>
    <w:rsid w:val="0043209F"/>
    <w:rsid w:val="00432874"/>
    <w:rsid w:val="00432D81"/>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08"/>
    <w:rsid w:val="00471E51"/>
    <w:rsid w:val="0047209C"/>
    <w:rsid w:val="004736F6"/>
    <w:rsid w:val="0047505F"/>
    <w:rsid w:val="004777A6"/>
    <w:rsid w:val="0048076A"/>
    <w:rsid w:val="004815D9"/>
    <w:rsid w:val="004833B4"/>
    <w:rsid w:val="004910CE"/>
    <w:rsid w:val="004914E8"/>
    <w:rsid w:val="00493020"/>
    <w:rsid w:val="00496E89"/>
    <w:rsid w:val="004975E7"/>
    <w:rsid w:val="004A17D7"/>
    <w:rsid w:val="004A2D58"/>
    <w:rsid w:val="004A441B"/>
    <w:rsid w:val="004B005D"/>
    <w:rsid w:val="004B01F0"/>
    <w:rsid w:val="004B0846"/>
    <w:rsid w:val="004B1D27"/>
    <w:rsid w:val="004B272F"/>
    <w:rsid w:val="004B4025"/>
    <w:rsid w:val="004B6D91"/>
    <w:rsid w:val="004C07F8"/>
    <w:rsid w:val="004C2734"/>
    <w:rsid w:val="004C401B"/>
    <w:rsid w:val="004C44FE"/>
    <w:rsid w:val="004C4C3E"/>
    <w:rsid w:val="004C6CA9"/>
    <w:rsid w:val="004D0AB5"/>
    <w:rsid w:val="004D0E58"/>
    <w:rsid w:val="004D29E2"/>
    <w:rsid w:val="004D4D69"/>
    <w:rsid w:val="004D742D"/>
    <w:rsid w:val="004E0F47"/>
    <w:rsid w:val="004E0F9B"/>
    <w:rsid w:val="004E111A"/>
    <w:rsid w:val="004E34B6"/>
    <w:rsid w:val="004E381A"/>
    <w:rsid w:val="004E6DAD"/>
    <w:rsid w:val="004E73C0"/>
    <w:rsid w:val="004F06EE"/>
    <w:rsid w:val="004F301A"/>
    <w:rsid w:val="004F3B23"/>
    <w:rsid w:val="004F4ADC"/>
    <w:rsid w:val="004F4BAF"/>
    <w:rsid w:val="004F64C1"/>
    <w:rsid w:val="005032E0"/>
    <w:rsid w:val="00503E8E"/>
    <w:rsid w:val="005058E0"/>
    <w:rsid w:val="005074E2"/>
    <w:rsid w:val="00507D08"/>
    <w:rsid w:val="00510F79"/>
    <w:rsid w:val="00512974"/>
    <w:rsid w:val="005140D0"/>
    <w:rsid w:val="00516294"/>
    <w:rsid w:val="005175FA"/>
    <w:rsid w:val="00520D4D"/>
    <w:rsid w:val="00522D23"/>
    <w:rsid w:val="0052517C"/>
    <w:rsid w:val="005262EA"/>
    <w:rsid w:val="0052654F"/>
    <w:rsid w:val="005265AB"/>
    <w:rsid w:val="00530316"/>
    <w:rsid w:val="0053045C"/>
    <w:rsid w:val="0053094C"/>
    <w:rsid w:val="0053137B"/>
    <w:rsid w:val="00531637"/>
    <w:rsid w:val="00532819"/>
    <w:rsid w:val="00533DDD"/>
    <w:rsid w:val="00535422"/>
    <w:rsid w:val="005379CF"/>
    <w:rsid w:val="005412EB"/>
    <w:rsid w:val="00541D7F"/>
    <w:rsid w:val="00543796"/>
    <w:rsid w:val="00543900"/>
    <w:rsid w:val="00544836"/>
    <w:rsid w:val="0054508F"/>
    <w:rsid w:val="005460B7"/>
    <w:rsid w:val="005516DC"/>
    <w:rsid w:val="00556A44"/>
    <w:rsid w:val="00556CC6"/>
    <w:rsid w:val="005571F3"/>
    <w:rsid w:val="00557FC2"/>
    <w:rsid w:val="0056185A"/>
    <w:rsid w:val="005618B9"/>
    <w:rsid w:val="00565711"/>
    <w:rsid w:val="005709AC"/>
    <w:rsid w:val="00571B2C"/>
    <w:rsid w:val="00573745"/>
    <w:rsid w:val="00573D1F"/>
    <w:rsid w:val="0058061C"/>
    <w:rsid w:val="00580B89"/>
    <w:rsid w:val="005822AC"/>
    <w:rsid w:val="00582528"/>
    <w:rsid w:val="00586985"/>
    <w:rsid w:val="0058756D"/>
    <w:rsid w:val="005875C0"/>
    <w:rsid w:val="0059199F"/>
    <w:rsid w:val="00592DC8"/>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664"/>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17A1C"/>
    <w:rsid w:val="00620051"/>
    <w:rsid w:val="00620813"/>
    <w:rsid w:val="00621CD6"/>
    <w:rsid w:val="0062228A"/>
    <w:rsid w:val="00625045"/>
    <w:rsid w:val="00625A8E"/>
    <w:rsid w:val="00625D16"/>
    <w:rsid w:val="00625FF3"/>
    <w:rsid w:val="006311F7"/>
    <w:rsid w:val="0063192D"/>
    <w:rsid w:val="0063394D"/>
    <w:rsid w:val="00636329"/>
    <w:rsid w:val="0064114D"/>
    <w:rsid w:val="0064164E"/>
    <w:rsid w:val="0064170D"/>
    <w:rsid w:val="006417E9"/>
    <w:rsid w:val="0064209D"/>
    <w:rsid w:val="006437A0"/>
    <w:rsid w:val="0064533A"/>
    <w:rsid w:val="00645A4C"/>
    <w:rsid w:val="0064646C"/>
    <w:rsid w:val="0065036A"/>
    <w:rsid w:val="0065191F"/>
    <w:rsid w:val="00655CBF"/>
    <w:rsid w:val="00655D51"/>
    <w:rsid w:val="00656527"/>
    <w:rsid w:val="00656E42"/>
    <w:rsid w:val="006614D8"/>
    <w:rsid w:val="00662BB3"/>
    <w:rsid w:val="00663711"/>
    <w:rsid w:val="00665C68"/>
    <w:rsid w:val="0067060E"/>
    <w:rsid w:val="00670DB9"/>
    <w:rsid w:val="006724E1"/>
    <w:rsid w:val="0067483B"/>
    <w:rsid w:val="006773CD"/>
    <w:rsid w:val="00680041"/>
    <w:rsid w:val="00680CE9"/>
    <w:rsid w:val="00682850"/>
    <w:rsid w:val="006858FB"/>
    <w:rsid w:val="00686F72"/>
    <w:rsid w:val="00687867"/>
    <w:rsid w:val="00687FE7"/>
    <w:rsid w:val="006934E6"/>
    <w:rsid w:val="00693971"/>
    <w:rsid w:val="006958F8"/>
    <w:rsid w:val="00696065"/>
    <w:rsid w:val="0069675C"/>
    <w:rsid w:val="006A0BD4"/>
    <w:rsid w:val="006A1C18"/>
    <w:rsid w:val="006A3ED9"/>
    <w:rsid w:val="006B134D"/>
    <w:rsid w:val="006B278A"/>
    <w:rsid w:val="006B2836"/>
    <w:rsid w:val="006B46FB"/>
    <w:rsid w:val="006B629C"/>
    <w:rsid w:val="006B79D5"/>
    <w:rsid w:val="006C02AF"/>
    <w:rsid w:val="006C070C"/>
    <w:rsid w:val="006C0F41"/>
    <w:rsid w:val="006C1F94"/>
    <w:rsid w:val="006C42D3"/>
    <w:rsid w:val="006C7E82"/>
    <w:rsid w:val="006D0732"/>
    <w:rsid w:val="006D2E6E"/>
    <w:rsid w:val="006D3129"/>
    <w:rsid w:val="006D661F"/>
    <w:rsid w:val="006E04B1"/>
    <w:rsid w:val="006E1B4E"/>
    <w:rsid w:val="006E449D"/>
    <w:rsid w:val="006E56C1"/>
    <w:rsid w:val="006E63ED"/>
    <w:rsid w:val="006E7A5D"/>
    <w:rsid w:val="006E7D84"/>
    <w:rsid w:val="006F129E"/>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3301"/>
    <w:rsid w:val="00754708"/>
    <w:rsid w:val="00757315"/>
    <w:rsid w:val="00757C35"/>
    <w:rsid w:val="007604D0"/>
    <w:rsid w:val="00761130"/>
    <w:rsid w:val="0076167A"/>
    <w:rsid w:val="0076189B"/>
    <w:rsid w:val="007655C8"/>
    <w:rsid w:val="00765F7A"/>
    <w:rsid w:val="007668D7"/>
    <w:rsid w:val="007678C0"/>
    <w:rsid w:val="007709C2"/>
    <w:rsid w:val="0078061A"/>
    <w:rsid w:val="00781161"/>
    <w:rsid w:val="007824BD"/>
    <w:rsid w:val="007836C7"/>
    <w:rsid w:val="00786E2B"/>
    <w:rsid w:val="0078719E"/>
    <w:rsid w:val="00787DBE"/>
    <w:rsid w:val="00793DA3"/>
    <w:rsid w:val="00794022"/>
    <w:rsid w:val="007951F6"/>
    <w:rsid w:val="00795BBB"/>
    <w:rsid w:val="00795C61"/>
    <w:rsid w:val="007974A2"/>
    <w:rsid w:val="007A08BB"/>
    <w:rsid w:val="007A1F68"/>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1F3E"/>
    <w:rsid w:val="007E3BDE"/>
    <w:rsid w:val="007E55FD"/>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5A69"/>
    <w:rsid w:val="008264D0"/>
    <w:rsid w:val="00831391"/>
    <w:rsid w:val="008318A9"/>
    <w:rsid w:val="00831E5D"/>
    <w:rsid w:val="0083262C"/>
    <w:rsid w:val="0083384A"/>
    <w:rsid w:val="00834653"/>
    <w:rsid w:val="008349F8"/>
    <w:rsid w:val="00835FA8"/>
    <w:rsid w:val="00837B53"/>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1339"/>
    <w:rsid w:val="00881FF7"/>
    <w:rsid w:val="0088236D"/>
    <w:rsid w:val="00883FE8"/>
    <w:rsid w:val="00884F73"/>
    <w:rsid w:val="00885917"/>
    <w:rsid w:val="0088614E"/>
    <w:rsid w:val="00887728"/>
    <w:rsid w:val="00887EBF"/>
    <w:rsid w:val="00890AF0"/>
    <w:rsid w:val="008932AA"/>
    <w:rsid w:val="00893573"/>
    <w:rsid w:val="00897BB8"/>
    <w:rsid w:val="008A060D"/>
    <w:rsid w:val="008A0BD7"/>
    <w:rsid w:val="008A0CF1"/>
    <w:rsid w:val="008A184D"/>
    <w:rsid w:val="008A35FD"/>
    <w:rsid w:val="008A4F4C"/>
    <w:rsid w:val="008A621D"/>
    <w:rsid w:val="008B0A5E"/>
    <w:rsid w:val="008B250A"/>
    <w:rsid w:val="008B2A42"/>
    <w:rsid w:val="008B7251"/>
    <w:rsid w:val="008C42D1"/>
    <w:rsid w:val="008C43B3"/>
    <w:rsid w:val="008C64D3"/>
    <w:rsid w:val="008C748E"/>
    <w:rsid w:val="008D197F"/>
    <w:rsid w:val="008D31F6"/>
    <w:rsid w:val="008D4998"/>
    <w:rsid w:val="008D530E"/>
    <w:rsid w:val="008E278A"/>
    <w:rsid w:val="008E3426"/>
    <w:rsid w:val="008E36D9"/>
    <w:rsid w:val="008E503D"/>
    <w:rsid w:val="008E5609"/>
    <w:rsid w:val="008E7FD2"/>
    <w:rsid w:val="008F4A2B"/>
    <w:rsid w:val="008F678E"/>
    <w:rsid w:val="00902801"/>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5B3"/>
    <w:rsid w:val="00964E42"/>
    <w:rsid w:val="00965A6F"/>
    <w:rsid w:val="00966A91"/>
    <w:rsid w:val="00967AED"/>
    <w:rsid w:val="00970254"/>
    <w:rsid w:val="00970C37"/>
    <w:rsid w:val="00972B1A"/>
    <w:rsid w:val="0097330F"/>
    <w:rsid w:val="009746EB"/>
    <w:rsid w:val="00977CBE"/>
    <w:rsid w:val="00983012"/>
    <w:rsid w:val="00984B0C"/>
    <w:rsid w:val="00984D2A"/>
    <w:rsid w:val="00985B04"/>
    <w:rsid w:val="00986CB5"/>
    <w:rsid w:val="00991A49"/>
    <w:rsid w:val="00992AF3"/>
    <w:rsid w:val="00992BA7"/>
    <w:rsid w:val="00995FAD"/>
    <w:rsid w:val="00996AC1"/>
    <w:rsid w:val="009A0FE8"/>
    <w:rsid w:val="009A1424"/>
    <w:rsid w:val="009A1804"/>
    <w:rsid w:val="009A1971"/>
    <w:rsid w:val="009A25AC"/>
    <w:rsid w:val="009A2AA7"/>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C60C2"/>
    <w:rsid w:val="009D00C6"/>
    <w:rsid w:val="009D07CB"/>
    <w:rsid w:val="009D2820"/>
    <w:rsid w:val="009D33A2"/>
    <w:rsid w:val="009D4817"/>
    <w:rsid w:val="009D4E93"/>
    <w:rsid w:val="009D623F"/>
    <w:rsid w:val="009D6A2A"/>
    <w:rsid w:val="009E100A"/>
    <w:rsid w:val="009E23D8"/>
    <w:rsid w:val="009E4F4F"/>
    <w:rsid w:val="009E56D5"/>
    <w:rsid w:val="009E60A6"/>
    <w:rsid w:val="009E6129"/>
    <w:rsid w:val="009E79F5"/>
    <w:rsid w:val="009F20E4"/>
    <w:rsid w:val="009F26E4"/>
    <w:rsid w:val="009F2CA3"/>
    <w:rsid w:val="009F634B"/>
    <w:rsid w:val="009F6452"/>
    <w:rsid w:val="009F651F"/>
    <w:rsid w:val="00A00433"/>
    <w:rsid w:val="00A0261F"/>
    <w:rsid w:val="00A04552"/>
    <w:rsid w:val="00A04CC7"/>
    <w:rsid w:val="00A07978"/>
    <w:rsid w:val="00A1156C"/>
    <w:rsid w:val="00A11D5B"/>
    <w:rsid w:val="00A13C4F"/>
    <w:rsid w:val="00A14C01"/>
    <w:rsid w:val="00A14EFB"/>
    <w:rsid w:val="00A152FE"/>
    <w:rsid w:val="00A16468"/>
    <w:rsid w:val="00A209AF"/>
    <w:rsid w:val="00A2389B"/>
    <w:rsid w:val="00A257EA"/>
    <w:rsid w:val="00A25925"/>
    <w:rsid w:val="00A26428"/>
    <w:rsid w:val="00A27062"/>
    <w:rsid w:val="00A30554"/>
    <w:rsid w:val="00A31F16"/>
    <w:rsid w:val="00A32BEA"/>
    <w:rsid w:val="00A33D59"/>
    <w:rsid w:val="00A357A8"/>
    <w:rsid w:val="00A37F73"/>
    <w:rsid w:val="00A42282"/>
    <w:rsid w:val="00A429A0"/>
    <w:rsid w:val="00A500A7"/>
    <w:rsid w:val="00A51A42"/>
    <w:rsid w:val="00A51A44"/>
    <w:rsid w:val="00A51D3A"/>
    <w:rsid w:val="00A53C9E"/>
    <w:rsid w:val="00A54F56"/>
    <w:rsid w:val="00A5625B"/>
    <w:rsid w:val="00A57A5D"/>
    <w:rsid w:val="00A628DC"/>
    <w:rsid w:val="00A62FC3"/>
    <w:rsid w:val="00A6328A"/>
    <w:rsid w:val="00A64279"/>
    <w:rsid w:val="00A651BC"/>
    <w:rsid w:val="00A66F4A"/>
    <w:rsid w:val="00A70D62"/>
    <w:rsid w:val="00A710BD"/>
    <w:rsid w:val="00A71567"/>
    <w:rsid w:val="00A72718"/>
    <w:rsid w:val="00A77175"/>
    <w:rsid w:val="00A839DC"/>
    <w:rsid w:val="00A84671"/>
    <w:rsid w:val="00A872E9"/>
    <w:rsid w:val="00A8753D"/>
    <w:rsid w:val="00A93A58"/>
    <w:rsid w:val="00A95AD9"/>
    <w:rsid w:val="00A95F4E"/>
    <w:rsid w:val="00A97138"/>
    <w:rsid w:val="00AA13FD"/>
    <w:rsid w:val="00AA1F8D"/>
    <w:rsid w:val="00AA298B"/>
    <w:rsid w:val="00AA2A7C"/>
    <w:rsid w:val="00AA3B3F"/>
    <w:rsid w:val="00AA3EC6"/>
    <w:rsid w:val="00AB2566"/>
    <w:rsid w:val="00AB3D86"/>
    <w:rsid w:val="00AB43DC"/>
    <w:rsid w:val="00AB4BD9"/>
    <w:rsid w:val="00AB530C"/>
    <w:rsid w:val="00AB644D"/>
    <w:rsid w:val="00AB6E94"/>
    <w:rsid w:val="00AC10E4"/>
    <w:rsid w:val="00AC21A4"/>
    <w:rsid w:val="00AC2A53"/>
    <w:rsid w:val="00AC45CB"/>
    <w:rsid w:val="00AC5186"/>
    <w:rsid w:val="00AC5A7B"/>
    <w:rsid w:val="00AC5DE2"/>
    <w:rsid w:val="00AC76DA"/>
    <w:rsid w:val="00AD08DC"/>
    <w:rsid w:val="00AD1BA5"/>
    <w:rsid w:val="00AD4E36"/>
    <w:rsid w:val="00AD752A"/>
    <w:rsid w:val="00AE07A6"/>
    <w:rsid w:val="00AE09E7"/>
    <w:rsid w:val="00AE3C79"/>
    <w:rsid w:val="00AF0043"/>
    <w:rsid w:val="00AF2F07"/>
    <w:rsid w:val="00B019BC"/>
    <w:rsid w:val="00B030EC"/>
    <w:rsid w:val="00B038BC"/>
    <w:rsid w:val="00B04846"/>
    <w:rsid w:val="00B053CE"/>
    <w:rsid w:val="00B0571A"/>
    <w:rsid w:val="00B06125"/>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2616D"/>
    <w:rsid w:val="00B30117"/>
    <w:rsid w:val="00B3027D"/>
    <w:rsid w:val="00B33947"/>
    <w:rsid w:val="00B36289"/>
    <w:rsid w:val="00B3752F"/>
    <w:rsid w:val="00B3766D"/>
    <w:rsid w:val="00B37BC5"/>
    <w:rsid w:val="00B43364"/>
    <w:rsid w:val="00B44372"/>
    <w:rsid w:val="00B45987"/>
    <w:rsid w:val="00B46272"/>
    <w:rsid w:val="00B47448"/>
    <w:rsid w:val="00B51186"/>
    <w:rsid w:val="00B53580"/>
    <w:rsid w:val="00B54B48"/>
    <w:rsid w:val="00B5577D"/>
    <w:rsid w:val="00B5655E"/>
    <w:rsid w:val="00B571B3"/>
    <w:rsid w:val="00B57399"/>
    <w:rsid w:val="00B60F47"/>
    <w:rsid w:val="00B63812"/>
    <w:rsid w:val="00B653D1"/>
    <w:rsid w:val="00B707E9"/>
    <w:rsid w:val="00B737BC"/>
    <w:rsid w:val="00B75457"/>
    <w:rsid w:val="00B7686F"/>
    <w:rsid w:val="00B804B3"/>
    <w:rsid w:val="00B8159D"/>
    <w:rsid w:val="00B8278A"/>
    <w:rsid w:val="00B84043"/>
    <w:rsid w:val="00B84D89"/>
    <w:rsid w:val="00B85996"/>
    <w:rsid w:val="00B873F6"/>
    <w:rsid w:val="00B87D66"/>
    <w:rsid w:val="00B90A89"/>
    <w:rsid w:val="00B91CA9"/>
    <w:rsid w:val="00B92C2D"/>
    <w:rsid w:val="00B94D8C"/>
    <w:rsid w:val="00BA21FC"/>
    <w:rsid w:val="00BA3E0C"/>
    <w:rsid w:val="00BA5689"/>
    <w:rsid w:val="00BA74C9"/>
    <w:rsid w:val="00BA76A5"/>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71C"/>
    <w:rsid w:val="00BE1BC3"/>
    <w:rsid w:val="00BE268A"/>
    <w:rsid w:val="00BE3061"/>
    <w:rsid w:val="00BE6C98"/>
    <w:rsid w:val="00BF026D"/>
    <w:rsid w:val="00BF3217"/>
    <w:rsid w:val="00BF4919"/>
    <w:rsid w:val="00BF62BC"/>
    <w:rsid w:val="00BF6A00"/>
    <w:rsid w:val="00BF7EC8"/>
    <w:rsid w:val="00C0049F"/>
    <w:rsid w:val="00C007A7"/>
    <w:rsid w:val="00C00951"/>
    <w:rsid w:val="00C00F33"/>
    <w:rsid w:val="00C016C7"/>
    <w:rsid w:val="00C02244"/>
    <w:rsid w:val="00C02DFC"/>
    <w:rsid w:val="00C057B8"/>
    <w:rsid w:val="00C05CCF"/>
    <w:rsid w:val="00C10862"/>
    <w:rsid w:val="00C10FC2"/>
    <w:rsid w:val="00C12427"/>
    <w:rsid w:val="00C13366"/>
    <w:rsid w:val="00C1396E"/>
    <w:rsid w:val="00C15381"/>
    <w:rsid w:val="00C165E4"/>
    <w:rsid w:val="00C16BD9"/>
    <w:rsid w:val="00C21967"/>
    <w:rsid w:val="00C22747"/>
    <w:rsid w:val="00C23C0C"/>
    <w:rsid w:val="00C2541A"/>
    <w:rsid w:val="00C27538"/>
    <w:rsid w:val="00C33377"/>
    <w:rsid w:val="00C3672F"/>
    <w:rsid w:val="00C40BF3"/>
    <w:rsid w:val="00C40FD6"/>
    <w:rsid w:val="00C413CC"/>
    <w:rsid w:val="00C45249"/>
    <w:rsid w:val="00C45DFE"/>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38B5"/>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E5A15"/>
    <w:rsid w:val="00CE5E38"/>
    <w:rsid w:val="00CF16FB"/>
    <w:rsid w:val="00CF2F51"/>
    <w:rsid w:val="00CF580E"/>
    <w:rsid w:val="00CF5CD6"/>
    <w:rsid w:val="00CF5EDD"/>
    <w:rsid w:val="00CF73B0"/>
    <w:rsid w:val="00D01FB5"/>
    <w:rsid w:val="00D024A0"/>
    <w:rsid w:val="00D0645B"/>
    <w:rsid w:val="00D07B82"/>
    <w:rsid w:val="00D10150"/>
    <w:rsid w:val="00D115C2"/>
    <w:rsid w:val="00D11644"/>
    <w:rsid w:val="00D11F59"/>
    <w:rsid w:val="00D14BBF"/>
    <w:rsid w:val="00D14CBC"/>
    <w:rsid w:val="00D15501"/>
    <w:rsid w:val="00D155C2"/>
    <w:rsid w:val="00D16F31"/>
    <w:rsid w:val="00D170AF"/>
    <w:rsid w:val="00D170C9"/>
    <w:rsid w:val="00D174B6"/>
    <w:rsid w:val="00D17883"/>
    <w:rsid w:val="00D17FCD"/>
    <w:rsid w:val="00D20498"/>
    <w:rsid w:val="00D23502"/>
    <w:rsid w:val="00D2396F"/>
    <w:rsid w:val="00D24C0E"/>
    <w:rsid w:val="00D31E85"/>
    <w:rsid w:val="00D34D4F"/>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01D"/>
    <w:rsid w:val="00D71E3D"/>
    <w:rsid w:val="00D727FF"/>
    <w:rsid w:val="00D761C7"/>
    <w:rsid w:val="00D76A14"/>
    <w:rsid w:val="00D8103E"/>
    <w:rsid w:val="00D84548"/>
    <w:rsid w:val="00D84630"/>
    <w:rsid w:val="00D85238"/>
    <w:rsid w:val="00D852FD"/>
    <w:rsid w:val="00D85E9E"/>
    <w:rsid w:val="00D86C59"/>
    <w:rsid w:val="00D87281"/>
    <w:rsid w:val="00D87534"/>
    <w:rsid w:val="00D918A3"/>
    <w:rsid w:val="00D925B7"/>
    <w:rsid w:val="00D92F6F"/>
    <w:rsid w:val="00D93315"/>
    <w:rsid w:val="00D960B8"/>
    <w:rsid w:val="00D97454"/>
    <w:rsid w:val="00D97F3A"/>
    <w:rsid w:val="00DA04D9"/>
    <w:rsid w:val="00DA2B9C"/>
    <w:rsid w:val="00DA409F"/>
    <w:rsid w:val="00DA43E3"/>
    <w:rsid w:val="00DA5A8B"/>
    <w:rsid w:val="00DA780F"/>
    <w:rsid w:val="00DA7A36"/>
    <w:rsid w:val="00DB0FEE"/>
    <w:rsid w:val="00DB3896"/>
    <w:rsid w:val="00DB753F"/>
    <w:rsid w:val="00DC091E"/>
    <w:rsid w:val="00DC0C96"/>
    <w:rsid w:val="00DC1CBA"/>
    <w:rsid w:val="00DC2309"/>
    <w:rsid w:val="00DC40DF"/>
    <w:rsid w:val="00DC6255"/>
    <w:rsid w:val="00DD2694"/>
    <w:rsid w:val="00DD2ADE"/>
    <w:rsid w:val="00DD5138"/>
    <w:rsid w:val="00DD6235"/>
    <w:rsid w:val="00DD6AB6"/>
    <w:rsid w:val="00DD71EB"/>
    <w:rsid w:val="00DD73A5"/>
    <w:rsid w:val="00DE0470"/>
    <w:rsid w:val="00DE2438"/>
    <w:rsid w:val="00DE5A5C"/>
    <w:rsid w:val="00DF2221"/>
    <w:rsid w:val="00DF248A"/>
    <w:rsid w:val="00DF3E85"/>
    <w:rsid w:val="00DF4652"/>
    <w:rsid w:val="00DF5A6A"/>
    <w:rsid w:val="00DF6366"/>
    <w:rsid w:val="00E020A9"/>
    <w:rsid w:val="00E04F9B"/>
    <w:rsid w:val="00E06DE1"/>
    <w:rsid w:val="00E06F71"/>
    <w:rsid w:val="00E0707D"/>
    <w:rsid w:val="00E108BE"/>
    <w:rsid w:val="00E11316"/>
    <w:rsid w:val="00E11A79"/>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30"/>
    <w:rsid w:val="00E33F8E"/>
    <w:rsid w:val="00E35C31"/>
    <w:rsid w:val="00E363BE"/>
    <w:rsid w:val="00E42053"/>
    <w:rsid w:val="00E425BC"/>
    <w:rsid w:val="00E4410F"/>
    <w:rsid w:val="00E44EBE"/>
    <w:rsid w:val="00E4699B"/>
    <w:rsid w:val="00E46C25"/>
    <w:rsid w:val="00E501A8"/>
    <w:rsid w:val="00E52A1C"/>
    <w:rsid w:val="00E54307"/>
    <w:rsid w:val="00E54869"/>
    <w:rsid w:val="00E55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27F3"/>
    <w:rsid w:val="00E830C4"/>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95A"/>
    <w:rsid w:val="00EB5A71"/>
    <w:rsid w:val="00EB5E74"/>
    <w:rsid w:val="00EB6374"/>
    <w:rsid w:val="00EB7979"/>
    <w:rsid w:val="00EC1A17"/>
    <w:rsid w:val="00EC2217"/>
    <w:rsid w:val="00EC3F33"/>
    <w:rsid w:val="00EC4AF5"/>
    <w:rsid w:val="00EC54C1"/>
    <w:rsid w:val="00EC557F"/>
    <w:rsid w:val="00EC5A2B"/>
    <w:rsid w:val="00ED0C8C"/>
    <w:rsid w:val="00ED4E24"/>
    <w:rsid w:val="00ED684D"/>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1BBD"/>
    <w:rsid w:val="00F129C6"/>
    <w:rsid w:val="00F14AF3"/>
    <w:rsid w:val="00F1585A"/>
    <w:rsid w:val="00F16336"/>
    <w:rsid w:val="00F1782E"/>
    <w:rsid w:val="00F212CC"/>
    <w:rsid w:val="00F221FF"/>
    <w:rsid w:val="00F252E0"/>
    <w:rsid w:val="00F277A2"/>
    <w:rsid w:val="00F30290"/>
    <w:rsid w:val="00F30E46"/>
    <w:rsid w:val="00F31FDF"/>
    <w:rsid w:val="00F35368"/>
    <w:rsid w:val="00F35D65"/>
    <w:rsid w:val="00F369D7"/>
    <w:rsid w:val="00F40B6A"/>
    <w:rsid w:val="00F442AB"/>
    <w:rsid w:val="00F45D22"/>
    <w:rsid w:val="00F50FC7"/>
    <w:rsid w:val="00F51831"/>
    <w:rsid w:val="00F5260B"/>
    <w:rsid w:val="00F56529"/>
    <w:rsid w:val="00F56C52"/>
    <w:rsid w:val="00F57088"/>
    <w:rsid w:val="00F57415"/>
    <w:rsid w:val="00F60910"/>
    <w:rsid w:val="00F610F1"/>
    <w:rsid w:val="00F630B2"/>
    <w:rsid w:val="00F673B2"/>
    <w:rsid w:val="00F70194"/>
    <w:rsid w:val="00F70896"/>
    <w:rsid w:val="00F7241D"/>
    <w:rsid w:val="00F73C0D"/>
    <w:rsid w:val="00F74CCE"/>
    <w:rsid w:val="00F77A9C"/>
    <w:rsid w:val="00F83EC8"/>
    <w:rsid w:val="00F84898"/>
    <w:rsid w:val="00F84AE3"/>
    <w:rsid w:val="00F86121"/>
    <w:rsid w:val="00F8666A"/>
    <w:rsid w:val="00F8685A"/>
    <w:rsid w:val="00F921D4"/>
    <w:rsid w:val="00FA1763"/>
    <w:rsid w:val="00FA1968"/>
    <w:rsid w:val="00FA1D0C"/>
    <w:rsid w:val="00FA47D1"/>
    <w:rsid w:val="00FB0264"/>
    <w:rsid w:val="00FB2070"/>
    <w:rsid w:val="00FB28D7"/>
    <w:rsid w:val="00FB2DAD"/>
    <w:rsid w:val="00FB3E64"/>
    <w:rsid w:val="00FB6A53"/>
    <w:rsid w:val="00FB6F50"/>
    <w:rsid w:val="00FC0734"/>
    <w:rsid w:val="00FC09B1"/>
    <w:rsid w:val="00FC43BD"/>
    <w:rsid w:val="00FC74EF"/>
    <w:rsid w:val="00FC7CAB"/>
    <w:rsid w:val="00FD2576"/>
    <w:rsid w:val="00FD4DC4"/>
    <w:rsid w:val="00FD5B04"/>
    <w:rsid w:val="00FD5B31"/>
    <w:rsid w:val="00FD6F00"/>
    <w:rsid w:val="00FD7513"/>
    <w:rsid w:val="00FD7941"/>
    <w:rsid w:val="00FD7D99"/>
    <w:rsid w:val="00FE6814"/>
    <w:rsid w:val="00FE7029"/>
    <w:rsid w:val="00FE7ACF"/>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25241909">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61868796">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091">
      <w:bodyDiv w:val="1"/>
      <w:marLeft w:val="0"/>
      <w:marRight w:val="0"/>
      <w:marTop w:val="0"/>
      <w:marBottom w:val="0"/>
      <w:divBdr>
        <w:top w:val="none" w:sz="0" w:space="0" w:color="auto"/>
        <w:left w:val="none" w:sz="0" w:space="0" w:color="auto"/>
        <w:bottom w:val="none" w:sz="0" w:space="0" w:color="auto"/>
        <w:right w:val="none" w:sz="0" w:space="0" w:color="auto"/>
      </w:divBdr>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unam.edu.ar/" TargetMode="External"/><Relationship Id="rId39" Type="http://schemas.openxmlformats.org/officeDocument/2006/relationships/image" Target="media/image6.png"/><Relationship Id="rId21" Type="http://schemas.openxmlformats.org/officeDocument/2006/relationships/hyperlink" Target="https://editorial.unam.edu.ar/" TargetMode="External"/><Relationship Id="rId34" Type="http://schemas.openxmlformats.org/officeDocument/2006/relationships/hyperlink" Target="https://transmedia.unam.edu.ar/"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9.xml"/><Relationship Id="rId63" Type="http://schemas.openxmlformats.org/officeDocument/2006/relationships/footer" Target="footer13.xml"/><Relationship Id="rId68" Type="http://schemas.openxmlformats.org/officeDocument/2006/relationships/image" Target="media/image22.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unam.edu.ar/" TargetMode="Externa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s://unam.edu.ar/" TargetMode="External"/><Relationship Id="rId37" Type="http://schemas.openxmlformats.org/officeDocument/2006/relationships/hyperlink" Target="https://transmedia.unam.edu.ar/" TargetMode="Externa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header" Target="header7.xml"/><Relationship Id="rId58" Type="http://schemas.openxmlformats.org/officeDocument/2006/relationships/header" Target="header9.xm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hyperlink" Target="https://transmedia.unam.edu.ar/" TargetMode="External"/><Relationship Id="rId44" Type="http://schemas.openxmlformats.org/officeDocument/2006/relationships/hyperlink" Target="https://github.com/EnriqueGautoSand/Tesis-Enrique-Gauto-Sand" TargetMode="External"/><Relationship Id="rId52" Type="http://schemas.openxmlformats.org/officeDocument/2006/relationships/header" Target="header6.xml"/><Relationship Id="rId60" Type="http://schemas.openxmlformats.org/officeDocument/2006/relationships/footer" Target="footer11.xm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footer" Target="footer14.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transmedia.unam.edu.ar/" TargetMode="External"/><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hyperlink" Target="https://unam.edu.ar/"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eader" Target="header8.xm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2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hyperlink" Target="https://editorial.unam.edu.ar/"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header" Target="header10.xml"/><Relationship Id="rId67" Type="http://schemas.openxmlformats.org/officeDocument/2006/relationships/image" Target="media/image21.png"/><Relationship Id="rId20" Type="http://schemas.openxmlformats.org/officeDocument/2006/relationships/hyperlink" Target="https://unam.edu.ar/" TargetMode="External"/><Relationship Id="rId41" Type="http://schemas.openxmlformats.org/officeDocument/2006/relationships/image" Target="media/image8.png"/><Relationship Id="rId54" Type="http://schemas.openxmlformats.org/officeDocument/2006/relationships/footer" Target="footer8.xml"/><Relationship Id="rId62" Type="http://schemas.openxmlformats.org/officeDocument/2006/relationships/header" Target="header11.xml"/><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hyperlink" Target="https://transmedia.unam.edu.ar/"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footer" Target="footer10.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24C73-B6F7-403C-8A87-F0AFA277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19923</TotalTime>
  <Pages>98</Pages>
  <Words>46632</Words>
  <Characters>256476</Characters>
  <Application>Microsoft Office Word</Application>
  <DocSecurity>0</DocSecurity>
  <Lines>2137</Lines>
  <Paragraphs>605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200</cp:revision>
  <cp:lastPrinted>2025-06-02T21:48:00Z</cp:lastPrinted>
  <dcterms:created xsi:type="dcterms:W3CDTF">2021-11-16T12:19:00Z</dcterms:created>
  <dcterms:modified xsi:type="dcterms:W3CDTF">2025-07-30T23:14:00Z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