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16EB" w14:textId="637CB708" w:rsidR="00115A81" w:rsidRPr="006156DA" w:rsidRDefault="00EC3F33" w:rsidP="0087074D">
      <w:pPr>
        <w:jc w:val="center"/>
        <w:rPr>
          <w:b/>
          <w:sz w:val="40"/>
          <w:szCs w:val="40"/>
        </w:rPr>
      </w:pPr>
      <w:r>
        <w:rPr>
          <w:b/>
          <w:sz w:val="40"/>
          <w:szCs w:val="40"/>
        </w:rPr>
        <w:t>Pronóstico de</w:t>
      </w:r>
      <w:r w:rsidR="00115A81">
        <w:rPr>
          <w:b/>
          <w:sz w:val="40"/>
          <w:szCs w:val="40"/>
        </w:rPr>
        <w:t xml:space="preserve"> Series de Tiempo de Tráfico web</w:t>
      </w:r>
      <w:r w:rsidR="008932AA">
        <w:rPr>
          <w:b/>
          <w:sz w:val="40"/>
          <w:szCs w:val="40"/>
        </w:rPr>
        <w:t>.</w:t>
      </w:r>
      <w:r w:rsidR="00115A81">
        <w:rPr>
          <w:b/>
          <w:sz w:val="40"/>
          <w:szCs w:val="40"/>
        </w:rPr>
        <w:t xml:space="preserve"> Estudio de Caso </w:t>
      </w:r>
      <w:r w:rsidR="008628D6">
        <w:rPr>
          <w:b/>
          <w:sz w:val="40"/>
          <w:szCs w:val="40"/>
        </w:rPr>
        <w:t>U</w:t>
      </w:r>
      <w:r w:rsidR="008932AA">
        <w:rPr>
          <w:b/>
          <w:sz w:val="40"/>
          <w:szCs w:val="40"/>
        </w:rPr>
        <w:t xml:space="preserve">niversidad </w:t>
      </w:r>
      <w:r w:rsidR="008628D6">
        <w:rPr>
          <w:b/>
          <w:sz w:val="40"/>
          <w:szCs w:val="40"/>
        </w:rPr>
        <w:t>Na</w:t>
      </w:r>
      <w:r w:rsidR="008932AA">
        <w:rPr>
          <w:b/>
          <w:sz w:val="40"/>
          <w:szCs w:val="40"/>
        </w:rPr>
        <w:t xml:space="preserve">cional de </w:t>
      </w:r>
      <w:r w:rsidR="008628D6">
        <w:rPr>
          <w:b/>
          <w:sz w:val="40"/>
          <w:szCs w:val="40"/>
        </w:rPr>
        <w:t>M</w:t>
      </w:r>
      <w:r w:rsidR="008932AA">
        <w:rPr>
          <w:b/>
          <w:sz w:val="40"/>
          <w:szCs w:val="40"/>
        </w:rPr>
        <w:t>isiones</w:t>
      </w:r>
    </w:p>
    <w:p w14:paraId="351C95EC" w14:textId="77777777" w:rsidR="00236AE2" w:rsidRPr="00AE07A6" w:rsidRDefault="00236AE2" w:rsidP="00236AE2"/>
    <w:p w14:paraId="24B03CA1" w14:textId="77777777" w:rsidR="00236AE2" w:rsidRDefault="00236AE2" w:rsidP="00236AE2"/>
    <w:p w14:paraId="15039AB4" w14:textId="77777777" w:rsidR="0087074D" w:rsidRDefault="0087074D" w:rsidP="00236AE2"/>
    <w:p w14:paraId="48320421" w14:textId="77777777" w:rsidR="0087074D" w:rsidRPr="00AE07A6" w:rsidRDefault="0087074D" w:rsidP="00236AE2"/>
    <w:p w14:paraId="5D009169" w14:textId="32A5263D" w:rsidR="00130CAD" w:rsidRDefault="00130CAD" w:rsidP="0087074D">
      <w:pPr>
        <w:ind w:left="708"/>
        <w:jc w:val="center"/>
      </w:pPr>
      <w:r>
        <w:t>P</w:t>
      </w:r>
      <w:r w:rsidR="0087074D">
        <w:t>OR</w:t>
      </w:r>
      <w:r>
        <w:t>:</w:t>
      </w:r>
      <w:r w:rsidR="00236AE2" w:rsidRPr="00AE07A6">
        <w:t xml:space="preserve"> Enrique Gauto Sand</w:t>
      </w:r>
    </w:p>
    <w:p w14:paraId="41D55076" w14:textId="77777777" w:rsidR="0087074D" w:rsidRDefault="0087074D" w:rsidP="00130CAD">
      <w:pPr>
        <w:ind w:left="708"/>
      </w:pPr>
    </w:p>
    <w:p w14:paraId="696DC17F" w14:textId="77777777" w:rsidR="0087074D" w:rsidRPr="004B01F0" w:rsidRDefault="0087074D" w:rsidP="004B01F0">
      <w:pPr>
        <w:ind w:left="708"/>
        <w:jc w:val="center"/>
      </w:pPr>
      <w:r>
        <w:rPr>
          <w:rFonts w:eastAsia="Tahoma"/>
        </w:rPr>
        <w:t xml:space="preserve">   </w:t>
      </w:r>
      <w:r w:rsidRPr="004B01F0">
        <w:t>Propuesta de Tesis presentada a la Facultad de Ciencias Exactas, Químicas y Naturales de la Universidad Nacional de Misiones para optar al grado académico / título profesional de Licenciado en Sistemas de Información de la carrera de Licenciatura en Sistemas de Información</w:t>
      </w:r>
    </w:p>
    <w:p w14:paraId="30167AB2" w14:textId="40460FDF" w:rsidR="0087074D" w:rsidRDefault="0087074D" w:rsidP="004B01F0">
      <w:pPr>
        <w:ind w:left="708"/>
        <w:jc w:val="center"/>
      </w:pPr>
      <w:r>
        <w:t xml:space="preserve"> </w:t>
      </w:r>
    </w:p>
    <w:p w14:paraId="4B765F98" w14:textId="77777777" w:rsidR="0087074D" w:rsidRDefault="0087074D" w:rsidP="004B01F0">
      <w:pPr>
        <w:ind w:left="708"/>
        <w:jc w:val="center"/>
      </w:pPr>
    </w:p>
    <w:p w14:paraId="173E319F" w14:textId="77777777" w:rsidR="0087074D" w:rsidRDefault="0087074D" w:rsidP="004B01F0">
      <w:pPr>
        <w:ind w:left="708"/>
        <w:jc w:val="center"/>
      </w:pPr>
    </w:p>
    <w:p w14:paraId="5ADBB0BB" w14:textId="31A2E249" w:rsidR="0087074D" w:rsidRDefault="0087074D" w:rsidP="0087074D">
      <w:pPr>
        <w:ind w:left="708"/>
        <w:jc w:val="center"/>
      </w:pPr>
      <w:r w:rsidRPr="004B01F0">
        <w:t>Director</w:t>
      </w:r>
      <w:r w:rsidR="00617748">
        <w:t>a</w:t>
      </w:r>
      <w:r w:rsidRPr="004B01F0">
        <w:t xml:space="preserve">: Alice </w:t>
      </w:r>
      <w:proofErr w:type="spellStart"/>
      <w:r w:rsidRPr="004B01F0">
        <w:t>Rambo</w:t>
      </w:r>
      <w:proofErr w:type="spellEnd"/>
      <w:r w:rsidRPr="004B01F0">
        <w:t xml:space="preserve"> </w:t>
      </w:r>
    </w:p>
    <w:p w14:paraId="3917E427" w14:textId="77777777" w:rsidR="0087074D" w:rsidRDefault="0087074D" w:rsidP="004B01F0">
      <w:pPr>
        <w:ind w:left="708"/>
        <w:jc w:val="center"/>
      </w:pPr>
    </w:p>
    <w:p w14:paraId="23A799AB" w14:textId="77777777" w:rsidR="0087074D" w:rsidRDefault="0087074D" w:rsidP="004B01F0">
      <w:pPr>
        <w:ind w:left="708"/>
        <w:jc w:val="center"/>
      </w:pPr>
    </w:p>
    <w:p w14:paraId="4FC97C31" w14:textId="79D74454" w:rsidR="00130CAD" w:rsidRPr="00130CAD" w:rsidRDefault="00130CAD" w:rsidP="0087074D">
      <w:pPr>
        <w:ind w:left="708"/>
        <w:jc w:val="center"/>
      </w:pPr>
      <w:r w:rsidRPr="004B01F0">
        <w:t xml:space="preserve">Prof. </w:t>
      </w:r>
      <w:proofErr w:type="spellStart"/>
      <w:r w:rsidRPr="004B01F0">
        <w:t>Tit</w:t>
      </w:r>
      <w:proofErr w:type="spellEnd"/>
      <w:r w:rsidRPr="004B01F0">
        <w:t>. de la Cátedra “Trabajo Final”: Dr. Kuna, Horacio Daniel</w:t>
      </w:r>
    </w:p>
    <w:p w14:paraId="69C9F2D6" w14:textId="77777777" w:rsidR="00236AE2" w:rsidRPr="00AE07A6" w:rsidRDefault="00236AE2">
      <w:r w:rsidRPr="00AE07A6">
        <w:br w:type="page"/>
      </w: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FD7513" w:rsidRDefault="00FD7513">
          <w:pPr>
            <w:pStyle w:val="TtulodeTDC"/>
            <w:rPr>
              <w:color w:val="auto"/>
            </w:rPr>
          </w:pPr>
          <w:r w:rsidRPr="00FD7513">
            <w:rPr>
              <w:color w:val="auto"/>
              <w:lang w:val="es-ES"/>
            </w:rPr>
            <w:t>Índice</w:t>
          </w:r>
        </w:p>
        <w:p w14:paraId="325F8096" w14:textId="77777777" w:rsidR="001E3EAE" w:rsidRDefault="00FD7513">
          <w:pPr>
            <w:pStyle w:val="TDC1"/>
            <w:tabs>
              <w:tab w:val="right" w:leader="dot" w:pos="8211"/>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1900445" w:history="1">
            <w:r w:rsidR="001E3EAE" w:rsidRPr="007B0CB9">
              <w:rPr>
                <w:rStyle w:val="Hipervnculo"/>
                <w:noProof/>
              </w:rPr>
              <w:t>Capítulo 1</w:t>
            </w:r>
            <w:r w:rsidR="001E3EAE">
              <w:rPr>
                <w:noProof/>
                <w:webHidden/>
              </w:rPr>
              <w:tab/>
            </w:r>
            <w:r w:rsidR="001E3EAE">
              <w:rPr>
                <w:noProof/>
                <w:webHidden/>
              </w:rPr>
              <w:fldChar w:fldCharType="begin"/>
            </w:r>
            <w:r w:rsidR="001E3EAE">
              <w:rPr>
                <w:noProof/>
                <w:webHidden/>
              </w:rPr>
              <w:instrText xml:space="preserve"> PAGEREF _Toc181900445 \h </w:instrText>
            </w:r>
            <w:r w:rsidR="001E3EAE">
              <w:rPr>
                <w:noProof/>
                <w:webHidden/>
              </w:rPr>
            </w:r>
            <w:r w:rsidR="001E3EAE">
              <w:rPr>
                <w:noProof/>
                <w:webHidden/>
              </w:rPr>
              <w:fldChar w:fldCharType="separate"/>
            </w:r>
            <w:r w:rsidR="001E3EAE">
              <w:rPr>
                <w:noProof/>
                <w:webHidden/>
              </w:rPr>
              <w:t>1</w:t>
            </w:r>
            <w:r w:rsidR="001E3EAE">
              <w:rPr>
                <w:noProof/>
                <w:webHidden/>
              </w:rPr>
              <w:fldChar w:fldCharType="end"/>
            </w:r>
          </w:hyperlink>
        </w:p>
        <w:p w14:paraId="14D4CCEB"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446" w:history="1">
            <w:r w:rsidR="001E3EAE" w:rsidRPr="007B0CB9">
              <w:rPr>
                <w:rStyle w:val="Hipervnculo"/>
                <w:noProof/>
              </w:rPr>
              <w:t>Introducción</w:t>
            </w:r>
            <w:r w:rsidR="001E3EAE">
              <w:rPr>
                <w:noProof/>
                <w:webHidden/>
              </w:rPr>
              <w:tab/>
            </w:r>
            <w:r w:rsidR="001E3EAE">
              <w:rPr>
                <w:noProof/>
                <w:webHidden/>
              </w:rPr>
              <w:fldChar w:fldCharType="begin"/>
            </w:r>
            <w:r w:rsidR="001E3EAE">
              <w:rPr>
                <w:noProof/>
                <w:webHidden/>
              </w:rPr>
              <w:instrText xml:space="preserve"> PAGEREF _Toc181900446 \h </w:instrText>
            </w:r>
            <w:r w:rsidR="001E3EAE">
              <w:rPr>
                <w:noProof/>
                <w:webHidden/>
              </w:rPr>
            </w:r>
            <w:r w:rsidR="001E3EAE">
              <w:rPr>
                <w:noProof/>
                <w:webHidden/>
              </w:rPr>
              <w:fldChar w:fldCharType="separate"/>
            </w:r>
            <w:r w:rsidR="001E3EAE">
              <w:rPr>
                <w:noProof/>
                <w:webHidden/>
              </w:rPr>
              <w:t>1</w:t>
            </w:r>
            <w:r w:rsidR="001E3EAE">
              <w:rPr>
                <w:noProof/>
                <w:webHidden/>
              </w:rPr>
              <w:fldChar w:fldCharType="end"/>
            </w:r>
          </w:hyperlink>
        </w:p>
        <w:p w14:paraId="42C5FF5B"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47" w:history="1">
            <w:r w:rsidR="001E3EAE" w:rsidRPr="007B0CB9">
              <w:rPr>
                <w:rStyle w:val="Hipervnculo"/>
                <w:noProof/>
              </w:rPr>
              <w:t>1.1.</w:t>
            </w:r>
            <w:r w:rsidR="001E3EAE">
              <w:rPr>
                <w:rFonts w:asciiTheme="minorHAnsi" w:eastAsiaTheme="minorEastAsia" w:hAnsiTheme="minorHAnsi" w:cstheme="minorBidi"/>
                <w:noProof/>
                <w:sz w:val="22"/>
                <w:szCs w:val="22"/>
              </w:rPr>
              <w:tab/>
            </w:r>
            <w:r w:rsidR="001E3EAE" w:rsidRPr="007B0CB9">
              <w:rPr>
                <w:rStyle w:val="Hipervnculo"/>
                <w:noProof/>
              </w:rPr>
              <w:t>Motivación</w:t>
            </w:r>
            <w:r w:rsidR="001E3EAE">
              <w:rPr>
                <w:noProof/>
                <w:webHidden/>
              </w:rPr>
              <w:tab/>
            </w:r>
            <w:r w:rsidR="001E3EAE">
              <w:rPr>
                <w:noProof/>
                <w:webHidden/>
              </w:rPr>
              <w:fldChar w:fldCharType="begin"/>
            </w:r>
            <w:r w:rsidR="001E3EAE">
              <w:rPr>
                <w:noProof/>
                <w:webHidden/>
              </w:rPr>
              <w:instrText xml:space="preserve"> PAGEREF _Toc181900447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40E21170"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48" w:history="1">
            <w:r w:rsidR="001E3EAE" w:rsidRPr="007B0CB9">
              <w:rPr>
                <w:rStyle w:val="Hipervnculo"/>
                <w:noProof/>
              </w:rPr>
              <w:t>1.2.</w:t>
            </w:r>
            <w:r w:rsidR="001E3EAE">
              <w:rPr>
                <w:rFonts w:asciiTheme="minorHAnsi" w:eastAsiaTheme="minorEastAsia" w:hAnsiTheme="minorHAnsi" w:cstheme="minorBidi"/>
                <w:noProof/>
                <w:sz w:val="22"/>
                <w:szCs w:val="22"/>
              </w:rPr>
              <w:tab/>
            </w:r>
            <w:r w:rsidR="001E3EAE" w:rsidRPr="007B0CB9">
              <w:rPr>
                <w:rStyle w:val="Hipervnculo"/>
                <w:noProof/>
              </w:rPr>
              <w:t>Objetivos</w:t>
            </w:r>
            <w:r w:rsidR="001E3EAE">
              <w:rPr>
                <w:noProof/>
                <w:webHidden/>
              </w:rPr>
              <w:tab/>
            </w:r>
            <w:r w:rsidR="001E3EAE">
              <w:rPr>
                <w:noProof/>
                <w:webHidden/>
              </w:rPr>
              <w:fldChar w:fldCharType="begin"/>
            </w:r>
            <w:r w:rsidR="001E3EAE">
              <w:rPr>
                <w:noProof/>
                <w:webHidden/>
              </w:rPr>
              <w:instrText xml:space="preserve"> PAGEREF _Toc181900448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3BC3C530"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49" w:history="1">
            <w:r w:rsidR="001E3EAE" w:rsidRPr="007B0CB9">
              <w:rPr>
                <w:rStyle w:val="Hipervnculo"/>
                <w:noProof/>
              </w:rPr>
              <w:t>1.2.1.</w:t>
            </w:r>
            <w:r w:rsidR="001E3EAE">
              <w:rPr>
                <w:rFonts w:asciiTheme="minorHAnsi" w:eastAsiaTheme="minorEastAsia" w:hAnsiTheme="minorHAnsi" w:cstheme="minorBidi"/>
                <w:noProof/>
                <w:sz w:val="22"/>
                <w:szCs w:val="22"/>
              </w:rPr>
              <w:tab/>
            </w:r>
            <w:r w:rsidR="001E3EAE" w:rsidRPr="007B0CB9">
              <w:rPr>
                <w:rStyle w:val="Hipervnculo"/>
                <w:noProof/>
              </w:rPr>
              <w:t>Objetivo General:</w:t>
            </w:r>
            <w:r w:rsidR="001E3EAE">
              <w:rPr>
                <w:noProof/>
                <w:webHidden/>
              </w:rPr>
              <w:tab/>
            </w:r>
            <w:r w:rsidR="001E3EAE">
              <w:rPr>
                <w:noProof/>
                <w:webHidden/>
              </w:rPr>
              <w:fldChar w:fldCharType="begin"/>
            </w:r>
            <w:r w:rsidR="001E3EAE">
              <w:rPr>
                <w:noProof/>
                <w:webHidden/>
              </w:rPr>
              <w:instrText xml:space="preserve"> PAGEREF _Toc181900449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6070918F"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50" w:history="1">
            <w:r w:rsidR="001E3EAE" w:rsidRPr="007B0CB9">
              <w:rPr>
                <w:rStyle w:val="Hipervnculo"/>
                <w:noProof/>
              </w:rPr>
              <w:t>1.2.2.</w:t>
            </w:r>
            <w:r w:rsidR="001E3EAE">
              <w:rPr>
                <w:rFonts w:asciiTheme="minorHAnsi" w:eastAsiaTheme="minorEastAsia" w:hAnsiTheme="minorHAnsi" w:cstheme="minorBidi"/>
                <w:noProof/>
                <w:sz w:val="22"/>
                <w:szCs w:val="22"/>
              </w:rPr>
              <w:tab/>
            </w:r>
            <w:r w:rsidR="001E3EAE" w:rsidRPr="007B0CB9">
              <w:rPr>
                <w:rStyle w:val="Hipervnculo"/>
                <w:noProof/>
              </w:rPr>
              <w:t>Objetivos Específicos:</w:t>
            </w:r>
            <w:r w:rsidR="001E3EAE">
              <w:rPr>
                <w:noProof/>
                <w:webHidden/>
              </w:rPr>
              <w:tab/>
            </w:r>
            <w:r w:rsidR="001E3EAE">
              <w:rPr>
                <w:noProof/>
                <w:webHidden/>
              </w:rPr>
              <w:fldChar w:fldCharType="begin"/>
            </w:r>
            <w:r w:rsidR="001E3EAE">
              <w:rPr>
                <w:noProof/>
                <w:webHidden/>
              </w:rPr>
              <w:instrText xml:space="preserve"> PAGEREF _Toc181900450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598D13F5"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51" w:history="1">
            <w:r w:rsidR="001E3EAE" w:rsidRPr="007B0CB9">
              <w:rPr>
                <w:rStyle w:val="Hipervnculo"/>
                <w:noProof/>
              </w:rPr>
              <w:t>1.3.</w:t>
            </w:r>
            <w:r w:rsidR="001E3EAE">
              <w:rPr>
                <w:rFonts w:asciiTheme="minorHAnsi" w:eastAsiaTheme="minorEastAsia" w:hAnsiTheme="minorHAnsi" w:cstheme="minorBidi"/>
                <w:noProof/>
                <w:sz w:val="22"/>
                <w:szCs w:val="22"/>
              </w:rPr>
              <w:tab/>
            </w:r>
            <w:r w:rsidR="001E3EAE" w:rsidRPr="007B0CB9">
              <w:rPr>
                <w:rStyle w:val="Hipervnculo"/>
                <w:noProof/>
              </w:rPr>
              <w:t>Estructura del documento</w:t>
            </w:r>
            <w:r w:rsidR="001E3EAE">
              <w:rPr>
                <w:noProof/>
                <w:webHidden/>
              </w:rPr>
              <w:tab/>
            </w:r>
            <w:r w:rsidR="001E3EAE">
              <w:rPr>
                <w:noProof/>
                <w:webHidden/>
              </w:rPr>
              <w:fldChar w:fldCharType="begin"/>
            </w:r>
            <w:r w:rsidR="001E3EAE">
              <w:rPr>
                <w:noProof/>
                <w:webHidden/>
              </w:rPr>
              <w:instrText xml:space="preserve"> PAGEREF _Toc181900451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14438542"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452" w:history="1">
            <w:r w:rsidR="001E3EAE" w:rsidRPr="007B0CB9">
              <w:rPr>
                <w:rStyle w:val="Hipervnculo"/>
                <w:noProof/>
              </w:rPr>
              <w:t>Capítulo 2</w:t>
            </w:r>
            <w:r w:rsidR="001E3EAE">
              <w:rPr>
                <w:noProof/>
                <w:webHidden/>
              </w:rPr>
              <w:tab/>
            </w:r>
            <w:r w:rsidR="001E3EAE">
              <w:rPr>
                <w:noProof/>
                <w:webHidden/>
              </w:rPr>
              <w:fldChar w:fldCharType="begin"/>
            </w:r>
            <w:r w:rsidR="001E3EAE">
              <w:rPr>
                <w:noProof/>
                <w:webHidden/>
              </w:rPr>
              <w:instrText xml:space="preserve"> PAGEREF _Toc181900452 \h </w:instrText>
            </w:r>
            <w:r w:rsidR="001E3EAE">
              <w:rPr>
                <w:noProof/>
                <w:webHidden/>
              </w:rPr>
            </w:r>
            <w:r w:rsidR="001E3EAE">
              <w:rPr>
                <w:noProof/>
                <w:webHidden/>
              </w:rPr>
              <w:fldChar w:fldCharType="separate"/>
            </w:r>
            <w:r w:rsidR="001E3EAE">
              <w:rPr>
                <w:noProof/>
                <w:webHidden/>
              </w:rPr>
              <w:t>3</w:t>
            </w:r>
            <w:r w:rsidR="001E3EAE">
              <w:rPr>
                <w:noProof/>
                <w:webHidden/>
              </w:rPr>
              <w:fldChar w:fldCharType="end"/>
            </w:r>
          </w:hyperlink>
        </w:p>
        <w:p w14:paraId="7D5BF3FD"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453" w:history="1">
            <w:r w:rsidR="001E3EAE" w:rsidRPr="007B0CB9">
              <w:rPr>
                <w:rStyle w:val="Hipervnculo"/>
                <w:noProof/>
              </w:rPr>
              <w:t>Marco Teórico</w:t>
            </w:r>
            <w:r w:rsidR="001E3EAE">
              <w:rPr>
                <w:noProof/>
                <w:webHidden/>
              </w:rPr>
              <w:tab/>
            </w:r>
            <w:r w:rsidR="001E3EAE">
              <w:rPr>
                <w:noProof/>
                <w:webHidden/>
              </w:rPr>
              <w:fldChar w:fldCharType="begin"/>
            </w:r>
            <w:r w:rsidR="001E3EAE">
              <w:rPr>
                <w:noProof/>
                <w:webHidden/>
              </w:rPr>
              <w:instrText xml:space="preserve"> PAGEREF _Toc181900453 \h </w:instrText>
            </w:r>
            <w:r w:rsidR="001E3EAE">
              <w:rPr>
                <w:noProof/>
                <w:webHidden/>
              </w:rPr>
            </w:r>
            <w:r w:rsidR="001E3EAE">
              <w:rPr>
                <w:noProof/>
                <w:webHidden/>
              </w:rPr>
              <w:fldChar w:fldCharType="separate"/>
            </w:r>
            <w:r w:rsidR="001E3EAE">
              <w:rPr>
                <w:noProof/>
                <w:webHidden/>
              </w:rPr>
              <w:t>3</w:t>
            </w:r>
            <w:r w:rsidR="001E3EAE">
              <w:rPr>
                <w:noProof/>
                <w:webHidden/>
              </w:rPr>
              <w:fldChar w:fldCharType="end"/>
            </w:r>
          </w:hyperlink>
        </w:p>
        <w:p w14:paraId="4BAC27E5"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54" w:history="1">
            <w:r w:rsidR="001E3EAE" w:rsidRPr="007B0CB9">
              <w:rPr>
                <w:rStyle w:val="Hipervnculo"/>
                <w:noProof/>
              </w:rPr>
              <w:t>2.1.</w:t>
            </w:r>
            <w:r w:rsidR="001E3EAE">
              <w:rPr>
                <w:rFonts w:asciiTheme="minorHAnsi" w:eastAsiaTheme="minorEastAsia" w:hAnsiTheme="minorHAnsi" w:cstheme="minorBidi"/>
                <w:noProof/>
                <w:sz w:val="22"/>
                <w:szCs w:val="22"/>
              </w:rPr>
              <w:tab/>
            </w:r>
            <w:r w:rsidR="001E3EAE" w:rsidRPr="007B0CB9">
              <w:rPr>
                <w:rStyle w:val="Hipervnculo"/>
                <w:noProof/>
              </w:rPr>
              <w:t>Tráfico web</w:t>
            </w:r>
            <w:r w:rsidR="001E3EAE">
              <w:rPr>
                <w:noProof/>
                <w:webHidden/>
              </w:rPr>
              <w:tab/>
            </w:r>
            <w:r w:rsidR="001E3EAE">
              <w:rPr>
                <w:noProof/>
                <w:webHidden/>
              </w:rPr>
              <w:fldChar w:fldCharType="begin"/>
            </w:r>
            <w:r w:rsidR="001E3EAE">
              <w:rPr>
                <w:noProof/>
                <w:webHidden/>
              </w:rPr>
              <w:instrText xml:space="preserve"> PAGEREF _Toc181900454 \h </w:instrText>
            </w:r>
            <w:r w:rsidR="001E3EAE">
              <w:rPr>
                <w:noProof/>
                <w:webHidden/>
              </w:rPr>
            </w:r>
            <w:r w:rsidR="001E3EAE">
              <w:rPr>
                <w:noProof/>
                <w:webHidden/>
              </w:rPr>
              <w:fldChar w:fldCharType="separate"/>
            </w:r>
            <w:r w:rsidR="001E3EAE">
              <w:rPr>
                <w:noProof/>
                <w:webHidden/>
              </w:rPr>
              <w:t>4</w:t>
            </w:r>
            <w:r w:rsidR="001E3EAE">
              <w:rPr>
                <w:noProof/>
                <w:webHidden/>
              </w:rPr>
              <w:fldChar w:fldCharType="end"/>
            </w:r>
          </w:hyperlink>
        </w:p>
        <w:p w14:paraId="2683671E"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55" w:history="1">
            <w:r w:rsidR="001E3EAE" w:rsidRPr="007B0CB9">
              <w:rPr>
                <w:rStyle w:val="Hipervnculo"/>
                <w:noProof/>
              </w:rPr>
              <w:t>2.2.</w:t>
            </w:r>
            <w:r w:rsidR="001E3EAE">
              <w:rPr>
                <w:rFonts w:asciiTheme="minorHAnsi" w:eastAsiaTheme="minorEastAsia" w:hAnsiTheme="minorHAnsi" w:cstheme="minorBidi"/>
                <w:noProof/>
                <w:sz w:val="22"/>
                <w:szCs w:val="22"/>
              </w:rPr>
              <w:tab/>
            </w:r>
            <w:r w:rsidR="001E3EAE" w:rsidRPr="007B0CB9">
              <w:rPr>
                <w:rStyle w:val="Hipervnculo"/>
                <w:noProof/>
              </w:rPr>
              <w:t>Series de tiempo</w:t>
            </w:r>
            <w:r w:rsidR="001E3EAE">
              <w:rPr>
                <w:noProof/>
                <w:webHidden/>
              </w:rPr>
              <w:tab/>
            </w:r>
            <w:r w:rsidR="001E3EAE">
              <w:rPr>
                <w:noProof/>
                <w:webHidden/>
              </w:rPr>
              <w:fldChar w:fldCharType="begin"/>
            </w:r>
            <w:r w:rsidR="001E3EAE">
              <w:rPr>
                <w:noProof/>
                <w:webHidden/>
              </w:rPr>
              <w:instrText xml:space="preserve"> PAGEREF _Toc181900455 \h </w:instrText>
            </w:r>
            <w:r w:rsidR="001E3EAE">
              <w:rPr>
                <w:noProof/>
                <w:webHidden/>
              </w:rPr>
            </w:r>
            <w:r w:rsidR="001E3EAE">
              <w:rPr>
                <w:noProof/>
                <w:webHidden/>
              </w:rPr>
              <w:fldChar w:fldCharType="separate"/>
            </w:r>
            <w:r w:rsidR="001E3EAE">
              <w:rPr>
                <w:noProof/>
                <w:webHidden/>
              </w:rPr>
              <w:t>4</w:t>
            </w:r>
            <w:r w:rsidR="001E3EAE">
              <w:rPr>
                <w:noProof/>
                <w:webHidden/>
              </w:rPr>
              <w:fldChar w:fldCharType="end"/>
            </w:r>
          </w:hyperlink>
        </w:p>
        <w:p w14:paraId="1A17A518"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56" w:history="1">
            <w:r w:rsidR="001E3EAE" w:rsidRPr="007B0CB9">
              <w:rPr>
                <w:rStyle w:val="Hipervnculo"/>
                <w:noProof/>
              </w:rPr>
              <w:t>2.1.</w:t>
            </w:r>
            <w:r w:rsidR="001E3EAE">
              <w:rPr>
                <w:rFonts w:asciiTheme="minorHAnsi" w:eastAsiaTheme="minorEastAsia" w:hAnsiTheme="minorHAnsi" w:cstheme="minorBidi"/>
                <w:noProof/>
                <w:sz w:val="22"/>
                <w:szCs w:val="22"/>
              </w:rPr>
              <w:tab/>
            </w:r>
            <w:r w:rsidR="001E3EAE" w:rsidRPr="007B0CB9">
              <w:rPr>
                <w:rStyle w:val="Hipervnculo"/>
                <w:noProof/>
              </w:rPr>
              <w:t>Pronóstico de  series de tiempo de tráfico web</w:t>
            </w:r>
            <w:r w:rsidR="001E3EAE">
              <w:rPr>
                <w:noProof/>
                <w:webHidden/>
              </w:rPr>
              <w:tab/>
            </w:r>
            <w:r w:rsidR="001E3EAE">
              <w:rPr>
                <w:noProof/>
                <w:webHidden/>
              </w:rPr>
              <w:fldChar w:fldCharType="begin"/>
            </w:r>
            <w:r w:rsidR="001E3EAE">
              <w:rPr>
                <w:noProof/>
                <w:webHidden/>
              </w:rPr>
              <w:instrText xml:space="preserve"> PAGEREF _Toc181900456 \h </w:instrText>
            </w:r>
            <w:r w:rsidR="001E3EAE">
              <w:rPr>
                <w:noProof/>
                <w:webHidden/>
              </w:rPr>
            </w:r>
            <w:r w:rsidR="001E3EAE">
              <w:rPr>
                <w:noProof/>
                <w:webHidden/>
              </w:rPr>
              <w:fldChar w:fldCharType="separate"/>
            </w:r>
            <w:r w:rsidR="001E3EAE">
              <w:rPr>
                <w:noProof/>
                <w:webHidden/>
              </w:rPr>
              <w:t>4</w:t>
            </w:r>
            <w:r w:rsidR="001E3EAE">
              <w:rPr>
                <w:noProof/>
                <w:webHidden/>
              </w:rPr>
              <w:fldChar w:fldCharType="end"/>
            </w:r>
          </w:hyperlink>
        </w:p>
        <w:p w14:paraId="1825503B"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57" w:history="1">
            <w:r w:rsidR="001E3EAE" w:rsidRPr="007B0CB9">
              <w:rPr>
                <w:rStyle w:val="Hipervnculo"/>
                <w:noProof/>
              </w:rPr>
              <w:t>2.2.</w:t>
            </w:r>
            <w:r w:rsidR="001E3EAE">
              <w:rPr>
                <w:rFonts w:asciiTheme="minorHAnsi" w:eastAsiaTheme="minorEastAsia" w:hAnsiTheme="minorHAnsi" w:cstheme="minorBidi"/>
                <w:noProof/>
                <w:sz w:val="22"/>
                <w:szCs w:val="22"/>
              </w:rPr>
              <w:tab/>
            </w:r>
            <w:r w:rsidR="001E3EAE" w:rsidRPr="007B0CB9">
              <w:rPr>
                <w:rStyle w:val="Hipervnculo"/>
                <w:noProof/>
              </w:rPr>
              <w:t>Evaluación de desempeño de los modelos predictivos</w:t>
            </w:r>
            <w:r w:rsidR="001E3EAE">
              <w:rPr>
                <w:noProof/>
                <w:webHidden/>
              </w:rPr>
              <w:tab/>
            </w:r>
            <w:r w:rsidR="001E3EAE">
              <w:rPr>
                <w:noProof/>
                <w:webHidden/>
              </w:rPr>
              <w:fldChar w:fldCharType="begin"/>
            </w:r>
            <w:r w:rsidR="001E3EAE">
              <w:rPr>
                <w:noProof/>
                <w:webHidden/>
              </w:rPr>
              <w:instrText xml:space="preserve"> PAGEREF _Toc181900457 \h </w:instrText>
            </w:r>
            <w:r w:rsidR="001E3EAE">
              <w:rPr>
                <w:noProof/>
                <w:webHidden/>
              </w:rPr>
            </w:r>
            <w:r w:rsidR="001E3EAE">
              <w:rPr>
                <w:noProof/>
                <w:webHidden/>
              </w:rPr>
              <w:fldChar w:fldCharType="separate"/>
            </w:r>
            <w:r w:rsidR="001E3EAE">
              <w:rPr>
                <w:noProof/>
                <w:webHidden/>
              </w:rPr>
              <w:t>6</w:t>
            </w:r>
            <w:r w:rsidR="001E3EAE">
              <w:rPr>
                <w:noProof/>
                <w:webHidden/>
              </w:rPr>
              <w:fldChar w:fldCharType="end"/>
            </w:r>
          </w:hyperlink>
        </w:p>
        <w:p w14:paraId="6A8397FC"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458" w:history="1">
            <w:r w:rsidR="001E3EAE" w:rsidRPr="007B0CB9">
              <w:rPr>
                <w:rStyle w:val="Hipervnculo"/>
                <w:noProof/>
              </w:rPr>
              <w:t>Capítulo 3</w:t>
            </w:r>
            <w:r w:rsidR="001E3EAE">
              <w:rPr>
                <w:noProof/>
                <w:webHidden/>
              </w:rPr>
              <w:tab/>
            </w:r>
            <w:r w:rsidR="001E3EAE">
              <w:rPr>
                <w:noProof/>
                <w:webHidden/>
              </w:rPr>
              <w:fldChar w:fldCharType="begin"/>
            </w:r>
            <w:r w:rsidR="001E3EAE">
              <w:rPr>
                <w:noProof/>
                <w:webHidden/>
              </w:rPr>
              <w:instrText xml:space="preserve"> PAGEREF _Toc181900458 \h </w:instrText>
            </w:r>
            <w:r w:rsidR="001E3EAE">
              <w:rPr>
                <w:noProof/>
                <w:webHidden/>
              </w:rPr>
            </w:r>
            <w:r w:rsidR="001E3EAE">
              <w:rPr>
                <w:noProof/>
                <w:webHidden/>
              </w:rPr>
              <w:fldChar w:fldCharType="separate"/>
            </w:r>
            <w:r w:rsidR="001E3EAE">
              <w:rPr>
                <w:noProof/>
                <w:webHidden/>
              </w:rPr>
              <w:t>7</w:t>
            </w:r>
            <w:r w:rsidR="001E3EAE">
              <w:rPr>
                <w:noProof/>
                <w:webHidden/>
              </w:rPr>
              <w:fldChar w:fldCharType="end"/>
            </w:r>
          </w:hyperlink>
        </w:p>
        <w:p w14:paraId="556A935C"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459" w:history="1">
            <w:r w:rsidR="001E3EAE" w:rsidRPr="007B0CB9">
              <w:rPr>
                <w:rStyle w:val="Hipervnculo"/>
                <w:noProof/>
              </w:rPr>
              <w:t>Descripción del problema</w:t>
            </w:r>
            <w:r w:rsidR="001E3EAE">
              <w:rPr>
                <w:noProof/>
                <w:webHidden/>
              </w:rPr>
              <w:tab/>
            </w:r>
            <w:r w:rsidR="001E3EAE">
              <w:rPr>
                <w:noProof/>
                <w:webHidden/>
              </w:rPr>
              <w:fldChar w:fldCharType="begin"/>
            </w:r>
            <w:r w:rsidR="001E3EAE">
              <w:rPr>
                <w:noProof/>
                <w:webHidden/>
              </w:rPr>
              <w:instrText xml:space="preserve"> PAGEREF _Toc181900459 \h </w:instrText>
            </w:r>
            <w:r w:rsidR="001E3EAE">
              <w:rPr>
                <w:noProof/>
                <w:webHidden/>
              </w:rPr>
            </w:r>
            <w:r w:rsidR="001E3EAE">
              <w:rPr>
                <w:noProof/>
                <w:webHidden/>
              </w:rPr>
              <w:fldChar w:fldCharType="separate"/>
            </w:r>
            <w:r w:rsidR="001E3EAE">
              <w:rPr>
                <w:noProof/>
                <w:webHidden/>
              </w:rPr>
              <w:t>7</w:t>
            </w:r>
            <w:r w:rsidR="001E3EAE">
              <w:rPr>
                <w:noProof/>
                <w:webHidden/>
              </w:rPr>
              <w:fldChar w:fldCharType="end"/>
            </w:r>
          </w:hyperlink>
        </w:p>
        <w:p w14:paraId="74A41114"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60" w:history="1">
            <w:r w:rsidR="001E3EAE" w:rsidRPr="007B0CB9">
              <w:rPr>
                <w:rStyle w:val="Hipervnculo"/>
                <w:bCs/>
                <w:iCs/>
                <w:noProof/>
              </w:rPr>
              <w:t>3.1</w:t>
            </w:r>
            <w:r w:rsidR="001E3EAE">
              <w:rPr>
                <w:rFonts w:asciiTheme="minorHAnsi" w:eastAsiaTheme="minorEastAsia" w:hAnsiTheme="minorHAnsi" w:cstheme="minorBidi"/>
                <w:noProof/>
                <w:sz w:val="22"/>
                <w:szCs w:val="22"/>
              </w:rPr>
              <w:tab/>
            </w:r>
            <w:r w:rsidR="001E3EAE" w:rsidRPr="007B0CB9">
              <w:rPr>
                <w:rStyle w:val="Hipervnculo"/>
                <w:bCs/>
                <w:iCs/>
                <w:noProof/>
              </w:rPr>
              <w:t>El problema</w:t>
            </w:r>
            <w:r w:rsidR="001E3EAE">
              <w:rPr>
                <w:noProof/>
                <w:webHidden/>
              </w:rPr>
              <w:tab/>
            </w:r>
            <w:r w:rsidR="001E3EAE">
              <w:rPr>
                <w:noProof/>
                <w:webHidden/>
              </w:rPr>
              <w:fldChar w:fldCharType="begin"/>
            </w:r>
            <w:r w:rsidR="001E3EAE">
              <w:rPr>
                <w:noProof/>
                <w:webHidden/>
              </w:rPr>
              <w:instrText xml:space="preserve"> PAGEREF _Toc181900460 \h </w:instrText>
            </w:r>
            <w:r w:rsidR="001E3EAE">
              <w:rPr>
                <w:noProof/>
                <w:webHidden/>
              </w:rPr>
            </w:r>
            <w:r w:rsidR="001E3EAE">
              <w:rPr>
                <w:noProof/>
                <w:webHidden/>
              </w:rPr>
              <w:fldChar w:fldCharType="separate"/>
            </w:r>
            <w:r w:rsidR="001E3EAE">
              <w:rPr>
                <w:noProof/>
                <w:webHidden/>
              </w:rPr>
              <w:t>8</w:t>
            </w:r>
            <w:r w:rsidR="001E3EAE">
              <w:rPr>
                <w:noProof/>
                <w:webHidden/>
              </w:rPr>
              <w:fldChar w:fldCharType="end"/>
            </w:r>
          </w:hyperlink>
        </w:p>
        <w:p w14:paraId="5530123E"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61" w:history="1">
            <w:r w:rsidR="001E3EAE" w:rsidRPr="007B0CB9">
              <w:rPr>
                <w:rStyle w:val="Hipervnculo"/>
                <w:noProof/>
              </w:rPr>
              <w:t>3.2</w:t>
            </w:r>
            <w:r w:rsidR="001E3EAE">
              <w:rPr>
                <w:rFonts w:asciiTheme="minorHAnsi" w:eastAsiaTheme="minorEastAsia" w:hAnsiTheme="minorHAnsi" w:cstheme="minorBidi"/>
                <w:noProof/>
                <w:sz w:val="22"/>
                <w:szCs w:val="22"/>
              </w:rPr>
              <w:tab/>
            </w:r>
            <w:r w:rsidR="001E3EAE" w:rsidRPr="007B0CB9">
              <w:rPr>
                <w:rStyle w:val="Hipervnculo"/>
                <w:noProof/>
              </w:rPr>
              <w:t>Estructura Organizacional</w:t>
            </w:r>
            <w:r w:rsidR="001E3EAE">
              <w:rPr>
                <w:noProof/>
                <w:webHidden/>
              </w:rPr>
              <w:tab/>
            </w:r>
            <w:r w:rsidR="001E3EAE">
              <w:rPr>
                <w:noProof/>
                <w:webHidden/>
              </w:rPr>
              <w:fldChar w:fldCharType="begin"/>
            </w:r>
            <w:r w:rsidR="001E3EAE">
              <w:rPr>
                <w:noProof/>
                <w:webHidden/>
              </w:rPr>
              <w:instrText xml:space="preserve"> PAGEREF _Toc181900461 \h </w:instrText>
            </w:r>
            <w:r w:rsidR="001E3EAE">
              <w:rPr>
                <w:noProof/>
                <w:webHidden/>
              </w:rPr>
            </w:r>
            <w:r w:rsidR="001E3EAE">
              <w:rPr>
                <w:noProof/>
                <w:webHidden/>
              </w:rPr>
              <w:fldChar w:fldCharType="separate"/>
            </w:r>
            <w:r w:rsidR="001E3EAE">
              <w:rPr>
                <w:noProof/>
                <w:webHidden/>
              </w:rPr>
              <w:t>8</w:t>
            </w:r>
            <w:r w:rsidR="001E3EAE">
              <w:rPr>
                <w:noProof/>
                <w:webHidden/>
              </w:rPr>
              <w:fldChar w:fldCharType="end"/>
            </w:r>
          </w:hyperlink>
        </w:p>
        <w:p w14:paraId="3038B69B"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62" w:history="1">
            <w:r w:rsidR="001E3EAE" w:rsidRPr="007B0CB9">
              <w:rPr>
                <w:rStyle w:val="Hipervnculo"/>
                <w:noProof/>
              </w:rPr>
              <w:t>Organigrama</w:t>
            </w:r>
            <w:r w:rsidR="001E3EAE">
              <w:rPr>
                <w:noProof/>
                <w:webHidden/>
              </w:rPr>
              <w:tab/>
            </w:r>
            <w:r w:rsidR="001E3EAE">
              <w:rPr>
                <w:noProof/>
                <w:webHidden/>
              </w:rPr>
              <w:fldChar w:fldCharType="begin"/>
            </w:r>
            <w:r w:rsidR="001E3EAE">
              <w:rPr>
                <w:noProof/>
                <w:webHidden/>
              </w:rPr>
              <w:instrText xml:space="preserve"> PAGEREF _Toc181900462 \h </w:instrText>
            </w:r>
            <w:r w:rsidR="001E3EAE">
              <w:rPr>
                <w:noProof/>
                <w:webHidden/>
              </w:rPr>
            </w:r>
            <w:r w:rsidR="001E3EAE">
              <w:rPr>
                <w:noProof/>
                <w:webHidden/>
              </w:rPr>
              <w:fldChar w:fldCharType="separate"/>
            </w:r>
            <w:r w:rsidR="001E3EAE">
              <w:rPr>
                <w:noProof/>
                <w:webHidden/>
              </w:rPr>
              <w:t>8</w:t>
            </w:r>
            <w:r w:rsidR="001E3EAE">
              <w:rPr>
                <w:noProof/>
                <w:webHidden/>
              </w:rPr>
              <w:fldChar w:fldCharType="end"/>
            </w:r>
          </w:hyperlink>
        </w:p>
        <w:p w14:paraId="0AC2293C"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463" w:history="1">
            <w:r w:rsidR="001E3EAE" w:rsidRPr="007B0CB9">
              <w:rPr>
                <w:rStyle w:val="Hipervnculo"/>
                <w:noProof/>
              </w:rPr>
              <w:t>Capítulo 4</w:t>
            </w:r>
            <w:r w:rsidR="001E3EAE">
              <w:rPr>
                <w:noProof/>
                <w:webHidden/>
              </w:rPr>
              <w:tab/>
            </w:r>
            <w:r w:rsidR="001E3EAE">
              <w:rPr>
                <w:noProof/>
                <w:webHidden/>
              </w:rPr>
              <w:fldChar w:fldCharType="begin"/>
            </w:r>
            <w:r w:rsidR="001E3EAE">
              <w:rPr>
                <w:noProof/>
                <w:webHidden/>
              </w:rPr>
              <w:instrText xml:space="preserve"> PAGEREF _Toc181900463 \h </w:instrText>
            </w:r>
            <w:r w:rsidR="001E3EAE">
              <w:rPr>
                <w:noProof/>
                <w:webHidden/>
              </w:rPr>
            </w:r>
            <w:r w:rsidR="001E3EAE">
              <w:rPr>
                <w:noProof/>
                <w:webHidden/>
              </w:rPr>
              <w:fldChar w:fldCharType="separate"/>
            </w:r>
            <w:r w:rsidR="001E3EAE">
              <w:rPr>
                <w:noProof/>
                <w:webHidden/>
              </w:rPr>
              <w:t>10</w:t>
            </w:r>
            <w:r w:rsidR="001E3EAE">
              <w:rPr>
                <w:noProof/>
                <w:webHidden/>
              </w:rPr>
              <w:fldChar w:fldCharType="end"/>
            </w:r>
          </w:hyperlink>
        </w:p>
        <w:p w14:paraId="55B49CDE"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464" w:history="1">
            <w:r w:rsidR="001E3EAE" w:rsidRPr="007B0CB9">
              <w:rPr>
                <w:rStyle w:val="Hipervnculo"/>
                <w:noProof/>
              </w:rPr>
              <w:t>Solución Propuesta</w:t>
            </w:r>
            <w:r w:rsidR="001E3EAE">
              <w:rPr>
                <w:noProof/>
                <w:webHidden/>
              </w:rPr>
              <w:tab/>
            </w:r>
            <w:r w:rsidR="001E3EAE">
              <w:rPr>
                <w:noProof/>
                <w:webHidden/>
              </w:rPr>
              <w:fldChar w:fldCharType="begin"/>
            </w:r>
            <w:r w:rsidR="001E3EAE">
              <w:rPr>
                <w:noProof/>
                <w:webHidden/>
              </w:rPr>
              <w:instrText xml:space="preserve"> PAGEREF _Toc181900464 \h </w:instrText>
            </w:r>
            <w:r w:rsidR="001E3EAE">
              <w:rPr>
                <w:noProof/>
                <w:webHidden/>
              </w:rPr>
            </w:r>
            <w:r w:rsidR="001E3EAE">
              <w:rPr>
                <w:noProof/>
                <w:webHidden/>
              </w:rPr>
              <w:fldChar w:fldCharType="separate"/>
            </w:r>
            <w:r w:rsidR="001E3EAE">
              <w:rPr>
                <w:noProof/>
                <w:webHidden/>
              </w:rPr>
              <w:t>10</w:t>
            </w:r>
            <w:r w:rsidR="001E3EAE">
              <w:rPr>
                <w:noProof/>
                <w:webHidden/>
              </w:rPr>
              <w:fldChar w:fldCharType="end"/>
            </w:r>
          </w:hyperlink>
        </w:p>
        <w:p w14:paraId="0CF2C1B9"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65" w:history="1">
            <w:r w:rsidR="001E3EAE" w:rsidRPr="007B0CB9">
              <w:rPr>
                <w:rStyle w:val="Hipervnculo"/>
                <w:noProof/>
              </w:rPr>
              <w:t>4.1</w:t>
            </w:r>
            <w:r w:rsidR="001E3EAE">
              <w:rPr>
                <w:rFonts w:asciiTheme="minorHAnsi" w:eastAsiaTheme="minorEastAsia" w:hAnsiTheme="minorHAnsi" w:cstheme="minorBidi"/>
                <w:noProof/>
                <w:sz w:val="22"/>
                <w:szCs w:val="22"/>
              </w:rPr>
              <w:tab/>
            </w:r>
            <w:r w:rsidR="001E3EAE" w:rsidRPr="007B0CB9">
              <w:rPr>
                <w:rStyle w:val="Hipervnculo"/>
                <w:noProof/>
              </w:rPr>
              <w:t>Materiales y Métodos</w:t>
            </w:r>
            <w:r w:rsidR="001E3EAE">
              <w:rPr>
                <w:noProof/>
                <w:webHidden/>
              </w:rPr>
              <w:tab/>
            </w:r>
            <w:r w:rsidR="001E3EAE">
              <w:rPr>
                <w:noProof/>
                <w:webHidden/>
              </w:rPr>
              <w:fldChar w:fldCharType="begin"/>
            </w:r>
            <w:r w:rsidR="001E3EAE">
              <w:rPr>
                <w:noProof/>
                <w:webHidden/>
              </w:rPr>
              <w:instrText xml:space="preserve"> PAGEREF _Toc181900465 \h </w:instrText>
            </w:r>
            <w:r w:rsidR="001E3EAE">
              <w:rPr>
                <w:noProof/>
                <w:webHidden/>
              </w:rPr>
            </w:r>
            <w:r w:rsidR="001E3EAE">
              <w:rPr>
                <w:noProof/>
                <w:webHidden/>
              </w:rPr>
              <w:fldChar w:fldCharType="separate"/>
            </w:r>
            <w:r w:rsidR="001E3EAE">
              <w:rPr>
                <w:noProof/>
                <w:webHidden/>
              </w:rPr>
              <w:t>11</w:t>
            </w:r>
            <w:r w:rsidR="001E3EAE">
              <w:rPr>
                <w:noProof/>
                <w:webHidden/>
              </w:rPr>
              <w:fldChar w:fldCharType="end"/>
            </w:r>
          </w:hyperlink>
        </w:p>
        <w:p w14:paraId="57FE9E36" w14:textId="77777777" w:rsidR="001E3EAE" w:rsidRDefault="00DE0470">
          <w:pPr>
            <w:pStyle w:val="TDC2"/>
            <w:tabs>
              <w:tab w:val="left" w:pos="880"/>
              <w:tab w:val="right" w:leader="dot" w:pos="8211"/>
            </w:tabs>
            <w:rPr>
              <w:rFonts w:asciiTheme="minorHAnsi" w:eastAsiaTheme="minorEastAsia" w:hAnsiTheme="minorHAnsi" w:cstheme="minorBidi"/>
              <w:noProof/>
              <w:sz w:val="22"/>
              <w:szCs w:val="22"/>
            </w:rPr>
          </w:pPr>
          <w:hyperlink w:anchor="_Toc181900466" w:history="1">
            <w:r w:rsidR="001E3EAE" w:rsidRPr="007B0CB9">
              <w:rPr>
                <w:rStyle w:val="Hipervnculo"/>
                <w:noProof/>
              </w:rPr>
              <w:t>4.2</w:t>
            </w:r>
            <w:r w:rsidR="001E3EAE">
              <w:rPr>
                <w:rFonts w:asciiTheme="minorHAnsi" w:eastAsiaTheme="minorEastAsia" w:hAnsiTheme="minorHAnsi" w:cstheme="minorBidi"/>
                <w:noProof/>
                <w:sz w:val="22"/>
                <w:szCs w:val="22"/>
              </w:rPr>
              <w:tab/>
            </w:r>
            <w:r w:rsidR="001E3EAE" w:rsidRPr="007B0CB9">
              <w:rPr>
                <w:rStyle w:val="Hipervnculo"/>
                <w:noProof/>
              </w:rPr>
              <w:t>Herramientas</w:t>
            </w:r>
            <w:r w:rsidR="001E3EAE">
              <w:rPr>
                <w:noProof/>
                <w:webHidden/>
              </w:rPr>
              <w:tab/>
            </w:r>
            <w:r w:rsidR="001E3EAE">
              <w:rPr>
                <w:noProof/>
                <w:webHidden/>
              </w:rPr>
              <w:fldChar w:fldCharType="begin"/>
            </w:r>
            <w:r w:rsidR="001E3EAE">
              <w:rPr>
                <w:noProof/>
                <w:webHidden/>
              </w:rPr>
              <w:instrText xml:space="preserve"> PAGEREF _Toc181900466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5E086CCF"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67" w:history="1">
            <w:r w:rsidR="001E3EAE" w:rsidRPr="007B0CB9">
              <w:rPr>
                <w:rStyle w:val="Hipervnculo"/>
                <w:noProof/>
              </w:rPr>
              <w:t>4.2.1</w:t>
            </w:r>
            <w:r w:rsidR="001E3EAE">
              <w:rPr>
                <w:rFonts w:asciiTheme="minorHAnsi" w:eastAsiaTheme="minorEastAsia" w:hAnsiTheme="minorHAnsi" w:cstheme="minorBidi"/>
                <w:noProof/>
                <w:sz w:val="22"/>
                <w:szCs w:val="22"/>
              </w:rPr>
              <w:tab/>
            </w:r>
            <w:r w:rsidR="001E3EAE" w:rsidRPr="007B0CB9">
              <w:rPr>
                <w:rStyle w:val="Hipervnculo"/>
                <w:noProof/>
              </w:rPr>
              <w:t>Python</w:t>
            </w:r>
            <w:r w:rsidR="001E3EAE">
              <w:rPr>
                <w:noProof/>
                <w:webHidden/>
              </w:rPr>
              <w:tab/>
            </w:r>
            <w:r w:rsidR="001E3EAE">
              <w:rPr>
                <w:noProof/>
                <w:webHidden/>
              </w:rPr>
              <w:fldChar w:fldCharType="begin"/>
            </w:r>
            <w:r w:rsidR="001E3EAE">
              <w:rPr>
                <w:noProof/>
                <w:webHidden/>
              </w:rPr>
              <w:instrText xml:space="preserve"> PAGEREF _Toc181900467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04433052"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68" w:history="1">
            <w:r w:rsidR="001E3EAE" w:rsidRPr="007B0CB9">
              <w:rPr>
                <w:rStyle w:val="Hipervnculo"/>
                <w:noProof/>
              </w:rPr>
              <w:t>4.2.2</w:t>
            </w:r>
            <w:r w:rsidR="001E3EAE">
              <w:rPr>
                <w:rFonts w:asciiTheme="minorHAnsi" w:eastAsiaTheme="minorEastAsia" w:hAnsiTheme="minorHAnsi" w:cstheme="minorBidi"/>
                <w:noProof/>
                <w:sz w:val="22"/>
                <w:szCs w:val="22"/>
              </w:rPr>
              <w:tab/>
            </w:r>
            <w:r w:rsidR="001E3EAE" w:rsidRPr="007B0CB9">
              <w:rPr>
                <w:rStyle w:val="Hipervnculo"/>
                <w:noProof/>
              </w:rPr>
              <w:t>Google Drive</w:t>
            </w:r>
            <w:r w:rsidR="001E3EAE">
              <w:rPr>
                <w:noProof/>
                <w:webHidden/>
              </w:rPr>
              <w:tab/>
            </w:r>
            <w:r w:rsidR="001E3EAE">
              <w:rPr>
                <w:noProof/>
                <w:webHidden/>
              </w:rPr>
              <w:fldChar w:fldCharType="begin"/>
            </w:r>
            <w:r w:rsidR="001E3EAE">
              <w:rPr>
                <w:noProof/>
                <w:webHidden/>
              </w:rPr>
              <w:instrText xml:space="preserve"> PAGEREF _Toc181900468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20A17B94"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69" w:history="1">
            <w:r w:rsidR="001E3EAE" w:rsidRPr="007B0CB9">
              <w:rPr>
                <w:rStyle w:val="Hipervnculo"/>
                <w:noProof/>
              </w:rPr>
              <w:t>4.2.3</w:t>
            </w:r>
            <w:r w:rsidR="001E3EAE">
              <w:rPr>
                <w:rFonts w:asciiTheme="minorHAnsi" w:eastAsiaTheme="minorEastAsia" w:hAnsiTheme="minorHAnsi" w:cstheme="minorBidi"/>
                <w:noProof/>
                <w:sz w:val="22"/>
                <w:szCs w:val="22"/>
              </w:rPr>
              <w:tab/>
            </w:r>
            <w:r w:rsidR="001E3EAE" w:rsidRPr="007B0CB9">
              <w:rPr>
                <w:rStyle w:val="Hipervnculo"/>
                <w:noProof/>
              </w:rPr>
              <w:t>Universal Analytics (UA)</w:t>
            </w:r>
            <w:r w:rsidR="001E3EAE">
              <w:rPr>
                <w:noProof/>
                <w:webHidden/>
              </w:rPr>
              <w:tab/>
            </w:r>
            <w:r w:rsidR="001E3EAE">
              <w:rPr>
                <w:noProof/>
                <w:webHidden/>
              </w:rPr>
              <w:fldChar w:fldCharType="begin"/>
            </w:r>
            <w:r w:rsidR="001E3EAE">
              <w:rPr>
                <w:noProof/>
                <w:webHidden/>
              </w:rPr>
              <w:instrText xml:space="preserve"> PAGEREF _Toc181900469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6E0EA2AC"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0" w:history="1">
            <w:r w:rsidR="001E3EAE" w:rsidRPr="007B0CB9">
              <w:rPr>
                <w:rStyle w:val="Hipervnculo"/>
                <w:noProof/>
              </w:rPr>
              <w:t>4.2.4</w:t>
            </w:r>
            <w:r w:rsidR="001E3EAE">
              <w:rPr>
                <w:rFonts w:asciiTheme="minorHAnsi" w:eastAsiaTheme="minorEastAsia" w:hAnsiTheme="minorHAnsi" w:cstheme="minorBidi"/>
                <w:noProof/>
                <w:sz w:val="22"/>
                <w:szCs w:val="22"/>
              </w:rPr>
              <w:tab/>
            </w:r>
            <w:r w:rsidR="001E3EAE" w:rsidRPr="007B0CB9">
              <w:rPr>
                <w:rStyle w:val="Hipervnculo"/>
                <w:noProof/>
              </w:rPr>
              <w:t>Google Analytics 4 (GA4)</w:t>
            </w:r>
            <w:r w:rsidR="001E3EAE">
              <w:rPr>
                <w:noProof/>
                <w:webHidden/>
              </w:rPr>
              <w:tab/>
            </w:r>
            <w:r w:rsidR="001E3EAE">
              <w:rPr>
                <w:noProof/>
                <w:webHidden/>
              </w:rPr>
              <w:fldChar w:fldCharType="begin"/>
            </w:r>
            <w:r w:rsidR="001E3EAE">
              <w:rPr>
                <w:noProof/>
                <w:webHidden/>
              </w:rPr>
              <w:instrText xml:space="preserve"> PAGEREF _Toc181900470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42838C62"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1" w:history="1">
            <w:r w:rsidR="001E3EAE" w:rsidRPr="007B0CB9">
              <w:rPr>
                <w:rStyle w:val="Hipervnculo"/>
                <w:noProof/>
              </w:rPr>
              <w:t>4.2.5</w:t>
            </w:r>
            <w:r w:rsidR="001E3EAE">
              <w:rPr>
                <w:rFonts w:asciiTheme="minorHAnsi" w:eastAsiaTheme="minorEastAsia" w:hAnsiTheme="minorHAnsi" w:cstheme="minorBidi"/>
                <w:noProof/>
                <w:sz w:val="22"/>
                <w:szCs w:val="22"/>
              </w:rPr>
              <w:tab/>
            </w:r>
            <w:r w:rsidR="001E3EAE" w:rsidRPr="007B0CB9">
              <w:rPr>
                <w:rStyle w:val="Hipervnculo"/>
                <w:noProof/>
              </w:rPr>
              <w:t>Looker Studio</w:t>
            </w:r>
            <w:r w:rsidR="001E3EAE">
              <w:rPr>
                <w:noProof/>
                <w:webHidden/>
              </w:rPr>
              <w:tab/>
            </w:r>
            <w:r w:rsidR="001E3EAE">
              <w:rPr>
                <w:noProof/>
                <w:webHidden/>
              </w:rPr>
              <w:fldChar w:fldCharType="begin"/>
            </w:r>
            <w:r w:rsidR="001E3EAE">
              <w:rPr>
                <w:noProof/>
                <w:webHidden/>
              </w:rPr>
              <w:instrText xml:space="preserve"> PAGEREF _Toc181900471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4BAD54A8"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2" w:history="1">
            <w:r w:rsidR="001E3EAE" w:rsidRPr="007B0CB9">
              <w:rPr>
                <w:rStyle w:val="Hipervnculo"/>
                <w:noProof/>
              </w:rPr>
              <w:t>4.2.6</w:t>
            </w:r>
            <w:r w:rsidR="001E3EAE">
              <w:rPr>
                <w:rFonts w:asciiTheme="minorHAnsi" w:eastAsiaTheme="minorEastAsia" w:hAnsiTheme="minorHAnsi" w:cstheme="minorBidi"/>
                <w:noProof/>
                <w:sz w:val="22"/>
                <w:szCs w:val="22"/>
              </w:rPr>
              <w:tab/>
            </w:r>
            <w:r w:rsidR="001E3EAE" w:rsidRPr="007B0CB9">
              <w:rPr>
                <w:rStyle w:val="Hipervnculo"/>
                <w:noProof/>
              </w:rPr>
              <w:t>Microsoft Word</w:t>
            </w:r>
            <w:r w:rsidR="001E3EAE">
              <w:rPr>
                <w:noProof/>
                <w:webHidden/>
              </w:rPr>
              <w:tab/>
            </w:r>
            <w:r w:rsidR="001E3EAE">
              <w:rPr>
                <w:noProof/>
                <w:webHidden/>
              </w:rPr>
              <w:fldChar w:fldCharType="begin"/>
            </w:r>
            <w:r w:rsidR="001E3EAE">
              <w:rPr>
                <w:noProof/>
                <w:webHidden/>
              </w:rPr>
              <w:instrText xml:space="preserve"> PAGEREF _Toc181900472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53958EB1"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3" w:history="1">
            <w:r w:rsidR="001E3EAE" w:rsidRPr="007B0CB9">
              <w:rPr>
                <w:rStyle w:val="Hipervnculo"/>
                <w:noProof/>
              </w:rPr>
              <w:t>4.2.7</w:t>
            </w:r>
            <w:r w:rsidR="001E3EAE">
              <w:rPr>
                <w:rFonts w:asciiTheme="minorHAnsi" w:eastAsiaTheme="minorEastAsia" w:hAnsiTheme="minorHAnsi" w:cstheme="minorBidi"/>
                <w:noProof/>
                <w:sz w:val="22"/>
                <w:szCs w:val="22"/>
              </w:rPr>
              <w:tab/>
            </w:r>
            <w:r w:rsidR="001E3EAE" w:rsidRPr="007B0CB9">
              <w:rPr>
                <w:rStyle w:val="Hipervnculo"/>
                <w:noProof/>
              </w:rPr>
              <w:t>Microsoft Excel</w:t>
            </w:r>
            <w:r w:rsidR="001E3EAE">
              <w:rPr>
                <w:noProof/>
                <w:webHidden/>
              </w:rPr>
              <w:tab/>
            </w:r>
            <w:r w:rsidR="001E3EAE">
              <w:rPr>
                <w:noProof/>
                <w:webHidden/>
              </w:rPr>
              <w:fldChar w:fldCharType="begin"/>
            </w:r>
            <w:r w:rsidR="001E3EAE">
              <w:rPr>
                <w:noProof/>
                <w:webHidden/>
              </w:rPr>
              <w:instrText xml:space="preserve"> PAGEREF _Toc181900473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2B8FF817"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4" w:history="1">
            <w:r w:rsidR="001E3EAE" w:rsidRPr="007B0CB9">
              <w:rPr>
                <w:rStyle w:val="Hipervnculo"/>
                <w:noProof/>
              </w:rPr>
              <w:t>4.2.8</w:t>
            </w:r>
            <w:r w:rsidR="001E3EAE">
              <w:rPr>
                <w:rFonts w:asciiTheme="minorHAnsi" w:eastAsiaTheme="minorEastAsia" w:hAnsiTheme="minorHAnsi" w:cstheme="minorBidi"/>
                <w:noProof/>
                <w:sz w:val="22"/>
                <w:szCs w:val="22"/>
              </w:rPr>
              <w:tab/>
            </w:r>
            <w:r w:rsidR="001E3EAE" w:rsidRPr="007B0CB9">
              <w:rPr>
                <w:rStyle w:val="Hipervnculo"/>
                <w:noProof/>
              </w:rPr>
              <w:t>Numpy</w:t>
            </w:r>
            <w:r w:rsidR="001E3EAE">
              <w:rPr>
                <w:noProof/>
                <w:webHidden/>
              </w:rPr>
              <w:tab/>
            </w:r>
            <w:r w:rsidR="001E3EAE">
              <w:rPr>
                <w:noProof/>
                <w:webHidden/>
              </w:rPr>
              <w:fldChar w:fldCharType="begin"/>
            </w:r>
            <w:r w:rsidR="001E3EAE">
              <w:rPr>
                <w:noProof/>
                <w:webHidden/>
              </w:rPr>
              <w:instrText xml:space="preserve"> PAGEREF _Toc181900474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4D2D5163"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5" w:history="1">
            <w:r w:rsidR="001E3EAE" w:rsidRPr="007B0CB9">
              <w:rPr>
                <w:rStyle w:val="Hipervnculo"/>
                <w:noProof/>
              </w:rPr>
              <w:t>4.2.9</w:t>
            </w:r>
            <w:r w:rsidR="001E3EAE">
              <w:rPr>
                <w:rFonts w:asciiTheme="minorHAnsi" w:eastAsiaTheme="minorEastAsia" w:hAnsiTheme="minorHAnsi" w:cstheme="minorBidi"/>
                <w:noProof/>
                <w:sz w:val="22"/>
                <w:szCs w:val="22"/>
              </w:rPr>
              <w:tab/>
            </w:r>
            <w:r w:rsidR="001E3EAE" w:rsidRPr="007B0CB9">
              <w:rPr>
                <w:rStyle w:val="Hipervnculo"/>
                <w:noProof/>
              </w:rPr>
              <w:t>Tensorflow</w:t>
            </w:r>
            <w:r w:rsidR="001E3EAE">
              <w:rPr>
                <w:noProof/>
                <w:webHidden/>
              </w:rPr>
              <w:tab/>
            </w:r>
            <w:r w:rsidR="001E3EAE">
              <w:rPr>
                <w:noProof/>
                <w:webHidden/>
              </w:rPr>
              <w:fldChar w:fldCharType="begin"/>
            </w:r>
            <w:r w:rsidR="001E3EAE">
              <w:rPr>
                <w:noProof/>
                <w:webHidden/>
              </w:rPr>
              <w:instrText xml:space="preserve"> PAGEREF _Toc181900475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5E98244C"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6" w:history="1">
            <w:r w:rsidR="001E3EAE" w:rsidRPr="007B0CB9">
              <w:rPr>
                <w:rStyle w:val="Hipervnculo"/>
                <w:noProof/>
              </w:rPr>
              <w:t>4.2.10</w:t>
            </w:r>
            <w:r w:rsidR="001E3EAE">
              <w:rPr>
                <w:rFonts w:asciiTheme="minorHAnsi" w:eastAsiaTheme="minorEastAsia" w:hAnsiTheme="minorHAnsi" w:cstheme="minorBidi"/>
                <w:noProof/>
                <w:sz w:val="22"/>
                <w:szCs w:val="22"/>
              </w:rPr>
              <w:tab/>
            </w:r>
            <w:r w:rsidR="001E3EAE" w:rsidRPr="007B0CB9">
              <w:rPr>
                <w:rStyle w:val="Hipervnculo"/>
                <w:noProof/>
              </w:rPr>
              <w:t>Keras</w:t>
            </w:r>
            <w:r w:rsidR="001E3EAE">
              <w:rPr>
                <w:noProof/>
                <w:webHidden/>
              </w:rPr>
              <w:tab/>
            </w:r>
            <w:r w:rsidR="001E3EAE">
              <w:rPr>
                <w:noProof/>
                <w:webHidden/>
              </w:rPr>
              <w:fldChar w:fldCharType="begin"/>
            </w:r>
            <w:r w:rsidR="001E3EAE">
              <w:rPr>
                <w:noProof/>
                <w:webHidden/>
              </w:rPr>
              <w:instrText xml:space="preserve"> PAGEREF _Toc181900476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0DB54F94"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7" w:history="1">
            <w:r w:rsidR="001E3EAE" w:rsidRPr="007B0CB9">
              <w:rPr>
                <w:rStyle w:val="Hipervnculo"/>
                <w:noProof/>
              </w:rPr>
              <w:t>4.2.11</w:t>
            </w:r>
            <w:r w:rsidR="001E3EAE">
              <w:rPr>
                <w:rFonts w:asciiTheme="minorHAnsi" w:eastAsiaTheme="minorEastAsia" w:hAnsiTheme="minorHAnsi" w:cstheme="minorBidi"/>
                <w:noProof/>
                <w:sz w:val="22"/>
                <w:szCs w:val="22"/>
              </w:rPr>
              <w:tab/>
            </w:r>
            <w:r w:rsidR="001E3EAE" w:rsidRPr="007B0CB9">
              <w:rPr>
                <w:rStyle w:val="Hipervnculo"/>
                <w:noProof/>
              </w:rPr>
              <w:t>Pandas</w:t>
            </w:r>
            <w:r w:rsidR="001E3EAE">
              <w:rPr>
                <w:noProof/>
                <w:webHidden/>
              </w:rPr>
              <w:tab/>
            </w:r>
            <w:r w:rsidR="001E3EAE">
              <w:rPr>
                <w:noProof/>
                <w:webHidden/>
              </w:rPr>
              <w:fldChar w:fldCharType="begin"/>
            </w:r>
            <w:r w:rsidR="001E3EAE">
              <w:rPr>
                <w:noProof/>
                <w:webHidden/>
              </w:rPr>
              <w:instrText xml:space="preserve"> PAGEREF _Toc181900477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7FBA9DAE"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8" w:history="1">
            <w:r w:rsidR="001E3EAE" w:rsidRPr="007B0CB9">
              <w:rPr>
                <w:rStyle w:val="Hipervnculo"/>
                <w:noProof/>
              </w:rPr>
              <w:t>4.2.12</w:t>
            </w:r>
            <w:r w:rsidR="001E3EAE">
              <w:rPr>
                <w:rFonts w:asciiTheme="minorHAnsi" w:eastAsiaTheme="minorEastAsia" w:hAnsiTheme="minorHAnsi" w:cstheme="minorBidi"/>
                <w:noProof/>
                <w:sz w:val="22"/>
                <w:szCs w:val="22"/>
              </w:rPr>
              <w:tab/>
            </w:r>
            <w:r w:rsidR="001E3EAE" w:rsidRPr="007B0CB9">
              <w:rPr>
                <w:rStyle w:val="Hipervnculo"/>
                <w:noProof/>
              </w:rPr>
              <w:t>Matplotlib</w:t>
            </w:r>
            <w:r w:rsidR="001E3EAE">
              <w:rPr>
                <w:noProof/>
                <w:webHidden/>
              </w:rPr>
              <w:tab/>
            </w:r>
            <w:r w:rsidR="001E3EAE">
              <w:rPr>
                <w:noProof/>
                <w:webHidden/>
              </w:rPr>
              <w:fldChar w:fldCharType="begin"/>
            </w:r>
            <w:r w:rsidR="001E3EAE">
              <w:rPr>
                <w:noProof/>
                <w:webHidden/>
              </w:rPr>
              <w:instrText xml:space="preserve"> PAGEREF _Toc181900478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35400FE7"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79" w:history="1">
            <w:r w:rsidR="001E3EAE" w:rsidRPr="007B0CB9">
              <w:rPr>
                <w:rStyle w:val="Hipervnculo"/>
                <w:noProof/>
              </w:rPr>
              <w:t>4.2.13</w:t>
            </w:r>
            <w:r w:rsidR="001E3EAE">
              <w:rPr>
                <w:rFonts w:asciiTheme="minorHAnsi" w:eastAsiaTheme="minorEastAsia" w:hAnsiTheme="minorHAnsi" w:cstheme="minorBidi"/>
                <w:noProof/>
                <w:sz w:val="22"/>
                <w:szCs w:val="22"/>
              </w:rPr>
              <w:tab/>
            </w:r>
            <w:r w:rsidR="001E3EAE" w:rsidRPr="007B0CB9">
              <w:rPr>
                <w:rStyle w:val="Hipervnculo"/>
                <w:noProof/>
              </w:rPr>
              <w:t>Google Colaboratory</w:t>
            </w:r>
            <w:r w:rsidR="001E3EAE">
              <w:rPr>
                <w:noProof/>
                <w:webHidden/>
              </w:rPr>
              <w:tab/>
            </w:r>
            <w:r w:rsidR="001E3EAE">
              <w:rPr>
                <w:noProof/>
                <w:webHidden/>
              </w:rPr>
              <w:fldChar w:fldCharType="begin"/>
            </w:r>
            <w:r w:rsidR="001E3EAE">
              <w:rPr>
                <w:noProof/>
                <w:webHidden/>
              </w:rPr>
              <w:instrText xml:space="preserve"> PAGEREF _Toc181900479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75AED5C6"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0" w:history="1">
            <w:r w:rsidR="001E3EAE" w:rsidRPr="007B0CB9">
              <w:rPr>
                <w:rStyle w:val="Hipervnculo"/>
                <w:noProof/>
              </w:rPr>
              <w:t>4.2.14</w:t>
            </w:r>
            <w:r w:rsidR="001E3EAE">
              <w:rPr>
                <w:rFonts w:asciiTheme="minorHAnsi" w:eastAsiaTheme="minorEastAsia" w:hAnsiTheme="minorHAnsi" w:cstheme="minorBidi"/>
                <w:noProof/>
                <w:sz w:val="22"/>
                <w:szCs w:val="22"/>
              </w:rPr>
              <w:tab/>
            </w:r>
            <w:r w:rsidR="001E3EAE" w:rsidRPr="007B0CB9">
              <w:rPr>
                <w:rStyle w:val="Hipervnculo"/>
                <w:noProof/>
              </w:rPr>
              <w:t>Git</w:t>
            </w:r>
            <w:r w:rsidR="001E3EAE">
              <w:rPr>
                <w:noProof/>
                <w:webHidden/>
              </w:rPr>
              <w:tab/>
            </w:r>
            <w:r w:rsidR="001E3EAE">
              <w:rPr>
                <w:noProof/>
                <w:webHidden/>
              </w:rPr>
              <w:fldChar w:fldCharType="begin"/>
            </w:r>
            <w:r w:rsidR="001E3EAE">
              <w:rPr>
                <w:noProof/>
                <w:webHidden/>
              </w:rPr>
              <w:instrText xml:space="preserve"> PAGEREF _Toc181900480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4F4C0A5C"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1" w:history="1">
            <w:r w:rsidR="001E3EAE" w:rsidRPr="007B0CB9">
              <w:rPr>
                <w:rStyle w:val="Hipervnculo"/>
                <w:noProof/>
              </w:rPr>
              <w:t>4.2.15</w:t>
            </w:r>
            <w:r w:rsidR="001E3EAE">
              <w:rPr>
                <w:rFonts w:asciiTheme="minorHAnsi" w:eastAsiaTheme="minorEastAsia" w:hAnsiTheme="minorHAnsi" w:cstheme="minorBidi"/>
                <w:noProof/>
                <w:sz w:val="22"/>
                <w:szCs w:val="22"/>
              </w:rPr>
              <w:tab/>
            </w:r>
            <w:r w:rsidR="001E3EAE" w:rsidRPr="007B0CB9">
              <w:rPr>
                <w:rStyle w:val="Hipervnculo"/>
                <w:noProof/>
              </w:rPr>
              <w:t>Hiperparametros (</w:t>
            </w:r>
            <w:r w:rsidR="001E3EAE" w:rsidRPr="007B0CB9">
              <w:rPr>
                <w:rStyle w:val="Hipervnculo"/>
                <w:i/>
                <w:noProof/>
              </w:rPr>
              <w:t>Hyperparameters</w:t>
            </w:r>
            <w:r w:rsidR="001E3EAE" w:rsidRPr="007B0CB9">
              <w:rPr>
                <w:rStyle w:val="Hipervnculo"/>
                <w:noProof/>
              </w:rPr>
              <w:t>)</w:t>
            </w:r>
            <w:r w:rsidR="001E3EAE">
              <w:rPr>
                <w:noProof/>
                <w:webHidden/>
              </w:rPr>
              <w:tab/>
            </w:r>
            <w:r w:rsidR="001E3EAE">
              <w:rPr>
                <w:noProof/>
                <w:webHidden/>
              </w:rPr>
              <w:fldChar w:fldCharType="begin"/>
            </w:r>
            <w:r w:rsidR="001E3EAE">
              <w:rPr>
                <w:noProof/>
                <w:webHidden/>
              </w:rPr>
              <w:instrText xml:space="preserve"> PAGEREF _Toc181900481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333647F6"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2" w:history="1">
            <w:r w:rsidR="001E3EAE" w:rsidRPr="007B0CB9">
              <w:rPr>
                <w:rStyle w:val="Hipervnculo"/>
                <w:noProof/>
              </w:rPr>
              <w:t>4.2.16</w:t>
            </w:r>
            <w:r w:rsidR="001E3EAE">
              <w:rPr>
                <w:rFonts w:asciiTheme="minorHAnsi" w:eastAsiaTheme="minorEastAsia" w:hAnsiTheme="minorHAnsi" w:cstheme="minorBidi"/>
                <w:noProof/>
                <w:sz w:val="22"/>
                <w:szCs w:val="22"/>
              </w:rPr>
              <w:tab/>
            </w:r>
            <w:r w:rsidR="001E3EAE" w:rsidRPr="007B0CB9">
              <w:rPr>
                <w:rStyle w:val="Hipervnculo"/>
                <w:noProof/>
              </w:rPr>
              <w:t>Época (</w:t>
            </w:r>
            <w:r w:rsidR="001E3EAE" w:rsidRPr="007B0CB9">
              <w:rPr>
                <w:rStyle w:val="Hipervnculo"/>
                <w:i/>
                <w:noProof/>
              </w:rPr>
              <w:t>Epoch)</w:t>
            </w:r>
            <w:r w:rsidR="001E3EAE">
              <w:rPr>
                <w:noProof/>
                <w:webHidden/>
              </w:rPr>
              <w:tab/>
            </w:r>
            <w:r w:rsidR="001E3EAE">
              <w:rPr>
                <w:noProof/>
                <w:webHidden/>
              </w:rPr>
              <w:fldChar w:fldCharType="begin"/>
            </w:r>
            <w:r w:rsidR="001E3EAE">
              <w:rPr>
                <w:noProof/>
                <w:webHidden/>
              </w:rPr>
              <w:instrText xml:space="preserve"> PAGEREF _Toc181900482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4473685B"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3" w:history="1">
            <w:r w:rsidR="001E3EAE" w:rsidRPr="007B0CB9">
              <w:rPr>
                <w:rStyle w:val="Hipervnculo"/>
                <w:noProof/>
              </w:rPr>
              <w:t>4.2.17</w:t>
            </w:r>
            <w:r w:rsidR="001E3EAE">
              <w:rPr>
                <w:rFonts w:asciiTheme="minorHAnsi" w:eastAsiaTheme="minorEastAsia" w:hAnsiTheme="minorHAnsi" w:cstheme="minorBidi"/>
                <w:noProof/>
                <w:sz w:val="22"/>
                <w:szCs w:val="22"/>
              </w:rPr>
              <w:tab/>
            </w:r>
            <w:r w:rsidR="001E3EAE" w:rsidRPr="007B0CB9">
              <w:rPr>
                <w:rStyle w:val="Hipervnculo"/>
                <w:noProof/>
              </w:rPr>
              <w:t>Trial</w:t>
            </w:r>
            <w:r w:rsidR="001E3EAE">
              <w:rPr>
                <w:noProof/>
                <w:webHidden/>
              </w:rPr>
              <w:tab/>
            </w:r>
            <w:r w:rsidR="001E3EAE">
              <w:rPr>
                <w:noProof/>
                <w:webHidden/>
              </w:rPr>
              <w:fldChar w:fldCharType="begin"/>
            </w:r>
            <w:r w:rsidR="001E3EAE">
              <w:rPr>
                <w:noProof/>
                <w:webHidden/>
              </w:rPr>
              <w:instrText xml:space="preserve"> PAGEREF _Toc181900483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1A77498C"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4" w:history="1">
            <w:r w:rsidR="001E3EAE" w:rsidRPr="007B0CB9">
              <w:rPr>
                <w:rStyle w:val="Hipervnculo"/>
                <w:noProof/>
              </w:rPr>
              <w:t>4.2.18</w:t>
            </w:r>
            <w:r w:rsidR="001E3EAE">
              <w:rPr>
                <w:rFonts w:asciiTheme="minorHAnsi" w:eastAsiaTheme="minorEastAsia" w:hAnsiTheme="minorHAnsi" w:cstheme="minorBidi"/>
                <w:noProof/>
                <w:sz w:val="22"/>
                <w:szCs w:val="22"/>
              </w:rPr>
              <w:tab/>
            </w:r>
            <w:r w:rsidR="001E3EAE" w:rsidRPr="007B0CB9">
              <w:rPr>
                <w:rStyle w:val="Hipervnculo"/>
                <w:noProof/>
              </w:rPr>
              <w:t>Unidad Recurrente con Puerta – GRU (</w:t>
            </w:r>
            <w:r w:rsidR="001E3EAE" w:rsidRPr="007B0CB9">
              <w:rPr>
                <w:rStyle w:val="Hipervnculo"/>
                <w:i/>
                <w:noProof/>
              </w:rPr>
              <w:t>Gate Recurrent Unit</w:t>
            </w:r>
            <w:r w:rsidR="001E3EAE" w:rsidRPr="007B0CB9">
              <w:rPr>
                <w:rStyle w:val="Hipervnculo"/>
                <w:noProof/>
              </w:rPr>
              <w:t>)</w:t>
            </w:r>
            <w:r w:rsidR="001E3EAE">
              <w:rPr>
                <w:noProof/>
                <w:webHidden/>
              </w:rPr>
              <w:tab/>
            </w:r>
            <w:r w:rsidR="001E3EAE">
              <w:rPr>
                <w:noProof/>
                <w:webHidden/>
              </w:rPr>
              <w:fldChar w:fldCharType="begin"/>
            </w:r>
            <w:r w:rsidR="001E3EAE">
              <w:rPr>
                <w:noProof/>
                <w:webHidden/>
              </w:rPr>
              <w:instrText xml:space="preserve"> PAGEREF _Toc181900484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6D4D3535"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5" w:history="1">
            <w:r w:rsidR="001E3EAE" w:rsidRPr="007B0CB9">
              <w:rPr>
                <w:rStyle w:val="Hipervnculo"/>
                <w:noProof/>
              </w:rPr>
              <w:t>4.2.19</w:t>
            </w:r>
            <w:r w:rsidR="001E3EAE">
              <w:rPr>
                <w:rFonts w:asciiTheme="minorHAnsi" w:eastAsiaTheme="minorEastAsia" w:hAnsiTheme="minorHAnsi" w:cstheme="minorBidi"/>
                <w:noProof/>
                <w:sz w:val="22"/>
                <w:szCs w:val="22"/>
              </w:rPr>
              <w:tab/>
            </w:r>
            <w:r w:rsidR="001E3EAE" w:rsidRPr="007B0CB9">
              <w:rPr>
                <w:rStyle w:val="Hipervnculo"/>
                <w:noProof/>
              </w:rPr>
              <w:t>Arquitectura Codificador-Decodificador (</w:t>
            </w:r>
            <w:r w:rsidR="001E3EAE" w:rsidRPr="007B0CB9">
              <w:rPr>
                <w:rStyle w:val="Hipervnculo"/>
                <w:i/>
                <w:noProof/>
              </w:rPr>
              <w:t>Encoder-Decoder</w:t>
            </w:r>
            <w:r w:rsidR="001E3EAE" w:rsidRPr="007B0CB9">
              <w:rPr>
                <w:rStyle w:val="Hipervnculo"/>
                <w:noProof/>
              </w:rPr>
              <w:t>)</w:t>
            </w:r>
            <w:r w:rsidR="001E3EAE">
              <w:rPr>
                <w:noProof/>
                <w:webHidden/>
              </w:rPr>
              <w:tab/>
            </w:r>
            <w:r w:rsidR="001E3EAE">
              <w:rPr>
                <w:noProof/>
                <w:webHidden/>
              </w:rPr>
              <w:fldChar w:fldCharType="begin"/>
            </w:r>
            <w:r w:rsidR="001E3EAE">
              <w:rPr>
                <w:noProof/>
                <w:webHidden/>
              </w:rPr>
              <w:instrText xml:space="preserve"> PAGEREF _Toc181900485 \h </w:instrText>
            </w:r>
            <w:r w:rsidR="001E3EAE">
              <w:rPr>
                <w:noProof/>
                <w:webHidden/>
              </w:rPr>
            </w:r>
            <w:r w:rsidR="001E3EAE">
              <w:rPr>
                <w:noProof/>
                <w:webHidden/>
              </w:rPr>
              <w:fldChar w:fldCharType="separate"/>
            </w:r>
            <w:r w:rsidR="001E3EAE">
              <w:rPr>
                <w:noProof/>
                <w:webHidden/>
              </w:rPr>
              <w:t>17</w:t>
            </w:r>
            <w:r w:rsidR="001E3EAE">
              <w:rPr>
                <w:noProof/>
                <w:webHidden/>
              </w:rPr>
              <w:fldChar w:fldCharType="end"/>
            </w:r>
          </w:hyperlink>
        </w:p>
        <w:p w14:paraId="45FF18AE"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6" w:history="1">
            <w:r w:rsidR="001E3EAE" w:rsidRPr="007B0CB9">
              <w:rPr>
                <w:rStyle w:val="Hipervnculo"/>
                <w:noProof/>
              </w:rPr>
              <w:t>4.2.20</w:t>
            </w:r>
            <w:r w:rsidR="001E3EAE">
              <w:rPr>
                <w:rFonts w:asciiTheme="minorHAnsi" w:eastAsiaTheme="minorEastAsia" w:hAnsiTheme="minorHAnsi" w:cstheme="minorBidi"/>
                <w:noProof/>
                <w:sz w:val="22"/>
                <w:szCs w:val="22"/>
              </w:rPr>
              <w:tab/>
            </w:r>
            <w:r w:rsidR="001E3EAE" w:rsidRPr="007B0CB9">
              <w:rPr>
                <w:rStyle w:val="Hipervnculo"/>
                <w:noProof/>
              </w:rPr>
              <w:t xml:space="preserve">Algoritmo </w:t>
            </w:r>
            <w:r w:rsidR="001E3EAE" w:rsidRPr="007B0CB9">
              <w:rPr>
                <w:rStyle w:val="Hipervnculo"/>
                <w:i/>
                <w:noProof/>
              </w:rPr>
              <w:t>Hyperband</w:t>
            </w:r>
            <w:r w:rsidR="001E3EAE">
              <w:rPr>
                <w:noProof/>
                <w:webHidden/>
              </w:rPr>
              <w:tab/>
            </w:r>
            <w:r w:rsidR="001E3EAE">
              <w:rPr>
                <w:noProof/>
                <w:webHidden/>
              </w:rPr>
              <w:fldChar w:fldCharType="begin"/>
            </w:r>
            <w:r w:rsidR="001E3EAE">
              <w:rPr>
                <w:noProof/>
                <w:webHidden/>
              </w:rPr>
              <w:instrText xml:space="preserve"> PAGEREF _Toc181900486 \h </w:instrText>
            </w:r>
            <w:r w:rsidR="001E3EAE">
              <w:rPr>
                <w:noProof/>
                <w:webHidden/>
              </w:rPr>
            </w:r>
            <w:r w:rsidR="001E3EAE">
              <w:rPr>
                <w:noProof/>
                <w:webHidden/>
              </w:rPr>
              <w:fldChar w:fldCharType="separate"/>
            </w:r>
            <w:r w:rsidR="001E3EAE">
              <w:rPr>
                <w:noProof/>
                <w:webHidden/>
              </w:rPr>
              <w:t>17</w:t>
            </w:r>
            <w:r w:rsidR="001E3EAE">
              <w:rPr>
                <w:noProof/>
                <w:webHidden/>
              </w:rPr>
              <w:fldChar w:fldCharType="end"/>
            </w:r>
          </w:hyperlink>
        </w:p>
        <w:p w14:paraId="6662B0BD"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7" w:history="1">
            <w:r w:rsidR="001E3EAE" w:rsidRPr="007B0CB9">
              <w:rPr>
                <w:rStyle w:val="Hipervnculo"/>
                <w:noProof/>
              </w:rPr>
              <w:t>4.2.21</w:t>
            </w:r>
            <w:r w:rsidR="001E3EAE">
              <w:rPr>
                <w:rFonts w:asciiTheme="minorHAnsi" w:eastAsiaTheme="minorEastAsia" w:hAnsiTheme="minorHAnsi" w:cstheme="minorBidi"/>
                <w:noProof/>
                <w:sz w:val="22"/>
                <w:szCs w:val="22"/>
              </w:rPr>
              <w:tab/>
            </w:r>
            <w:r w:rsidR="001E3EAE" w:rsidRPr="007B0CB9">
              <w:rPr>
                <w:rStyle w:val="Hipervnculo"/>
                <w:noProof/>
              </w:rPr>
              <w:t>Detención Temprana (</w:t>
            </w:r>
            <w:r w:rsidR="001E3EAE" w:rsidRPr="007B0CB9">
              <w:rPr>
                <w:rStyle w:val="Hipervnculo"/>
                <w:i/>
                <w:noProof/>
              </w:rPr>
              <w:t>Early Stopping)</w:t>
            </w:r>
            <w:r w:rsidR="001E3EAE">
              <w:rPr>
                <w:noProof/>
                <w:webHidden/>
              </w:rPr>
              <w:tab/>
            </w:r>
            <w:r w:rsidR="001E3EAE">
              <w:rPr>
                <w:noProof/>
                <w:webHidden/>
              </w:rPr>
              <w:fldChar w:fldCharType="begin"/>
            </w:r>
            <w:r w:rsidR="001E3EAE">
              <w:rPr>
                <w:noProof/>
                <w:webHidden/>
              </w:rPr>
              <w:instrText xml:space="preserve"> PAGEREF _Toc181900487 \h </w:instrText>
            </w:r>
            <w:r w:rsidR="001E3EAE">
              <w:rPr>
                <w:noProof/>
                <w:webHidden/>
              </w:rPr>
            </w:r>
            <w:r w:rsidR="001E3EAE">
              <w:rPr>
                <w:noProof/>
                <w:webHidden/>
              </w:rPr>
              <w:fldChar w:fldCharType="separate"/>
            </w:r>
            <w:r w:rsidR="001E3EAE">
              <w:rPr>
                <w:noProof/>
                <w:webHidden/>
              </w:rPr>
              <w:t>17</w:t>
            </w:r>
            <w:r w:rsidR="001E3EAE">
              <w:rPr>
                <w:noProof/>
                <w:webHidden/>
              </w:rPr>
              <w:fldChar w:fldCharType="end"/>
            </w:r>
          </w:hyperlink>
        </w:p>
        <w:p w14:paraId="73232138" w14:textId="77777777" w:rsidR="001E3EAE" w:rsidRDefault="00DE0470">
          <w:pPr>
            <w:pStyle w:val="TDC3"/>
            <w:tabs>
              <w:tab w:val="left" w:pos="1320"/>
              <w:tab w:val="right" w:leader="dot" w:pos="8211"/>
            </w:tabs>
            <w:rPr>
              <w:rFonts w:asciiTheme="minorHAnsi" w:eastAsiaTheme="minorEastAsia" w:hAnsiTheme="minorHAnsi" w:cstheme="minorBidi"/>
              <w:noProof/>
              <w:sz w:val="22"/>
              <w:szCs w:val="22"/>
            </w:rPr>
          </w:pPr>
          <w:hyperlink w:anchor="_Toc181900488" w:history="1">
            <w:r w:rsidR="001E3EAE" w:rsidRPr="007B0CB9">
              <w:rPr>
                <w:rStyle w:val="Hipervnculo"/>
                <w:noProof/>
              </w:rPr>
              <w:t>4.2.22</w:t>
            </w:r>
            <w:r w:rsidR="001E3EAE">
              <w:rPr>
                <w:rFonts w:asciiTheme="minorHAnsi" w:eastAsiaTheme="minorEastAsia" w:hAnsiTheme="minorHAnsi" w:cstheme="minorBidi"/>
                <w:noProof/>
                <w:sz w:val="22"/>
                <w:szCs w:val="22"/>
              </w:rPr>
              <w:tab/>
            </w:r>
            <w:r w:rsidR="001E3EAE" w:rsidRPr="007B0CB9">
              <w:rPr>
                <w:rStyle w:val="Hipervnculo"/>
                <w:noProof/>
              </w:rPr>
              <w:t>Github</w:t>
            </w:r>
            <w:r w:rsidR="001E3EAE">
              <w:rPr>
                <w:noProof/>
                <w:webHidden/>
              </w:rPr>
              <w:tab/>
            </w:r>
            <w:r w:rsidR="001E3EAE">
              <w:rPr>
                <w:noProof/>
                <w:webHidden/>
              </w:rPr>
              <w:fldChar w:fldCharType="begin"/>
            </w:r>
            <w:r w:rsidR="001E3EAE">
              <w:rPr>
                <w:noProof/>
                <w:webHidden/>
              </w:rPr>
              <w:instrText xml:space="preserve"> PAGEREF _Toc181900488 \h </w:instrText>
            </w:r>
            <w:r w:rsidR="001E3EAE">
              <w:rPr>
                <w:noProof/>
                <w:webHidden/>
              </w:rPr>
            </w:r>
            <w:r w:rsidR="001E3EAE">
              <w:rPr>
                <w:noProof/>
                <w:webHidden/>
              </w:rPr>
              <w:fldChar w:fldCharType="separate"/>
            </w:r>
            <w:r w:rsidR="001E3EAE">
              <w:rPr>
                <w:noProof/>
                <w:webHidden/>
              </w:rPr>
              <w:t>18</w:t>
            </w:r>
            <w:r w:rsidR="001E3EAE">
              <w:rPr>
                <w:noProof/>
                <w:webHidden/>
              </w:rPr>
              <w:fldChar w:fldCharType="end"/>
            </w:r>
          </w:hyperlink>
        </w:p>
        <w:p w14:paraId="25BE4407" w14:textId="77777777" w:rsidR="001E3EAE" w:rsidRDefault="00DE0470">
          <w:pPr>
            <w:pStyle w:val="TDC2"/>
            <w:tabs>
              <w:tab w:val="right" w:leader="dot" w:pos="8211"/>
            </w:tabs>
            <w:rPr>
              <w:rFonts w:asciiTheme="minorHAnsi" w:eastAsiaTheme="minorEastAsia" w:hAnsiTheme="minorHAnsi" w:cstheme="minorBidi"/>
              <w:noProof/>
              <w:sz w:val="22"/>
              <w:szCs w:val="22"/>
            </w:rPr>
          </w:pPr>
          <w:hyperlink w:anchor="_Toc181900489" w:history="1">
            <w:r w:rsidR="001E3EAE" w:rsidRPr="007B0CB9">
              <w:rPr>
                <w:rStyle w:val="Hipervnculo"/>
                <w:noProof/>
              </w:rPr>
              <w:t>4.3 Comprensión de los datos</w:t>
            </w:r>
            <w:r w:rsidR="001E3EAE">
              <w:rPr>
                <w:noProof/>
                <w:webHidden/>
              </w:rPr>
              <w:tab/>
            </w:r>
            <w:r w:rsidR="001E3EAE">
              <w:rPr>
                <w:noProof/>
                <w:webHidden/>
              </w:rPr>
              <w:fldChar w:fldCharType="begin"/>
            </w:r>
            <w:r w:rsidR="001E3EAE">
              <w:rPr>
                <w:noProof/>
                <w:webHidden/>
              </w:rPr>
              <w:instrText xml:space="preserve"> PAGEREF _Toc181900489 \h </w:instrText>
            </w:r>
            <w:r w:rsidR="001E3EAE">
              <w:rPr>
                <w:noProof/>
                <w:webHidden/>
              </w:rPr>
            </w:r>
            <w:r w:rsidR="001E3EAE">
              <w:rPr>
                <w:noProof/>
                <w:webHidden/>
              </w:rPr>
              <w:fldChar w:fldCharType="separate"/>
            </w:r>
            <w:r w:rsidR="001E3EAE">
              <w:rPr>
                <w:noProof/>
                <w:webHidden/>
              </w:rPr>
              <w:t>19</w:t>
            </w:r>
            <w:r w:rsidR="001E3EAE">
              <w:rPr>
                <w:noProof/>
                <w:webHidden/>
              </w:rPr>
              <w:fldChar w:fldCharType="end"/>
            </w:r>
          </w:hyperlink>
        </w:p>
        <w:p w14:paraId="0F447C90"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90" w:history="1">
            <w:r w:rsidR="001E3EAE" w:rsidRPr="007B0CB9">
              <w:rPr>
                <w:rStyle w:val="Hipervnculo"/>
                <w:noProof/>
              </w:rPr>
              <w:t>4.3.1 Recolección de datos iniciales</w:t>
            </w:r>
            <w:r w:rsidR="001E3EAE">
              <w:rPr>
                <w:noProof/>
                <w:webHidden/>
              </w:rPr>
              <w:tab/>
            </w:r>
            <w:r w:rsidR="001E3EAE">
              <w:rPr>
                <w:noProof/>
                <w:webHidden/>
              </w:rPr>
              <w:fldChar w:fldCharType="begin"/>
            </w:r>
            <w:r w:rsidR="001E3EAE">
              <w:rPr>
                <w:noProof/>
                <w:webHidden/>
              </w:rPr>
              <w:instrText xml:space="preserve"> PAGEREF _Toc181900490 \h </w:instrText>
            </w:r>
            <w:r w:rsidR="001E3EAE">
              <w:rPr>
                <w:noProof/>
                <w:webHidden/>
              </w:rPr>
            </w:r>
            <w:r w:rsidR="001E3EAE">
              <w:rPr>
                <w:noProof/>
                <w:webHidden/>
              </w:rPr>
              <w:fldChar w:fldCharType="separate"/>
            </w:r>
            <w:r w:rsidR="001E3EAE">
              <w:rPr>
                <w:noProof/>
                <w:webHidden/>
              </w:rPr>
              <w:t>19</w:t>
            </w:r>
            <w:r w:rsidR="001E3EAE">
              <w:rPr>
                <w:noProof/>
                <w:webHidden/>
              </w:rPr>
              <w:fldChar w:fldCharType="end"/>
            </w:r>
          </w:hyperlink>
        </w:p>
        <w:p w14:paraId="516B66BF"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91" w:history="1">
            <w:r w:rsidR="001E3EAE" w:rsidRPr="007B0CB9">
              <w:rPr>
                <w:rStyle w:val="Hipervnculo"/>
                <w:noProof/>
              </w:rPr>
              <w:t>4.3.2 Preparación de los datos</w:t>
            </w:r>
            <w:r w:rsidR="001E3EAE">
              <w:rPr>
                <w:noProof/>
                <w:webHidden/>
              </w:rPr>
              <w:tab/>
            </w:r>
            <w:r w:rsidR="001E3EAE">
              <w:rPr>
                <w:noProof/>
                <w:webHidden/>
              </w:rPr>
              <w:fldChar w:fldCharType="begin"/>
            </w:r>
            <w:r w:rsidR="001E3EAE">
              <w:rPr>
                <w:noProof/>
                <w:webHidden/>
              </w:rPr>
              <w:instrText xml:space="preserve"> PAGEREF _Toc181900491 \h </w:instrText>
            </w:r>
            <w:r w:rsidR="001E3EAE">
              <w:rPr>
                <w:noProof/>
                <w:webHidden/>
              </w:rPr>
            </w:r>
            <w:r w:rsidR="001E3EAE">
              <w:rPr>
                <w:noProof/>
                <w:webHidden/>
              </w:rPr>
              <w:fldChar w:fldCharType="separate"/>
            </w:r>
            <w:r w:rsidR="001E3EAE">
              <w:rPr>
                <w:noProof/>
                <w:webHidden/>
              </w:rPr>
              <w:t>20</w:t>
            </w:r>
            <w:r w:rsidR="001E3EAE">
              <w:rPr>
                <w:noProof/>
                <w:webHidden/>
              </w:rPr>
              <w:fldChar w:fldCharType="end"/>
            </w:r>
          </w:hyperlink>
        </w:p>
        <w:p w14:paraId="20517D56"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92" w:history="1">
            <w:r w:rsidR="001E3EAE" w:rsidRPr="007B0CB9">
              <w:rPr>
                <w:rStyle w:val="Hipervnculo"/>
                <w:noProof/>
              </w:rPr>
              <w:t>4.3.4 Detección de Anomalías</w:t>
            </w:r>
            <w:r w:rsidR="001E3EAE">
              <w:rPr>
                <w:noProof/>
                <w:webHidden/>
              </w:rPr>
              <w:tab/>
            </w:r>
            <w:r w:rsidR="001E3EAE">
              <w:rPr>
                <w:noProof/>
                <w:webHidden/>
              </w:rPr>
              <w:fldChar w:fldCharType="begin"/>
            </w:r>
            <w:r w:rsidR="001E3EAE">
              <w:rPr>
                <w:noProof/>
                <w:webHidden/>
              </w:rPr>
              <w:instrText xml:space="preserve"> PAGEREF _Toc181900492 \h </w:instrText>
            </w:r>
            <w:r w:rsidR="001E3EAE">
              <w:rPr>
                <w:noProof/>
                <w:webHidden/>
              </w:rPr>
            </w:r>
            <w:r w:rsidR="001E3EAE">
              <w:rPr>
                <w:noProof/>
                <w:webHidden/>
              </w:rPr>
              <w:fldChar w:fldCharType="separate"/>
            </w:r>
            <w:r w:rsidR="001E3EAE">
              <w:rPr>
                <w:noProof/>
                <w:webHidden/>
              </w:rPr>
              <w:t>23</w:t>
            </w:r>
            <w:r w:rsidR="001E3EAE">
              <w:rPr>
                <w:noProof/>
                <w:webHidden/>
              </w:rPr>
              <w:fldChar w:fldCharType="end"/>
            </w:r>
          </w:hyperlink>
        </w:p>
        <w:p w14:paraId="71421ECF"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93" w:history="1">
            <w:r w:rsidR="001E3EAE" w:rsidRPr="007B0CB9">
              <w:rPr>
                <w:rStyle w:val="Hipervnculo"/>
                <w:noProof/>
              </w:rPr>
              <w:t>4.3.5 Partición de Los datos</w:t>
            </w:r>
            <w:r w:rsidR="001E3EAE">
              <w:rPr>
                <w:noProof/>
                <w:webHidden/>
              </w:rPr>
              <w:tab/>
            </w:r>
            <w:r w:rsidR="001E3EAE">
              <w:rPr>
                <w:noProof/>
                <w:webHidden/>
              </w:rPr>
              <w:fldChar w:fldCharType="begin"/>
            </w:r>
            <w:r w:rsidR="001E3EAE">
              <w:rPr>
                <w:noProof/>
                <w:webHidden/>
              </w:rPr>
              <w:instrText xml:space="preserve"> PAGEREF _Toc181900493 \h </w:instrText>
            </w:r>
            <w:r w:rsidR="001E3EAE">
              <w:rPr>
                <w:noProof/>
                <w:webHidden/>
              </w:rPr>
            </w:r>
            <w:r w:rsidR="001E3EAE">
              <w:rPr>
                <w:noProof/>
                <w:webHidden/>
              </w:rPr>
              <w:fldChar w:fldCharType="separate"/>
            </w:r>
            <w:r w:rsidR="001E3EAE">
              <w:rPr>
                <w:noProof/>
                <w:webHidden/>
              </w:rPr>
              <w:t>27</w:t>
            </w:r>
            <w:r w:rsidR="001E3EAE">
              <w:rPr>
                <w:noProof/>
                <w:webHidden/>
              </w:rPr>
              <w:fldChar w:fldCharType="end"/>
            </w:r>
          </w:hyperlink>
        </w:p>
        <w:p w14:paraId="10A4F1D9"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94" w:history="1">
            <w:r w:rsidR="001E3EAE" w:rsidRPr="007B0CB9">
              <w:rPr>
                <w:rStyle w:val="Hipervnculo"/>
                <w:noProof/>
              </w:rPr>
              <w:t>4.3.6 Normalización</w:t>
            </w:r>
            <w:r w:rsidR="001E3EAE">
              <w:rPr>
                <w:noProof/>
                <w:webHidden/>
              </w:rPr>
              <w:tab/>
            </w:r>
            <w:r w:rsidR="001E3EAE">
              <w:rPr>
                <w:noProof/>
                <w:webHidden/>
              </w:rPr>
              <w:fldChar w:fldCharType="begin"/>
            </w:r>
            <w:r w:rsidR="001E3EAE">
              <w:rPr>
                <w:noProof/>
                <w:webHidden/>
              </w:rPr>
              <w:instrText xml:space="preserve"> PAGEREF _Toc181900494 \h </w:instrText>
            </w:r>
            <w:r w:rsidR="001E3EAE">
              <w:rPr>
                <w:noProof/>
                <w:webHidden/>
              </w:rPr>
            </w:r>
            <w:r w:rsidR="001E3EAE">
              <w:rPr>
                <w:noProof/>
                <w:webHidden/>
              </w:rPr>
              <w:fldChar w:fldCharType="separate"/>
            </w:r>
            <w:r w:rsidR="001E3EAE">
              <w:rPr>
                <w:noProof/>
                <w:webHidden/>
              </w:rPr>
              <w:t>27</w:t>
            </w:r>
            <w:r w:rsidR="001E3EAE">
              <w:rPr>
                <w:noProof/>
                <w:webHidden/>
              </w:rPr>
              <w:fldChar w:fldCharType="end"/>
            </w:r>
          </w:hyperlink>
        </w:p>
        <w:p w14:paraId="22DED50B" w14:textId="77777777" w:rsidR="001E3EAE" w:rsidRDefault="00DE0470">
          <w:pPr>
            <w:pStyle w:val="TDC2"/>
            <w:tabs>
              <w:tab w:val="right" w:leader="dot" w:pos="8211"/>
            </w:tabs>
            <w:rPr>
              <w:rFonts w:asciiTheme="minorHAnsi" w:eastAsiaTheme="minorEastAsia" w:hAnsiTheme="minorHAnsi" w:cstheme="minorBidi"/>
              <w:noProof/>
              <w:sz w:val="22"/>
              <w:szCs w:val="22"/>
            </w:rPr>
          </w:pPr>
          <w:hyperlink w:anchor="_Toc181900495" w:history="1">
            <w:r w:rsidR="001E3EAE" w:rsidRPr="007B0CB9">
              <w:rPr>
                <w:rStyle w:val="Hipervnculo"/>
                <w:bCs/>
                <w:iCs/>
                <w:noProof/>
              </w:rPr>
              <w:t>4.4 Modelos</w:t>
            </w:r>
            <w:r w:rsidR="001E3EAE">
              <w:rPr>
                <w:noProof/>
                <w:webHidden/>
              </w:rPr>
              <w:tab/>
            </w:r>
            <w:r w:rsidR="001E3EAE">
              <w:rPr>
                <w:noProof/>
                <w:webHidden/>
              </w:rPr>
              <w:fldChar w:fldCharType="begin"/>
            </w:r>
            <w:r w:rsidR="001E3EAE">
              <w:rPr>
                <w:noProof/>
                <w:webHidden/>
              </w:rPr>
              <w:instrText xml:space="preserve"> PAGEREF _Toc181900495 \h </w:instrText>
            </w:r>
            <w:r w:rsidR="001E3EAE">
              <w:rPr>
                <w:noProof/>
                <w:webHidden/>
              </w:rPr>
            </w:r>
            <w:r w:rsidR="001E3EAE">
              <w:rPr>
                <w:noProof/>
                <w:webHidden/>
              </w:rPr>
              <w:fldChar w:fldCharType="separate"/>
            </w:r>
            <w:r w:rsidR="001E3EAE">
              <w:rPr>
                <w:noProof/>
                <w:webHidden/>
              </w:rPr>
              <w:t>28</w:t>
            </w:r>
            <w:r w:rsidR="001E3EAE">
              <w:rPr>
                <w:noProof/>
                <w:webHidden/>
              </w:rPr>
              <w:fldChar w:fldCharType="end"/>
            </w:r>
          </w:hyperlink>
        </w:p>
        <w:p w14:paraId="599FDE36" w14:textId="77777777" w:rsidR="001E3EAE" w:rsidRDefault="00DE0470">
          <w:pPr>
            <w:pStyle w:val="TDC2"/>
            <w:tabs>
              <w:tab w:val="right" w:leader="dot" w:pos="8211"/>
            </w:tabs>
            <w:rPr>
              <w:rFonts w:asciiTheme="minorHAnsi" w:eastAsiaTheme="minorEastAsia" w:hAnsiTheme="minorHAnsi" w:cstheme="minorBidi"/>
              <w:noProof/>
              <w:sz w:val="22"/>
              <w:szCs w:val="22"/>
            </w:rPr>
          </w:pPr>
          <w:hyperlink w:anchor="_Toc181900496" w:history="1">
            <w:r w:rsidR="001E3EAE" w:rsidRPr="007B0CB9">
              <w:rPr>
                <w:rStyle w:val="Hipervnculo"/>
                <w:bCs/>
                <w:iCs/>
                <w:noProof/>
              </w:rPr>
              <w:t>4.4.1 Selección de Modelos</w:t>
            </w:r>
            <w:r w:rsidR="001E3EAE">
              <w:rPr>
                <w:noProof/>
                <w:webHidden/>
              </w:rPr>
              <w:tab/>
            </w:r>
            <w:r w:rsidR="001E3EAE">
              <w:rPr>
                <w:noProof/>
                <w:webHidden/>
              </w:rPr>
              <w:fldChar w:fldCharType="begin"/>
            </w:r>
            <w:r w:rsidR="001E3EAE">
              <w:rPr>
                <w:noProof/>
                <w:webHidden/>
              </w:rPr>
              <w:instrText xml:space="preserve"> PAGEREF _Toc181900496 \h </w:instrText>
            </w:r>
            <w:r w:rsidR="001E3EAE">
              <w:rPr>
                <w:noProof/>
                <w:webHidden/>
              </w:rPr>
            </w:r>
            <w:r w:rsidR="001E3EAE">
              <w:rPr>
                <w:noProof/>
                <w:webHidden/>
              </w:rPr>
              <w:fldChar w:fldCharType="separate"/>
            </w:r>
            <w:r w:rsidR="001E3EAE">
              <w:rPr>
                <w:noProof/>
                <w:webHidden/>
              </w:rPr>
              <w:t>29</w:t>
            </w:r>
            <w:r w:rsidR="001E3EAE">
              <w:rPr>
                <w:noProof/>
                <w:webHidden/>
              </w:rPr>
              <w:fldChar w:fldCharType="end"/>
            </w:r>
          </w:hyperlink>
        </w:p>
        <w:p w14:paraId="651CA7F0" w14:textId="77777777" w:rsidR="001E3EAE" w:rsidRDefault="00DE0470">
          <w:pPr>
            <w:pStyle w:val="TDC2"/>
            <w:tabs>
              <w:tab w:val="right" w:leader="dot" w:pos="8211"/>
            </w:tabs>
            <w:rPr>
              <w:rFonts w:asciiTheme="minorHAnsi" w:eastAsiaTheme="minorEastAsia" w:hAnsiTheme="minorHAnsi" w:cstheme="minorBidi"/>
              <w:noProof/>
              <w:sz w:val="22"/>
              <w:szCs w:val="22"/>
            </w:rPr>
          </w:pPr>
          <w:hyperlink w:anchor="_Toc181900497" w:history="1">
            <w:r w:rsidR="001E3EAE" w:rsidRPr="007B0CB9">
              <w:rPr>
                <w:rStyle w:val="Hipervnculo"/>
                <w:noProof/>
              </w:rPr>
              <w:t>4.5 Desarrollo</w:t>
            </w:r>
            <w:r w:rsidR="001E3EAE">
              <w:rPr>
                <w:noProof/>
                <w:webHidden/>
              </w:rPr>
              <w:tab/>
            </w:r>
            <w:r w:rsidR="001E3EAE">
              <w:rPr>
                <w:noProof/>
                <w:webHidden/>
              </w:rPr>
              <w:fldChar w:fldCharType="begin"/>
            </w:r>
            <w:r w:rsidR="001E3EAE">
              <w:rPr>
                <w:noProof/>
                <w:webHidden/>
              </w:rPr>
              <w:instrText xml:space="preserve"> PAGEREF _Toc181900497 \h </w:instrText>
            </w:r>
            <w:r w:rsidR="001E3EAE">
              <w:rPr>
                <w:noProof/>
                <w:webHidden/>
              </w:rPr>
            </w:r>
            <w:r w:rsidR="001E3EAE">
              <w:rPr>
                <w:noProof/>
                <w:webHidden/>
              </w:rPr>
              <w:fldChar w:fldCharType="separate"/>
            </w:r>
            <w:r w:rsidR="001E3EAE">
              <w:rPr>
                <w:noProof/>
                <w:webHidden/>
              </w:rPr>
              <w:t>30</w:t>
            </w:r>
            <w:r w:rsidR="001E3EAE">
              <w:rPr>
                <w:noProof/>
                <w:webHidden/>
              </w:rPr>
              <w:fldChar w:fldCharType="end"/>
            </w:r>
          </w:hyperlink>
        </w:p>
        <w:p w14:paraId="176398BA"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98" w:history="1">
            <w:r w:rsidR="001E3EAE" w:rsidRPr="007B0CB9">
              <w:rPr>
                <w:rStyle w:val="Hipervnculo"/>
                <w:noProof/>
              </w:rPr>
              <w:t>4.5.1 Plan de pruebas</w:t>
            </w:r>
            <w:r w:rsidR="001E3EAE">
              <w:rPr>
                <w:noProof/>
                <w:webHidden/>
              </w:rPr>
              <w:tab/>
            </w:r>
            <w:r w:rsidR="001E3EAE">
              <w:rPr>
                <w:noProof/>
                <w:webHidden/>
              </w:rPr>
              <w:fldChar w:fldCharType="begin"/>
            </w:r>
            <w:r w:rsidR="001E3EAE">
              <w:rPr>
                <w:noProof/>
                <w:webHidden/>
              </w:rPr>
              <w:instrText xml:space="preserve"> PAGEREF _Toc181900498 \h </w:instrText>
            </w:r>
            <w:r w:rsidR="001E3EAE">
              <w:rPr>
                <w:noProof/>
                <w:webHidden/>
              </w:rPr>
            </w:r>
            <w:r w:rsidR="001E3EAE">
              <w:rPr>
                <w:noProof/>
                <w:webHidden/>
              </w:rPr>
              <w:fldChar w:fldCharType="separate"/>
            </w:r>
            <w:r w:rsidR="001E3EAE">
              <w:rPr>
                <w:noProof/>
                <w:webHidden/>
              </w:rPr>
              <w:t>30</w:t>
            </w:r>
            <w:r w:rsidR="001E3EAE">
              <w:rPr>
                <w:noProof/>
                <w:webHidden/>
              </w:rPr>
              <w:fldChar w:fldCharType="end"/>
            </w:r>
          </w:hyperlink>
        </w:p>
        <w:p w14:paraId="62E6D8AE"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499" w:history="1">
            <w:r w:rsidR="001E3EAE" w:rsidRPr="007B0CB9">
              <w:rPr>
                <w:rStyle w:val="Hipervnculo"/>
                <w:noProof/>
              </w:rPr>
              <w:t>4.5.2 Construcción de los Modelos</w:t>
            </w:r>
            <w:r w:rsidR="001E3EAE">
              <w:rPr>
                <w:noProof/>
                <w:webHidden/>
              </w:rPr>
              <w:tab/>
            </w:r>
            <w:r w:rsidR="001E3EAE">
              <w:rPr>
                <w:noProof/>
                <w:webHidden/>
              </w:rPr>
              <w:fldChar w:fldCharType="begin"/>
            </w:r>
            <w:r w:rsidR="001E3EAE">
              <w:rPr>
                <w:noProof/>
                <w:webHidden/>
              </w:rPr>
              <w:instrText xml:space="preserve"> PAGEREF _Toc181900499 \h </w:instrText>
            </w:r>
            <w:r w:rsidR="001E3EAE">
              <w:rPr>
                <w:noProof/>
                <w:webHidden/>
              </w:rPr>
            </w:r>
            <w:r w:rsidR="001E3EAE">
              <w:rPr>
                <w:noProof/>
                <w:webHidden/>
              </w:rPr>
              <w:fldChar w:fldCharType="separate"/>
            </w:r>
            <w:r w:rsidR="001E3EAE">
              <w:rPr>
                <w:noProof/>
                <w:webHidden/>
              </w:rPr>
              <w:t>31</w:t>
            </w:r>
            <w:r w:rsidR="001E3EAE">
              <w:rPr>
                <w:noProof/>
                <w:webHidden/>
              </w:rPr>
              <w:fldChar w:fldCharType="end"/>
            </w:r>
          </w:hyperlink>
        </w:p>
        <w:p w14:paraId="4D13857E"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500" w:history="1">
            <w:r w:rsidR="001E3EAE" w:rsidRPr="007B0CB9">
              <w:rPr>
                <w:rStyle w:val="Hipervnculo"/>
                <w:noProof/>
              </w:rPr>
              <w:t>4.5.3 Cantidad de Trials por Modelo</w:t>
            </w:r>
            <w:r w:rsidR="001E3EAE">
              <w:rPr>
                <w:noProof/>
                <w:webHidden/>
              </w:rPr>
              <w:tab/>
            </w:r>
            <w:r w:rsidR="001E3EAE">
              <w:rPr>
                <w:noProof/>
                <w:webHidden/>
              </w:rPr>
              <w:fldChar w:fldCharType="begin"/>
            </w:r>
            <w:r w:rsidR="001E3EAE">
              <w:rPr>
                <w:noProof/>
                <w:webHidden/>
              </w:rPr>
              <w:instrText xml:space="preserve"> PAGEREF _Toc181900500 \h </w:instrText>
            </w:r>
            <w:r w:rsidR="001E3EAE">
              <w:rPr>
                <w:noProof/>
                <w:webHidden/>
              </w:rPr>
            </w:r>
            <w:r w:rsidR="001E3EAE">
              <w:rPr>
                <w:noProof/>
                <w:webHidden/>
              </w:rPr>
              <w:fldChar w:fldCharType="separate"/>
            </w:r>
            <w:r w:rsidR="001E3EAE">
              <w:rPr>
                <w:noProof/>
                <w:webHidden/>
              </w:rPr>
              <w:t>31</w:t>
            </w:r>
            <w:r w:rsidR="001E3EAE">
              <w:rPr>
                <w:noProof/>
                <w:webHidden/>
              </w:rPr>
              <w:fldChar w:fldCharType="end"/>
            </w:r>
          </w:hyperlink>
        </w:p>
        <w:p w14:paraId="00F51D67"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501" w:history="1">
            <w:r w:rsidR="001E3EAE" w:rsidRPr="007B0CB9">
              <w:rPr>
                <w:rStyle w:val="Hipervnculo"/>
                <w:noProof/>
              </w:rPr>
              <w:t>4.5.4 Hiperparametros que se Afinaron</w:t>
            </w:r>
            <w:r w:rsidR="001E3EAE">
              <w:rPr>
                <w:noProof/>
                <w:webHidden/>
              </w:rPr>
              <w:tab/>
            </w:r>
            <w:r w:rsidR="001E3EAE">
              <w:rPr>
                <w:noProof/>
                <w:webHidden/>
              </w:rPr>
              <w:fldChar w:fldCharType="begin"/>
            </w:r>
            <w:r w:rsidR="001E3EAE">
              <w:rPr>
                <w:noProof/>
                <w:webHidden/>
              </w:rPr>
              <w:instrText xml:space="preserve"> PAGEREF _Toc181900501 \h </w:instrText>
            </w:r>
            <w:r w:rsidR="001E3EAE">
              <w:rPr>
                <w:noProof/>
                <w:webHidden/>
              </w:rPr>
            </w:r>
            <w:r w:rsidR="001E3EAE">
              <w:rPr>
                <w:noProof/>
                <w:webHidden/>
              </w:rPr>
              <w:fldChar w:fldCharType="separate"/>
            </w:r>
            <w:r w:rsidR="001E3EAE">
              <w:rPr>
                <w:noProof/>
                <w:webHidden/>
              </w:rPr>
              <w:t>32</w:t>
            </w:r>
            <w:r w:rsidR="001E3EAE">
              <w:rPr>
                <w:noProof/>
                <w:webHidden/>
              </w:rPr>
              <w:fldChar w:fldCharType="end"/>
            </w:r>
          </w:hyperlink>
        </w:p>
        <w:p w14:paraId="567597BD"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502" w:history="1">
            <w:r w:rsidR="001E3EAE" w:rsidRPr="007B0CB9">
              <w:rPr>
                <w:rStyle w:val="Hipervnculo"/>
                <w:noProof/>
              </w:rPr>
              <w:t>4.5.5 Pruebas Editorial Universitaria</w:t>
            </w:r>
            <w:r w:rsidR="001E3EAE">
              <w:rPr>
                <w:noProof/>
                <w:webHidden/>
              </w:rPr>
              <w:tab/>
            </w:r>
            <w:r w:rsidR="001E3EAE">
              <w:rPr>
                <w:noProof/>
                <w:webHidden/>
              </w:rPr>
              <w:fldChar w:fldCharType="begin"/>
            </w:r>
            <w:r w:rsidR="001E3EAE">
              <w:rPr>
                <w:noProof/>
                <w:webHidden/>
              </w:rPr>
              <w:instrText xml:space="preserve"> PAGEREF _Toc181900502 \h </w:instrText>
            </w:r>
            <w:r w:rsidR="001E3EAE">
              <w:rPr>
                <w:noProof/>
                <w:webHidden/>
              </w:rPr>
            </w:r>
            <w:r w:rsidR="001E3EAE">
              <w:rPr>
                <w:noProof/>
                <w:webHidden/>
              </w:rPr>
              <w:fldChar w:fldCharType="separate"/>
            </w:r>
            <w:r w:rsidR="001E3EAE">
              <w:rPr>
                <w:noProof/>
                <w:webHidden/>
              </w:rPr>
              <w:t>36</w:t>
            </w:r>
            <w:r w:rsidR="001E3EAE">
              <w:rPr>
                <w:noProof/>
                <w:webHidden/>
              </w:rPr>
              <w:fldChar w:fldCharType="end"/>
            </w:r>
          </w:hyperlink>
        </w:p>
        <w:p w14:paraId="784B04A6"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503" w:history="1">
            <w:r w:rsidR="001E3EAE" w:rsidRPr="007B0CB9">
              <w:rPr>
                <w:rStyle w:val="Hipervnculo"/>
                <w:noProof/>
              </w:rPr>
              <w:t>4.5.6 Conclusiones Pruebas con datos de UA</w:t>
            </w:r>
            <w:r w:rsidR="001E3EAE">
              <w:rPr>
                <w:noProof/>
                <w:webHidden/>
              </w:rPr>
              <w:tab/>
            </w:r>
            <w:r w:rsidR="001E3EAE">
              <w:rPr>
                <w:noProof/>
                <w:webHidden/>
              </w:rPr>
              <w:fldChar w:fldCharType="begin"/>
            </w:r>
            <w:r w:rsidR="001E3EAE">
              <w:rPr>
                <w:noProof/>
                <w:webHidden/>
              </w:rPr>
              <w:instrText xml:space="preserve"> PAGEREF _Toc181900503 \h </w:instrText>
            </w:r>
            <w:r w:rsidR="001E3EAE">
              <w:rPr>
                <w:noProof/>
                <w:webHidden/>
              </w:rPr>
            </w:r>
            <w:r w:rsidR="001E3EAE">
              <w:rPr>
                <w:noProof/>
                <w:webHidden/>
              </w:rPr>
              <w:fldChar w:fldCharType="separate"/>
            </w:r>
            <w:r w:rsidR="001E3EAE">
              <w:rPr>
                <w:noProof/>
                <w:webHidden/>
              </w:rPr>
              <w:t>38</w:t>
            </w:r>
            <w:r w:rsidR="001E3EAE">
              <w:rPr>
                <w:noProof/>
                <w:webHidden/>
              </w:rPr>
              <w:fldChar w:fldCharType="end"/>
            </w:r>
          </w:hyperlink>
        </w:p>
        <w:p w14:paraId="70FE5B8C"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504" w:history="1">
            <w:r w:rsidR="001E3EAE" w:rsidRPr="007B0CB9">
              <w:rPr>
                <w:rStyle w:val="Hipervnculo"/>
                <w:noProof/>
              </w:rPr>
              <w:t>4.5.7 Conversión de Modelos de UA a Tum Transmedia GA4</w:t>
            </w:r>
            <w:r w:rsidR="001E3EAE">
              <w:rPr>
                <w:noProof/>
                <w:webHidden/>
              </w:rPr>
              <w:tab/>
            </w:r>
            <w:r w:rsidR="001E3EAE">
              <w:rPr>
                <w:noProof/>
                <w:webHidden/>
              </w:rPr>
              <w:fldChar w:fldCharType="begin"/>
            </w:r>
            <w:r w:rsidR="001E3EAE">
              <w:rPr>
                <w:noProof/>
                <w:webHidden/>
              </w:rPr>
              <w:instrText xml:space="preserve"> PAGEREF _Toc181900504 \h </w:instrText>
            </w:r>
            <w:r w:rsidR="001E3EAE">
              <w:rPr>
                <w:noProof/>
                <w:webHidden/>
              </w:rPr>
            </w:r>
            <w:r w:rsidR="001E3EAE">
              <w:rPr>
                <w:noProof/>
                <w:webHidden/>
              </w:rPr>
              <w:fldChar w:fldCharType="separate"/>
            </w:r>
            <w:r w:rsidR="001E3EAE">
              <w:rPr>
                <w:noProof/>
                <w:webHidden/>
              </w:rPr>
              <w:t>39</w:t>
            </w:r>
            <w:r w:rsidR="001E3EAE">
              <w:rPr>
                <w:noProof/>
                <w:webHidden/>
              </w:rPr>
              <w:fldChar w:fldCharType="end"/>
            </w:r>
          </w:hyperlink>
        </w:p>
        <w:p w14:paraId="690B04D1" w14:textId="77777777" w:rsidR="001E3EAE" w:rsidRDefault="00DE0470">
          <w:pPr>
            <w:pStyle w:val="TDC3"/>
            <w:tabs>
              <w:tab w:val="right" w:leader="dot" w:pos="8211"/>
            </w:tabs>
            <w:rPr>
              <w:rFonts w:asciiTheme="minorHAnsi" w:eastAsiaTheme="minorEastAsia" w:hAnsiTheme="minorHAnsi" w:cstheme="minorBidi"/>
              <w:noProof/>
              <w:sz w:val="22"/>
              <w:szCs w:val="22"/>
            </w:rPr>
          </w:pPr>
          <w:hyperlink w:anchor="_Toc181900505" w:history="1">
            <w:r w:rsidR="001E3EAE" w:rsidRPr="007B0CB9">
              <w:rPr>
                <w:rStyle w:val="Hipervnculo"/>
                <w:noProof/>
              </w:rPr>
              <w:t>4.5.8 Pruebas Modelos de Editorial Universitaria GA4</w:t>
            </w:r>
            <w:r w:rsidR="001E3EAE">
              <w:rPr>
                <w:noProof/>
                <w:webHidden/>
              </w:rPr>
              <w:tab/>
            </w:r>
            <w:r w:rsidR="001E3EAE">
              <w:rPr>
                <w:noProof/>
                <w:webHidden/>
              </w:rPr>
              <w:fldChar w:fldCharType="begin"/>
            </w:r>
            <w:r w:rsidR="001E3EAE">
              <w:rPr>
                <w:noProof/>
                <w:webHidden/>
              </w:rPr>
              <w:instrText xml:space="preserve"> PAGEREF _Toc181900505 \h </w:instrText>
            </w:r>
            <w:r w:rsidR="001E3EAE">
              <w:rPr>
                <w:noProof/>
                <w:webHidden/>
              </w:rPr>
            </w:r>
            <w:r w:rsidR="001E3EAE">
              <w:rPr>
                <w:noProof/>
                <w:webHidden/>
              </w:rPr>
              <w:fldChar w:fldCharType="separate"/>
            </w:r>
            <w:r w:rsidR="001E3EAE">
              <w:rPr>
                <w:noProof/>
                <w:webHidden/>
              </w:rPr>
              <w:t>40</w:t>
            </w:r>
            <w:r w:rsidR="001E3EAE">
              <w:rPr>
                <w:noProof/>
                <w:webHidden/>
              </w:rPr>
              <w:fldChar w:fldCharType="end"/>
            </w:r>
          </w:hyperlink>
        </w:p>
        <w:p w14:paraId="66C4A29C"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506" w:history="1">
            <w:r w:rsidR="001E3EAE" w:rsidRPr="007B0CB9">
              <w:rPr>
                <w:rStyle w:val="Hipervnculo"/>
                <w:noProof/>
              </w:rPr>
              <w:t>Capítulo 5</w:t>
            </w:r>
            <w:r w:rsidR="001E3EAE">
              <w:rPr>
                <w:noProof/>
                <w:webHidden/>
              </w:rPr>
              <w:tab/>
            </w:r>
            <w:r w:rsidR="001E3EAE">
              <w:rPr>
                <w:noProof/>
                <w:webHidden/>
              </w:rPr>
              <w:fldChar w:fldCharType="begin"/>
            </w:r>
            <w:r w:rsidR="001E3EAE">
              <w:rPr>
                <w:noProof/>
                <w:webHidden/>
              </w:rPr>
              <w:instrText xml:space="preserve"> PAGEREF _Toc181900506 \h </w:instrText>
            </w:r>
            <w:r w:rsidR="001E3EAE">
              <w:rPr>
                <w:noProof/>
                <w:webHidden/>
              </w:rPr>
            </w:r>
            <w:r w:rsidR="001E3EAE">
              <w:rPr>
                <w:noProof/>
                <w:webHidden/>
              </w:rPr>
              <w:fldChar w:fldCharType="separate"/>
            </w:r>
            <w:r w:rsidR="001E3EAE">
              <w:rPr>
                <w:noProof/>
                <w:webHidden/>
              </w:rPr>
              <w:t>42</w:t>
            </w:r>
            <w:r w:rsidR="001E3EAE">
              <w:rPr>
                <w:noProof/>
                <w:webHidden/>
              </w:rPr>
              <w:fldChar w:fldCharType="end"/>
            </w:r>
          </w:hyperlink>
        </w:p>
        <w:p w14:paraId="209F2EF6"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507" w:history="1">
            <w:r w:rsidR="001E3EAE" w:rsidRPr="007B0CB9">
              <w:rPr>
                <w:rStyle w:val="Hipervnculo"/>
                <w:noProof/>
              </w:rPr>
              <w:t>Conclusión</w:t>
            </w:r>
            <w:r w:rsidR="001E3EAE">
              <w:rPr>
                <w:noProof/>
                <w:webHidden/>
              </w:rPr>
              <w:tab/>
            </w:r>
            <w:r w:rsidR="001E3EAE">
              <w:rPr>
                <w:noProof/>
                <w:webHidden/>
              </w:rPr>
              <w:fldChar w:fldCharType="begin"/>
            </w:r>
            <w:r w:rsidR="001E3EAE">
              <w:rPr>
                <w:noProof/>
                <w:webHidden/>
              </w:rPr>
              <w:instrText xml:space="preserve"> PAGEREF _Toc181900507 \h </w:instrText>
            </w:r>
            <w:r w:rsidR="001E3EAE">
              <w:rPr>
                <w:noProof/>
                <w:webHidden/>
              </w:rPr>
            </w:r>
            <w:r w:rsidR="001E3EAE">
              <w:rPr>
                <w:noProof/>
                <w:webHidden/>
              </w:rPr>
              <w:fldChar w:fldCharType="separate"/>
            </w:r>
            <w:r w:rsidR="001E3EAE">
              <w:rPr>
                <w:noProof/>
                <w:webHidden/>
              </w:rPr>
              <w:t>42</w:t>
            </w:r>
            <w:r w:rsidR="001E3EAE">
              <w:rPr>
                <w:noProof/>
                <w:webHidden/>
              </w:rPr>
              <w:fldChar w:fldCharType="end"/>
            </w:r>
          </w:hyperlink>
        </w:p>
        <w:p w14:paraId="15D9699D" w14:textId="77777777" w:rsidR="001E3EAE" w:rsidRDefault="00DE0470">
          <w:pPr>
            <w:pStyle w:val="TDC2"/>
            <w:tabs>
              <w:tab w:val="right" w:leader="dot" w:pos="8211"/>
            </w:tabs>
            <w:rPr>
              <w:rFonts w:asciiTheme="minorHAnsi" w:eastAsiaTheme="minorEastAsia" w:hAnsiTheme="minorHAnsi" w:cstheme="minorBidi"/>
              <w:noProof/>
              <w:sz w:val="22"/>
              <w:szCs w:val="22"/>
            </w:rPr>
          </w:pPr>
          <w:hyperlink w:anchor="_Toc181900508" w:history="1">
            <w:r w:rsidR="001E3EAE" w:rsidRPr="007B0CB9">
              <w:rPr>
                <w:rStyle w:val="Hipervnculo"/>
                <w:noProof/>
              </w:rPr>
              <w:t>5.1 Conclusiones</w:t>
            </w:r>
            <w:r w:rsidR="001E3EAE">
              <w:rPr>
                <w:noProof/>
                <w:webHidden/>
              </w:rPr>
              <w:tab/>
            </w:r>
            <w:r w:rsidR="001E3EAE">
              <w:rPr>
                <w:noProof/>
                <w:webHidden/>
              </w:rPr>
              <w:fldChar w:fldCharType="begin"/>
            </w:r>
            <w:r w:rsidR="001E3EAE">
              <w:rPr>
                <w:noProof/>
                <w:webHidden/>
              </w:rPr>
              <w:instrText xml:space="preserve"> PAGEREF _Toc181900508 \h </w:instrText>
            </w:r>
            <w:r w:rsidR="001E3EAE">
              <w:rPr>
                <w:noProof/>
                <w:webHidden/>
              </w:rPr>
            </w:r>
            <w:r w:rsidR="001E3EAE">
              <w:rPr>
                <w:noProof/>
                <w:webHidden/>
              </w:rPr>
              <w:fldChar w:fldCharType="separate"/>
            </w:r>
            <w:r w:rsidR="001E3EAE">
              <w:rPr>
                <w:noProof/>
                <w:webHidden/>
              </w:rPr>
              <w:t>43</w:t>
            </w:r>
            <w:r w:rsidR="001E3EAE">
              <w:rPr>
                <w:noProof/>
                <w:webHidden/>
              </w:rPr>
              <w:fldChar w:fldCharType="end"/>
            </w:r>
          </w:hyperlink>
        </w:p>
        <w:p w14:paraId="50B56222" w14:textId="77777777" w:rsidR="001E3EAE" w:rsidRDefault="00DE0470">
          <w:pPr>
            <w:pStyle w:val="TDC2"/>
            <w:tabs>
              <w:tab w:val="right" w:leader="dot" w:pos="8211"/>
            </w:tabs>
            <w:rPr>
              <w:rFonts w:asciiTheme="minorHAnsi" w:eastAsiaTheme="minorEastAsia" w:hAnsiTheme="minorHAnsi" w:cstheme="minorBidi"/>
              <w:noProof/>
              <w:sz w:val="22"/>
              <w:szCs w:val="22"/>
            </w:rPr>
          </w:pPr>
          <w:hyperlink w:anchor="_Toc181900509" w:history="1">
            <w:r w:rsidR="001E3EAE" w:rsidRPr="007B0CB9">
              <w:rPr>
                <w:rStyle w:val="Hipervnculo"/>
                <w:noProof/>
              </w:rPr>
              <w:t>5.2 Futuras líneas de investigación</w:t>
            </w:r>
            <w:r w:rsidR="001E3EAE">
              <w:rPr>
                <w:noProof/>
                <w:webHidden/>
              </w:rPr>
              <w:tab/>
            </w:r>
            <w:r w:rsidR="001E3EAE">
              <w:rPr>
                <w:noProof/>
                <w:webHidden/>
              </w:rPr>
              <w:fldChar w:fldCharType="begin"/>
            </w:r>
            <w:r w:rsidR="001E3EAE">
              <w:rPr>
                <w:noProof/>
                <w:webHidden/>
              </w:rPr>
              <w:instrText xml:space="preserve"> PAGEREF _Toc181900509 \h </w:instrText>
            </w:r>
            <w:r w:rsidR="001E3EAE">
              <w:rPr>
                <w:noProof/>
                <w:webHidden/>
              </w:rPr>
            </w:r>
            <w:r w:rsidR="001E3EAE">
              <w:rPr>
                <w:noProof/>
                <w:webHidden/>
              </w:rPr>
              <w:fldChar w:fldCharType="separate"/>
            </w:r>
            <w:r w:rsidR="001E3EAE">
              <w:rPr>
                <w:noProof/>
                <w:webHidden/>
              </w:rPr>
              <w:t>44</w:t>
            </w:r>
            <w:r w:rsidR="001E3EAE">
              <w:rPr>
                <w:noProof/>
                <w:webHidden/>
              </w:rPr>
              <w:fldChar w:fldCharType="end"/>
            </w:r>
          </w:hyperlink>
        </w:p>
        <w:p w14:paraId="598291BC"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510" w:history="1">
            <w:r w:rsidR="001E3EAE" w:rsidRPr="007B0CB9">
              <w:rPr>
                <w:rStyle w:val="Hipervnculo"/>
                <w:noProof/>
                <w:lang w:val="en-US"/>
              </w:rPr>
              <w:t>Anexo 1</w:t>
            </w:r>
            <w:r w:rsidR="001E3EAE">
              <w:rPr>
                <w:noProof/>
                <w:webHidden/>
              </w:rPr>
              <w:tab/>
            </w:r>
            <w:r w:rsidR="001E3EAE">
              <w:rPr>
                <w:noProof/>
                <w:webHidden/>
              </w:rPr>
              <w:fldChar w:fldCharType="begin"/>
            </w:r>
            <w:r w:rsidR="001E3EAE">
              <w:rPr>
                <w:noProof/>
                <w:webHidden/>
              </w:rPr>
              <w:instrText xml:space="preserve"> PAGEREF _Toc181900510 \h </w:instrText>
            </w:r>
            <w:r w:rsidR="001E3EAE">
              <w:rPr>
                <w:noProof/>
                <w:webHidden/>
              </w:rPr>
            </w:r>
            <w:r w:rsidR="001E3EAE">
              <w:rPr>
                <w:noProof/>
                <w:webHidden/>
              </w:rPr>
              <w:fldChar w:fldCharType="separate"/>
            </w:r>
            <w:r w:rsidR="001E3EAE">
              <w:rPr>
                <w:noProof/>
                <w:webHidden/>
              </w:rPr>
              <w:t>45</w:t>
            </w:r>
            <w:r w:rsidR="001E3EAE">
              <w:rPr>
                <w:noProof/>
                <w:webHidden/>
              </w:rPr>
              <w:fldChar w:fldCharType="end"/>
            </w:r>
          </w:hyperlink>
        </w:p>
        <w:p w14:paraId="011DBBE8" w14:textId="77777777" w:rsidR="001E3EAE" w:rsidRDefault="00DE0470">
          <w:pPr>
            <w:pStyle w:val="TDC1"/>
            <w:tabs>
              <w:tab w:val="right" w:leader="dot" w:pos="8211"/>
            </w:tabs>
            <w:rPr>
              <w:rFonts w:asciiTheme="minorHAnsi" w:eastAsiaTheme="minorEastAsia" w:hAnsiTheme="minorHAnsi" w:cstheme="minorBidi"/>
              <w:noProof/>
              <w:sz w:val="22"/>
              <w:szCs w:val="22"/>
            </w:rPr>
          </w:pPr>
          <w:hyperlink w:anchor="_Toc181900511" w:history="1">
            <w:r w:rsidR="001E3EAE" w:rsidRPr="007B0CB9">
              <w:rPr>
                <w:rStyle w:val="Hipervnculo"/>
                <w:noProof/>
                <w:lang w:val="en-US"/>
              </w:rPr>
              <w:t>Bibliografía</w:t>
            </w:r>
            <w:r w:rsidR="001E3EAE">
              <w:rPr>
                <w:noProof/>
                <w:webHidden/>
              </w:rPr>
              <w:tab/>
            </w:r>
            <w:r w:rsidR="001E3EAE">
              <w:rPr>
                <w:noProof/>
                <w:webHidden/>
              </w:rPr>
              <w:fldChar w:fldCharType="begin"/>
            </w:r>
            <w:r w:rsidR="001E3EAE">
              <w:rPr>
                <w:noProof/>
                <w:webHidden/>
              </w:rPr>
              <w:instrText xml:space="preserve"> PAGEREF _Toc181900511 \h </w:instrText>
            </w:r>
            <w:r w:rsidR="001E3EAE">
              <w:rPr>
                <w:noProof/>
                <w:webHidden/>
              </w:rPr>
            </w:r>
            <w:r w:rsidR="001E3EAE">
              <w:rPr>
                <w:noProof/>
                <w:webHidden/>
              </w:rPr>
              <w:fldChar w:fldCharType="separate"/>
            </w:r>
            <w:r w:rsidR="001E3EAE">
              <w:rPr>
                <w:noProof/>
                <w:webHidden/>
              </w:rPr>
              <w:t>46</w:t>
            </w:r>
            <w:r w:rsidR="001E3EAE">
              <w:rPr>
                <w:noProof/>
                <w:webHidden/>
              </w:rPr>
              <w:fldChar w:fldCharType="end"/>
            </w:r>
          </w:hyperlink>
        </w:p>
        <w:p w14:paraId="0DC4722E" w14:textId="67F58C8A" w:rsidR="00FD7513" w:rsidRDefault="00FD7513">
          <w:r>
            <w:rPr>
              <w:b/>
              <w:bCs/>
            </w:rPr>
            <w:fldChar w:fldCharType="end"/>
          </w:r>
        </w:p>
      </w:sdtContent>
    </w:sdt>
    <w:p w14:paraId="7344D41C" w14:textId="77777777" w:rsidR="005A39A9" w:rsidRDefault="000C04D6">
      <w:pPr>
        <w:sectPr w:rsidR="005A39A9" w:rsidSect="0064209D">
          <w:pgSz w:w="11907" w:h="16840" w:code="9"/>
          <w:pgMar w:top="2268" w:right="1418" w:bottom="1418" w:left="2268" w:header="709" w:footer="709" w:gutter="0"/>
          <w:cols w:space="708"/>
          <w:docGrid w:linePitch="360"/>
        </w:sectPr>
      </w:pPr>
      <w:r>
        <w:br w:type="page"/>
      </w:r>
    </w:p>
    <w:p w14:paraId="6FD67217" w14:textId="2F7C9F12" w:rsidR="002F2B1E" w:rsidRDefault="002F2B1E" w:rsidP="002F2B1E">
      <w:pPr>
        <w:pStyle w:val="Ttulo1"/>
        <w:rPr>
          <w:szCs w:val="28"/>
        </w:rPr>
      </w:pPr>
      <w:bookmarkStart w:id="0" w:name="__RefHeading___Toc2502_16391338711"/>
      <w:bookmarkStart w:id="1" w:name="_Toc181900445"/>
      <w:r>
        <w:lastRenderedPageBreak/>
        <w:t>Capítulo 1</w:t>
      </w:r>
      <w:bookmarkEnd w:id="0"/>
      <w:bookmarkEnd w:id="1"/>
    </w:p>
    <w:p w14:paraId="10E3D73E" w14:textId="77777777" w:rsidR="002F2B1E" w:rsidRDefault="002F2B1E" w:rsidP="002F2B1E">
      <w:pPr>
        <w:pStyle w:val="Textbody"/>
      </w:pPr>
    </w:p>
    <w:p w14:paraId="0FC514CE" w14:textId="77777777" w:rsidR="002F2B1E" w:rsidRDefault="002F2B1E" w:rsidP="002F2B1E">
      <w:pPr>
        <w:pStyle w:val="Textbody"/>
      </w:pPr>
    </w:p>
    <w:p w14:paraId="16BBEDEB" w14:textId="77777777" w:rsidR="002F2B1E" w:rsidRDefault="002F2B1E" w:rsidP="002F2B1E">
      <w:pPr>
        <w:pStyle w:val="Textbody"/>
      </w:pPr>
    </w:p>
    <w:p w14:paraId="3697D46E" w14:textId="77777777" w:rsidR="008C43B3" w:rsidRDefault="008C43B3" w:rsidP="002F2B1E">
      <w:pPr>
        <w:pStyle w:val="Textbody"/>
      </w:pPr>
    </w:p>
    <w:p w14:paraId="79BD6064" w14:textId="77777777" w:rsidR="008C43B3" w:rsidRDefault="008C43B3" w:rsidP="002F2B1E">
      <w:pPr>
        <w:pStyle w:val="Textbody"/>
      </w:pPr>
    </w:p>
    <w:p w14:paraId="42A303FF" w14:textId="77777777" w:rsidR="002F2B1E" w:rsidRDefault="002F2B1E" w:rsidP="00516294">
      <w:pPr>
        <w:pStyle w:val="Ttulo1"/>
      </w:pPr>
      <w:bookmarkStart w:id="2" w:name="__RefHeading___Toc2504_16391338711"/>
      <w:bookmarkStart w:id="3" w:name="_Toc181900446"/>
      <w:r>
        <w:t>Introducción</w:t>
      </w:r>
      <w:bookmarkEnd w:id="2"/>
      <w:bookmarkEnd w:id="3"/>
    </w:p>
    <w:p w14:paraId="46E5104B" w14:textId="77777777" w:rsidR="00715F65" w:rsidRDefault="00715F65" w:rsidP="00C5254D">
      <w:pPr>
        <w:ind w:left="1080"/>
        <w:jc w:val="both"/>
      </w:pPr>
    </w:p>
    <w:p w14:paraId="3B309834" w14:textId="3F5E7681" w:rsidR="00C5254D" w:rsidRPr="00BE6C98" w:rsidRDefault="00C5254D" w:rsidP="00C5254D">
      <w:pPr>
        <w:ind w:left="1080"/>
        <w:jc w:val="both"/>
        <w:rPr>
          <w:rStyle w:val="Hipervnculo"/>
          <w:color w:val="auto"/>
          <w:u w:val="none"/>
        </w:rPr>
      </w:pPr>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297D3125" w14:textId="002C177D" w:rsidR="002F2B1E" w:rsidRPr="002F2B1E" w:rsidRDefault="002F2B1E" w:rsidP="00BF62BC">
      <w:pPr>
        <w:pStyle w:val="Ttulo2"/>
        <w:numPr>
          <w:ilvl w:val="0"/>
          <w:numId w:val="2"/>
        </w:numPr>
        <w:rPr>
          <w:szCs w:val="28"/>
        </w:rPr>
      </w:pPr>
      <w:bookmarkStart w:id="4" w:name="_Toc181900447"/>
      <w:bookmarkStart w:id="5" w:name="_Toc444510845"/>
      <w:r w:rsidRPr="002F2B1E">
        <w:rPr>
          <w:szCs w:val="28"/>
        </w:rPr>
        <w:lastRenderedPageBreak/>
        <w:t>Motivación</w:t>
      </w:r>
      <w:bookmarkEnd w:id="4"/>
    </w:p>
    <w:p w14:paraId="368DCE28" w14:textId="77777777" w:rsidR="002F2B1E" w:rsidRPr="002F2B1E" w:rsidRDefault="002F2B1E" w:rsidP="002F2B1E"/>
    <w:p w14:paraId="71C54FD9" w14:textId="77777777" w:rsidR="00656527" w:rsidRPr="002F2B1E" w:rsidRDefault="00656527" w:rsidP="00BF62BC">
      <w:pPr>
        <w:pStyle w:val="Ttulo2"/>
        <w:numPr>
          <w:ilvl w:val="0"/>
          <w:numId w:val="2"/>
        </w:numPr>
        <w:rPr>
          <w:szCs w:val="28"/>
        </w:rPr>
      </w:pPr>
      <w:bookmarkStart w:id="6" w:name="_Toc181900448"/>
      <w:r w:rsidRPr="002F2B1E">
        <w:rPr>
          <w:szCs w:val="28"/>
        </w:rPr>
        <w:t>Objetivos</w:t>
      </w:r>
      <w:bookmarkEnd w:id="5"/>
      <w:bookmarkEnd w:id="6"/>
    </w:p>
    <w:p w14:paraId="371668F5" w14:textId="77777777" w:rsidR="00656527" w:rsidRPr="00656527" w:rsidRDefault="00656527" w:rsidP="00656527">
      <w:pPr>
        <w:pStyle w:val="Prrafodelista"/>
        <w:ind w:left="1080"/>
        <w:jc w:val="both"/>
      </w:pPr>
    </w:p>
    <w:p w14:paraId="4F7364A7" w14:textId="0D0D51BE" w:rsidR="00FB3E64" w:rsidRDefault="00236AE2" w:rsidP="00BF62BC">
      <w:pPr>
        <w:pStyle w:val="Ttulo3"/>
        <w:numPr>
          <w:ilvl w:val="0"/>
          <w:numId w:val="1"/>
        </w:numPr>
      </w:pPr>
      <w:bookmarkStart w:id="7" w:name="_Toc181900449"/>
      <w:r w:rsidRPr="002F2B1E">
        <w:t>Objetivo General</w:t>
      </w:r>
      <w:r w:rsidR="00794022">
        <w:t>:</w:t>
      </w:r>
      <w:bookmarkEnd w:id="7"/>
    </w:p>
    <w:p w14:paraId="74276BA2" w14:textId="02824A01" w:rsidR="00C40BF3" w:rsidRDefault="00FB3E64" w:rsidP="00C22747">
      <w:pPr>
        <w:ind w:left="1440"/>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3AFC7740" w14:textId="77777777" w:rsidR="00FB3E64" w:rsidRPr="00656527" w:rsidRDefault="00FB3E64" w:rsidP="00656E42">
      <w:pPr>
        <w:ind w:left="1134"/>
      </w:pPr>
    </w:p>
    <w:p w14:paraId="4C69FE3A" w14:textId="6E64F967" w:rsidR="00CA6CBF" w:rsidRPr="00AE07A6" w:rsidRDefault="00CA6CBF" w:rsidP="00656E42"/>
    <w:p w14:paraId="54EC6C54" w14:textId="29D56DD5" w:rsidR="00236AE2" w:rsidRPr="0065036A" w:rsidRDefault="00236AE2" w:rsidP="00BF62BC">
      <w:pPr>
        <w:pStyle w:val="Ttulo3"/>
        <w:numPr>
          <w:ilvl w:val="0"/>
          <w:numId w:val="1"/>
        </w:numPr>
      </w:pPr>
      <w:bookmarkStart w:id="8" w:name="_Toc181900450"/>
      <w:r w:rsidRPr="0065036A">
        <w:t>Objetivos Específicos</w:t>
      </w:r>
      <w:r w:rsidR="00794022">
        <w:t>:</w:t>
      </w:r>
      <w:bookmarkEnd w:id="8"/>
    </w:p>
    <w:p w14:paraId="3740B193" w14:textId="452797D8" w:rsidR="001C7CC5" w:rsidRDefault="00C61094" w:rsidP="00C22747">
      <w:pPr>
        <w:ind w:left="1440"/>
        <w:jc w:val="both"/>
      </w:pPr>
      <w:r>
        <w:t>-</w:t>
      </w:r>
      <w:r w:rsidR="000C04D6" w:rsidRPr="00C61094">
        <w:t xml:space="preserve">Relevar y analizar distintos modelos de pronóstico de series de tiempo </w:t>
      </w:r>
      <w:r w:rsidR="000F0E99">
        <w:tab/>
      </w:r>
      <w:r w:rsidR="000C04D6" w:rsidRPr="00C61094">
        <w:t>de tráfico web.</w:t>
      </w:r>
    </w:p>
    <w:p w14:paraId="086EBE70" w14:textId="008338D3" w:rsidR="00887728" w:rsidRDefault="00887728" w:rsidP="00C22747">
      <w:pPr>
        <w:ind w:left="1440"/>
        <w:jc w:val="both"/>
      </w:pPr>
      <w:r>
        <w:t xml:space="preserve">-Determinar la adecuación de cada uno de los modelos propuestos de la </w:t>
      </w:r>
      <w:r w:rsidR="000F0E99">
        <w:tab/>
      </w:r>
      <w:r>
        <w:t>bibliografía a la problemática.</w:t>
      </w:r>
    </w:p>
    <w:p w14:paraId="6C0FDA90" w14:textId="29001477" w:rsidR="00EB5E74" w:rsidRDefault="00EB5E74" w:rsidP="00C22747">
      <w:pPr>
        <w:ind w:left="1440"/>
        <w:jc w:val="both"/>
      </w:pPr>
      <w:r w:rsidRPr="00A62FC3">
        <w:t>-Definir indicadores para medir el desempeño de los modelos.</w:t>
      </w:r>
    </w:p>
    <w:p w14:paraId="47ECB67A" w14:textId="7DCDE2A6" w:rsidR="001C7CC5" w:rsidRDefault="00C61094" w:rsidP="00C22747">
      <w:pPr>
        <w:ind w:left="1440"/>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C22747">
      <w:pPr>
        <w:ind w:left="1440"/>
        <w:jc w:val="both"/>
      </w:pPr>
      <w:r>
        <w:t>-</w:t>
      </w:r>
      <w:r w:rsidR="00843513" w:rsidRPr="00A62FC3">
        <w:t>Realizar la evaluación del desempeño de los modelos.</w:t>
      </w:r>
    </w:p>
    <w:p w14:paraId="66E6542A" w14:textId="77777777" w:rsidR="002F2B1E" w:rsidRDefault="00843513" w:rsidP="00C22747">
      <w:pPr>
        <w:ind w:left="1440"/>
        <w:jc w:val="both"/>
      </w:pPr>
      <w:r w:rsidRPr="00A62FC3">
        <w:t xml:space="preserve">-Validar </w:t>
      </w:r>
      <w:r>
        <w:t>los</w:t>
      </w:r>
      <w:r w:rsidRPr="00C61094">
        <w:t xml:space="preserve"> modelo</w:t>
      </w:r>
      <w:r>
        <w:t>s.</w:t>
      </w:r>
    </w:p>
    <w:p w14:paraId="74EA47E8" w14:textId="77777777" w:rsidR="002F2B1E" w:rsidRDefault="002F2B1E" w:rsidP="00BF62BC">
      <w:pPr>
        <w:pStyle w:val="Ttulo2"/>
        <w:numPr>
          <w:ilvl w:val="0"/>
          <w:numId w:val="2"/>
        </w:numPr>
      </w:pPr>
      <w:bookmarkStart w:id="9" w:name="_Toc181900451"/>
      <w:r>
        <w:t>Estructura del documento</w:t>
      </w:r>
      <w:bookmarkEnd w:id="9"/>
    </w:p>
    <w:p w14:paraId="60CD4388" w14:textId="6E301EE1" w:rsidR="00B873F6" w:rsidRDefault="00B873F6" w:rsidP="005A39A9">
      <w:pPr>
        <w:tabs>
          <w:tab w:val="left" w:pos="5880"/>
        </w:tabs>
      </w:pPr>
    </w:p>
    <w:p w14:paraId="7321F63A" w14:textId="77777777" w:rsidR="002F2B1E" w:rsidRDefault="002F2B1E" w:rsidP="005A39A9">
      <w:pPr>
        <w:tabs>
          <w:tab w:val="left" w:pos="5880"/>
        </w:tabs>
      </w:pPr>
    </w:p>
    <w:p w14:paraId="78F00B73" w14:textId="77777777" w:rsidR="002F2B1E" w:rsidRDefault="002F2B1E" w:rsidP="005A39A9">
      <w:pPr>
        <w:tabs>
          <w:tab w:val="left" w:pos="5880"/>
        </w:tabs>
      </w:pPr>
    </w:p>
    <w:p w14:paraId="2BF428B3" w14:textId="77777777" w:rsidR="002F2B1E" w:rsidRDefault="002F2B1E" w:rsidP="005A39A9">
      <w:pPr>
        <w:tabs>
          <w:tab w:val="left" w:pos="5880"/>
        </w:tabs>
      </w:pPr>
    </w:p>
    <w:p w14:paraId="50CA207C" w14:textId="77777777" w:rsidR="002F2B1E" w:rsidRDefault="002F2B1E" w:rsidP="005A39A9">
      <w:pPr>
        <w:tabs>
          <w:tab w:val="left" w:pos="5880"/>
        </w:tabs>
      </w:pPr>
    </w:p>
    <w:p w14:paraId="754D1D7E" w14:textId="2A7172EB" w:rsidR="002F2B1E" w:rsidRDefault="002F2B1E">
      <w:pPr>
        <w:spacing w:after="160" w:line="259" w:lineRule="auto"/>
      </w:pPr>
      <w:r>
        <w:br w:type="page"/>
      </w:r>
    </w:p>
    <w:p w14:paraId="24270963" w14:textId="22093F40" w:rsidR="002F2B1E" w:rsidRDefault="00C016C7" w:rsidP="002F2B1E">
      <w:pPr>
        <w:pStyle w:val="Ttulo1"/>
        <w:rPr>
          <w:szCs w:val="28"/>
        </w:rPr>
      </w:pPr>
      <w:bookmarkStart w:id="10" w:name="__RefHeading___Toc2502_1639133871"/>
      <w:bookmarkStart w:id="11" w:name="_Toc181900452"/>
      <w:r>
        <w:lastRenderedPageBreak/>
        <w:t>Capítulo</w:t>
      </w:r>
      <w:r w:rsidR="002F2B1E">
        <w:t xml:space="preserve"> 2</w:t>
      </w:r>
      <w:bookmarkEnd w:id="10"/>
      <w:bookmarkEnd w:id="11"/>
    </w:p>
    <w:p w14:paraId="089FE61F" w14:textId="77777777" w:rsidR="002F2B1E" w:rsidRDefault="002F2B1E" w:rsidP="002F2B1E">
      <w:pPr>
        <w:pStyle w:val="Textbody"/>
      </w:pPr>
    </w:p>
    <w:p w14:paraId="794BEDDA" w14:textId="77777777" w:rsidR="002F2B1E" w:rsidRDefault="002F2B1E" w:rsidP="002F2B1E">
      <w:pPr>
        <w:pStyle w:val="Textbody"/>
      </w:pPr>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2" w:name="__RefHeading___Toc2504_1639133871"/>
      <w:bookmarkStart w:id="13" w:name="_Toc181900453"/>
      <w:r>
        <w:t>Marco Teórico</w:t>
      </w:r>
      <w:bookmarkEnd w:id="12"/>
      <w:bookmarkEnd w:id="13"/>
    </w:p>
    <w:p w14:paraId="7132B5DD" w14:textId="77777777" w:rsidR="004833B4" w:rsidRDefault="004833B4" w:rsidP="004833B4"/>
    <w:p w14:paraId="4177DD51" w14:textId="21780896" w:rsidR="008C43B3" w:rsidRDefault="008C43B3">
      <w:pPr>
        <w:spacing w:after="160" w:line="259" w:lineRule="auto"/>
      </w:pPr>
      <w:r>
        <w:br w:type="page"/>
      </w:r>
    </w:p>
    <w:p w14:paraId="14EE25DB" w14:textId="77777777" w:rsidR="004833B4" w:rsidRDefault="004833B4" w:rsidP="004833B4"/>
    <w:p w14:paraId="2E7233FC" w14:textId="715925B0" w:rsidR="004833B4" w:rsidRDefault="00C016C7" w:rsidP="00C22747">
      <w:pPr>
        <w:jc w:val="both"/>
      </w:pPr>
      <w:r>
        <w:t xml:space="preserve">En este capítulo se presenta el marco teórico del trabajo realizado, comenzando con la definición de </w:t>
      </w:r>
      <w:r w:rsidR="00743FEF">
        <w:t>tráfico web y series de tiempo, luego con variados ejemplos de la literatura de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4833B4"/>
    <w:p w14:paraId="0FA55694" w14:textId="69A5B81C" w:rsidR="00C016C7" w:rsidRPr="00727A74" w:rsidRDefault="00412E0D" w:rsidP="00BF62BC">
      <w:pPr>
        <w:pStyle w:val="Ttulo2"/>
        <w:numPr>
          <w:ilvl w:val="0"/>
          <w:numId w:val="3"/>
        </w:numPr>
        <w:tabs>
          <w:tab w:val="left" w:pos="426"/>
        </w:tabs>
        <w:ind w:left="426"/>
        <w:rPr>
          <w:szCs w:val="28"/>
        </w:rPr>
      </w:pPr>
      <w:bookmarkStart w:id="14" w:name="_Toc181900454"/>
      <w:r w:rsidRPr="00727A74">
        <w:rPr>
          <w:szCs w:val="28"/>
        </w:rPr>
        <w:t>Tráfico web</w:t>
      </w:r>
      <w:bookmarkEnd w:id="14"/>
    </w:p>
    <w:p w14:paraId="0BB1DE6C" w14:textId="622C63DA" w:rsidR="00412E0D" w:rsidRPr="00727A74" w:rsidRDefault="00412E0D" w:rsidP="00412E0D">
      <w:pPr>
        <w:rPr>
          <w:sz w:val="28"/>
          <w:szCs w:val="28"/>
        </w:rPr>
      </w:pPr>
      <w:r w:rsidRPr="00727A74">
        <w:rPr>
          <w:sz w:val="28"/>
          <w:szCs w:val="28"/>
        </w:rPr>
        <w:tab/>
      </w:r>
    </w:p>
    <w:p w14:paraId="1B8592EF" w14:textId="2B3FBFE9" w:rsidR="002957FB" w:rsidRDefault="00F77A9C" w:rsidP="00F77A9C">
      <w:pPr>
        <w:jc w:val="both"/>
      </w:pPr>
      <w:r>
        <w:t xml:space="preserve">El </w:t>
      </w:r>
      <w:r w:rsidR="00B07C1D">
        <w:t>tr</w:t>
      </w:r>
      <w:r>
        <w:t>á</w:t>
      </w:r>
      <w:r w:rsidR="00A26428">
        <w:t>fico web es generado por los us</w:t>
      </w:r>
      <w:r w:rsidR="00B07C1D">
        <w:t>uarios de una página web, el trá</w:t>
      </w:r>
      <w:r w:rsidR="00A26428">
        <w:t>fico web son los datos que se envían y se reciben correspondientes a los usuarios que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412E0D"/>
    <w:p w14:paraId="552D2D7F" w14:textId="5431BA90" w:rsidR="00412E0D" w:rsidRDefault="00412E0D" w:rsidP="00412E0D">
      <w:pPr>
        <w:pStyle w:val="Ttulo2"/>
        <w:numPr>
          <w:ilvl w:val="0"/>
          <w:numId w:val="3"/>
        </w:numPr>
        <w:ind w:left="426"/>
        <w:rPr>
          <w:szCs w:val="28"/>
        </w:rPr>
      </w:pPr>
      <w:bookmarkStart w:id="15" w:name="_Toc181900455"/>
      <w:r w:rsidRPr="00245FB5">
        <w:rPr>
          <w:szCs w:val="28"/>
        </w:rPr>
        <w:t>Series de tiempo</w:t>
      </w:r>
      <w:bookmarkEnd w:id="15"/>
    </w:p>
    <w:p w14:paraId="12CF1728" w14:textId="77777777" w:rsidR="00245FB5" w:rsidRPr="00245FB5" w:rsidRDefault="00245FB5" w:rsidP="00245FB5"/>
    <w:p w14:paraId="413751E7" w14:textId="4BBE4852" w:rsidR="00412E0D" w:rsidRPr="00B75457" w:rsidRDefault="00D44BD5" w:rsidP="00C22747">
      <w:pPr>
        <w:jc w:val="both"/>
      </w:pPr>
      <w:r>
        <w:t>Las series de tiempo son un</w:t>
      </w:r>
      <w:r w:rsidR="00245FB5" w:rsidRPr="00245FB5">
        <w:t xml:space="preserve"> </w:t>
      </w:r>
      <w:r>
        <w:t>conjunto de valores</w:t>
      </w:r>
      <w:r w:rsidR="00245FB5" w:rsidRPr="00245FB5">
        <w:t xml:space="preserve"> medidos </w:t>
      </w:r>
      <w:r>
        <w:t xml:space="preserve">en orden secuencial  </w:t>
      </w:r>
      <w:r w:rsidR="00245FB5" w:rsidRPr="00245FB5">
        <w:t>en el tiempo</w:t>
      </w:r>
      <w:r w:rsidR="00245FB5">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rsidR="00245FB5">
        <w:fldChar w:fldCharType="separate"/>
      </w:r>
      <w:r w:rsidR="006D661F" w:rsidRPr="006D661F">
        <w:rPr>
          <w:noProof/>
        </w:rPr>
        <w:t>[2]</w:t>
      </w:r>
      <w:r w:rsidR="00245FB5">
        <w:fldChar w:fldCharType="end"/>
      </w:r>
      <w:r w:rsidR="00E953D0">
        <w:t xml:space="preserve">; </w:t>
      </w:r>
      <w:r w:rsidR="00F56529">
        <w:t xml:space="preserve">cuando se miden </w:t>
      </w:r>
      <w:r w:rsidR="00E953D0">
        <w:t>los datos</w:t>
      </w:r>
      <w:r w:rsidR="00F56529">
        <w:t xml:space="preserve"> para generar una serie</w:t>
      </w:r>
      <w:r w:rsidR="00E953D0">
        <w:t xml:space="preserve"> de tiempo</w:t>
      </w:r>
      <w:r w:rsidR="00F56529">
        <w:t>, generalmente se toman los valores con la misma separación en tiempo entre cada valor</w:t>
      </w:r>
      <w:r w:rsidR="00F57415">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rsidR="00F57415">
        <w:fldChar w:fldCharType="separate"/>
      </w:r>
      <w:r w:rsidR="006D661F" w:rsidRPr="006D661F">
        <w:rPr>
          <w:noProof/>
        </w:rPr>
        <w:t>[3]</w:t>
      </w:r>
      <w:r w:rsidR="00F57415">
        <w:fldChar w:fldCharType="end"/>
      </w:r>
      <w:r w:rsidR="00F57415">
        <w:t>.</w:t>
      </w:r>
    </w:p>
    <w:p w14:paraId="35999632" w14:textId="77777777" w:rsidR="00245FB5" w:rsidRPr="00B75457" w:rsidRDefault="00245FB5" w:rsidP="00412E0D"/>
    <w:p w14:paraId="574F1886" w14:textId="77777777" w:rsidR="0063394D" w:rsidRPr="00727A74" w:rsidRDefault="0063394D" w:rsidP="0063394D">
      <w:pPr>
        <w:pStyle w:val="Ttulo2"/>
        <w:numPr>
          <w:ilvl w:val="0"/>
          <w:numId w:val="7"/>
        </w:numPr>
        <w:ind w:left="426"/>
        <w:rPr>
          <w:szCs w:val="28"/>
        </w:rPr>
      </w:pPr>
      <w:bookmarkStart w:id="16" w:name="_Toc181900456"/>
      <w:bookmarkStart w:id="17" w:name="_Toc114647323"/>
      <w:r w:rsidRPr="00727A74">
        <w:rPr>
          <w:szCs w:val="28"/>
        </w:rPr>
        <w:t>Pronóstico de  series de tiempo de tráfico web</w:t>
      </w:r>
      <w:bookmarkEnd w:id="16"/>
      <w:r w:rsidRPr="00727A74">
        <w:rPr>
          <w:szCs w:val="28"/>
        </w:rPr>
        <w:t xml:space="preserve"> </w:t>
      </w:r>
    </w:p>
    <w:p w14:paraId="106C9ECF" w14:textId="77777777" w:rsidR="0063394D" w:rsidRDefault="0063394D" w:rsidP="0063394D"/>
    <w:p w14:paraId="32151250" w14:textId="13CB8825" w:rsidR="0063394D" w:rsidRDefault="0063394D" w:rsidP="00C22747">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una serie de tiempo </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rsidR="00862844">
        <w:t>.</w:t>
      </w:r>
    </w:p>
    <w:p w14:paraId="6D6C59DB" w14:textId="1934FC13" w:rsidR="0063394D" w:rsidRDefault="0063394D" w:rsidP="00C22747">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1D5A6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1D5A62">
        <w:rPr>
          <w:noProof/>
        </w:rPr>
        <w:t>[4]</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6F40A5">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w:instrText>
      </w:r>
      <w:r w:rsidR="006F40A5" w:rsidRPr="007C2972">
        <w:instrTex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7C2972">
        <w:rPr>
          <w:noProof/>
        </w:rPr>
        <w:t>[4]</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1D5A62" w:rsidRPr="007C2972">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fldChar w:fldCharType="separate"/>
      </w:r>
      <w:r w:rsidR="001D5A62" w:rsidRPr="007C2972">
        <w:rPr>
          <w:noProof/>
        </w:rPr>
        <w:t>[5]</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1D5A62" w:rsidRPr="007C297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w:instrText>
      </w:r>
      <w:r w:rsidR="001D5A62">
        <w:instrText>"family":"Huang","given":"Lisheng","non-dropping-particle":"","parse-names":false,"suffix":""},{"dropping-particle":"","family":"Liu","given":"Baoyang","non-dropping-particle":"","parse-names":false,"suffix":""}],"container-title":"Knowledge-Based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[6]","plainTextFormattedCitation":"[6]","previouslyFormattedCitation":"[6]"},"properties":{"noteIndex":0},"schema":"https://github.com/citation-style-language/schema/raw/master/csl-citation.json"}</w:instrText>
      </w:r>
      <w:r>
        <w:fldChar w:fldCharType="separate"/>
      </w:r>
      <w:r w:rsidR="001D5A62" w:rsidRPr="001D5A62">
        <w:rPr>
          <w:noProof/>
        </w:rPr>
        <w:t>[6]</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1D5A62">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[7]","plainTextFormattedCitation":"[7]","previouslyFormattedCitation":"[7]"},"properties":{"noteIndex":0},"schema":"https://github.com/citation-style-language/schema/raw/master/csl-citation.json"}</w:instrText>
      </w:r>
      <w:r>
        <w:fldChar w:fldCharType="separate"/>
      </w:r>
      <w:r w:rsidR="001D5A62" w:rsidRPr="001D5A62">
        <w:rPr>
          <w:noProof/>
        </w:rPr>
        <w:t>[7]</w:t>
      </w:r>
      <w:r>
        <w:fldChar w:fldCharType="end"/>
      </w:r>
      <w:r>
        <w:t xml:space="preserve"> comparando la combinación de tecnologías anteriores con métodos estadísticos</w:t>
      </w:r>
      <w:r w:rsidR="006F40A5">
        <w:t>,</w:t>
      </w:r>
      <w:r>
        <w:t xml:space="preserve"> finalmente llegando a la conclusión de que</w:t>
      </w:r>
      <w:r w:rsidR="00AB2566">
        <w:t xml:space="preserve"> los autores</w:t>
      </w:r>
      <w:r>
        <w:t xml:space="preserve"> no obtuvieron una diferencia notable</w:t>
      </w:r>
      <w:r w:rsidR="006F40A5">
        <w:fldChar w:fldCharType="begin" w:fldLock="1"/>
      </w:r>
      <w:r w:rsidR="007013DD">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6F40A5">
        <w:fldChar w:fldCharType="separate"/>
      </w:r>
      <w:r w:rsidR="006F40A5" w:rsidRPr="006F40A5">
        <w:rPr>
          <w:noProof/>
        </w:rPr>
        <w:t>[4]</w:t>
      </w:r>
      <w:r w:rsidR="006F40A5">
        <w:fldChar w:fldCharType="end"/>
      </w:r>
      <w:r>
        <w:t xml:space="preserve">. </w:t>
      </w:r>
    </w:p>
    <w:p w14:paraId="70C01BBE" w14:textId="77777777" w:rsidR="0063394D" w:rsidRDefault="0063394D" w:rsidP="00C22747">
      <w:pPr>
        <w:jc w:val="both"/>
      </w:pPr>
    </w:p>
    <w:p w14:paraId="14F54B87" w14:textId="3C8ADE95" w:rsidR="0063394D" w:rsidRPr="002957FB" w:rsidRDefault="0063394D" w:rsidP="00C22747">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013DD"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7013DD" w:rsidRPr="003919A3">
        <w:fldChar w:fldCharType="separate"/>
      </w:r>
      <w:r w:rsidR="007013DD" w:rsidRPr="003919A3">
        <w:rPr>
          <w:noProof/>
        </w:rPr>
        <w:t>[8]</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1D5A62" w:rsidRPr="003919A3">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rsidRPr="003919A3">
        <w:fldChar w:fldCharType="separate"/>
      </w:r>
      <w:r w:rsidR="001D5A62" w:rsidRPr="003919A3">
        <w:rPr>
          <w:noProof/>
        </w:rPr>
        <w:t>[5]</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862844" w:rsidRPr="003919A3">
        <w:fldChar w:fldCharType="separate"/>
      </w:r>
      <w:r w:rsidR="001D5A62" w:rsidRPr="003919A3">
        <w:rPr>
          <w:noProof/>
        </w:rPr>
        <w:t>[8]</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1D5A62" w:rsidRPr="003919A3">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Pr="003919A3">
        <w:fldChar w:fldCharType="separate"/>
      </w:r>
      <w:r w:rsidR="001D5A62" w:rsidRPr="003919A3">
        <w:rPr>
          <w:noProof/>
        </w:rPr>
        <w:t>[9]</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944D8C">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[10]","plainTextFormattedCitation":"[10]","previouslyFormattedCitation":"[10]"},"properties":{"noteIndex":0},"schema":"https://github.com/citation-style-language/schema/raw/master/csl-citation.json"}</w:instrText>
      </w:r>
      <w:r w:rsidR="003919A3">
        <w:fldChar w:fldCharType="separate"/>
      </w:r>
      <w:r w:rsidR="003919A3" w:rsidRPr="003919A3">
        <w:rPr>
          <w:noProof/>
        </w:rPr>
        <w:t>[10]</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3919A3">
        <w:fldChar w:fldCharType="separate"/>
      </w:r>
      <w:r w:rsidR="001D5A62" w:rsidRPr="003919A3">
        <w:rPr>
          <w:noProof/>
        </w:rPr>
        <w:t>[8]</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3919A3">
        <w:fldChar w:fldCharType="separate"/>
      </w:r>
      <w:r w:rsidR="001D5A62" w:rsidRPr="003919A3">
        <w:rPr>
          <w:noProof/>
        </w:rPr>
        <w:t>[8]</w:t>
      </w:r>
      <w:r w:rsidRPr="003919A3">
        <w:fldChar w:fldCharType="end"/>
      </w:r>
      <w:r w:rsidRPr="003919A3">
        <w:t>.</w:t>
      </w:r>
    </w:p>
    <w:p w14:paraId="215F2521" w14:textId="77777777" w:rsidR="0063394D" w:rsidRPr="002957FB" w:rsidRDefault="0063394D" w:rsidP="00C22747">
      <w:pPr>
        <w:jc w:val="both"/>
      </w:pPr>
    </w:p>
    <w:p w14:paraId="7DAB2633" w14:textId="77777777" w:rsidR="007C2972" w:rsidRDefault="0063394D" w:rsidP="00C22747">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88236D">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88236D">
        <w:rPr>
          <w:i/>
        </w:rPr>
        <w:fldChar w:fldCharType="separate"/>
      </w:r>
      <w:r w:rsidR="0088236D" w:rsidRPr="0088236D">
        <w:rPr>
          <w:noProof/>
        </w:rPr>
        <w:t>[11]</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t xml:space="preserve"> </w:t>
      </w:r>
    </w:p>
    <w:p w14:paraId="5A202779" w14:textId="3F120887" w:rsidR="0063394D" w:rsidRPr="00C165E4" w:rsidRDefault="007C2972" w:rsidP="00C22747">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 xml:space="preserve">ción con los tensores </w:t>
      </w:r>
      <w:r w:rsidR="0063394D">
        <w:lastRenderedPageBreak/>
        <w:t>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t xml:space="preserve"> </w:t>
      </w:r>
      <w:r w:rsidR="007B7446">
        <w:t>como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rsidR="0063394D">
        <w:fldChar w:fldCharType="separate"/>
      </w:r>
      <w:r w:rsidR="0088236D" w:rsidRPr="0088236D">
        <w:rPr>
          <w:noProof/>
        </w:rPr>
        <w:t>[13]</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C22747">
      <w:pPr>
        <w:jc w:val="both"/>
      </w:pPr>
    </w:p>
    <w:p w14:paraId="308F7F9D" w14:textId="64ACDB0E" w:rsidR="0063394D" w:rsidRPr="00C165E4" w:rsidRDefault="0063394D" w:rsidP="00C22747">
      <w:pPr>
        <w:jc w:val="both"/>
      </w:pPr>
      <w:r>
        <w:t>En otro artículo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w:instrText>
      </w:r>
      <w:r w:rsidR="0088236D" w:rsidRPr="00E31030">
        <w:instrText xml:space="preserve">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E31030">
        <w:rPr>
          <w:noProof/>
        </w:rPr>
        <w:t>[14]</w:t>
      </w:r>
      <w:r>
        <w:fldChar w:fldCharType="end"/>
      </w:r>
      <w:r w:rsidRPr="00E31030">
        <w:t xml:space="preserve"> y  redes </w:t>
      </w:r>
      <w:proofErr w:type="spellStart"/>
      <w:r w:rsidR="00E31030" w:rsidRPr="00E31030">
        <w:t>Exogenas</w:t>
      </w:r>
      <w:proofErr w:type="spellEnd"/>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88236D" w:rsidRPr="00E31030">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[15]","plainTextFormattedCitation":"[15]","previouslyFormattedCitation":"[15]"},"properties":{"noteIndex":0},"schema":"https://github.com/citation-style-language/schema/raw/master/csl-citation.json"}</w:instrText>
      </w:r>
      <w:r>
        <w:fldChar w:fldCharType="separate"/>
      </w:r>
      <w:r w:rsidR="0088236D" w:rsidRPr="00E31030">
        <w:rPr>
          <w:noProof/>
        </w:rPr>
        <w:t>[15]</w:t>
      </w:r>
      <w:r>
        <w:fldChar w:fldCharType="end"/>
      </w:r>
      <w:r w:rsidRPr="00E31030">
        <w:t xml:space="preserve"> resultando en NARX -QPSO</w:t>
      </w:r>
      <w:r>
        <w:fldChar w:fldCharType="begin" w:fldLock="1"/>
      </w:r>
      <w:r w:rsidR="0088236D" w:rsidRPr="00E31030">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w:instrText>
      </w:r>
      <w:r w:rsidR="0088236D" w:rsidRPr="0088236D">
        <w:instrText>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rsidR="006B134D">
        <w:fldChar w:fldCharType="separate"/>
      </w:r>
      <w:r w:rsidR="0088236D" w:rsidRPr="0088236D">
        <w:rPr>
          <w:noProof/>
        </w:rPr>
        <w:t>[14]</w:t>
      </w:r>
      <w:r w:rsidR="006B134D">
        <w:fldChar w:fldCharType="end"/>
      </w:r>
      <w:r>
        <w:t>.</w:t>
      </w:r>
    </w:p>
    <w:p w14:paraId="7EE713B5" w14:textId="77777777" w:rsidR="0063394D" w:rsidRDefault="0063394D" w:rsidP="00C22747">
      <w:pPr>
        <w:jc w:val="both"/>
      </w:pPr>
    </w:p>
    <w:p w14:paraId="01EC1160" w14:textId="1DEEB587" w:rsidR="0063394D" w:rsidRPr="007D58DB" w:rsidRDefault="0063394D" w:rsidP="00C22747">
      <w:pPr>
        <w:jc w:val="both"/>
      </w:pPr>
      <w:r w:rsidRPr="007D58DB">
        <w:t>En otro artículo</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t xml:space="preserve"> donde </w:t>
      </w:r>
      <w:r w:rsidR="003D7CB1">
        <w:t xml:space="preserve">lo </w:t>
      </w:r>
      <w:r>
        <w:t>comparan con otros modelos y demuestran que su modelo tiene un mejor rendimiento</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w:t>
      </w:r>
    </w:p>
    <w:p w14:paraId="586344D9" w14:textId="77777777" w:rsidR="0063394D" w:rsidRDefault="0063394D" w:rsidP="00C22747">
      <w:pPr>
        <w:jc w:val="both"/>
      </w:pPr>
    </w:p>
    <w:p w14:paraId="735522C8" w14:textId="4AD53C70" w:rsidR="0063394D" w:rsidRDefault="0063394D" w:rsidP="00C22747">
      <w:pPr>
        <w:jc w:val="both"/>
      </w:pPr>
      <w:r>
        <w:t>También se propone en</w:t>
      </w:r>
      <w:r w:rsidR="00410C51">
        <w:t xml:space="preserve"> el</w:t>
      </w:r>
      <w:r>
        <w:t xml:space="preserve"> artículo</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t xml:space="preserve"> el uso de un modelo combinado </w:t>
      </w:r>
    </w:p>
    <w:p w14:paraId="24243D5B" w14:textId="3752401A" w:rsidR="0063394D" w:rsidRPr="007D58DB" w:rsidRDefault="00410C51" w:rsidP="00C22747">
      <w:pPr>
        <w:jc w:val="both"/>
      </w:pPr>
      <w:proofErr w:type="spellStart"/>
      <w:r w:rsidRPr="007974A2">
        <w:rPr>
          <w:i/>
        </w:rPr>
        <w:t>Prophet</w:t>
      </w:r>
      <w:proofErr w:type="spellEnd"/>
      <w:r>
        <w:t xml:space="preserve"> y</w:t>
      </w:r>
      <w:r w:rsidR="006B629C">
        <w:t xml:space="preserve"> Maquina de Empuje de Gradiente de Luz</w:t>
      </w:r>
      <w:r w:rsidRPr="00410C51">
        <w:rPr>
          <w:i/>
        </w:rPr>
        <w:t xml:space="preserve"> </w:t>
      </w:r>
      <w:r w:rsidR="006B629C">
        <w:rPr>
          <w:i/>
        </w:rPr>
        <w:t xml:space="preserve">- </w:t>
      </w:r>
      <w:r w:rsidR="006B629C" w:rsidRPr="009D6A2A">
        <w:t>LGBM</w:t>
      </w:r>
      <w:r w:rsidR="006B629C" w:rsidRPr="00410C51">
        <w:rPr>
          <w:i/>
        </w:rPr>
        <w:t xml:space="preserve"> </w:t>
      </w:r>
      <w:r>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t>)</w:t>
      </w:r>
      <w:r w:rsidR="0063394D">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rsidR="0063394D">
        <w:fldChar w:fldCharType="separate"/>
      </w:r>
      <w:r w:rsidR="0088236D" w:rsidRPr="0088236D">
        <w:rPr>
          <w:noProof/>
        </w:rPr>
        <w:t>[17]</w:t>
      </w:r>
      <w:r w:rsidR="0063394D">
        <w:fldChar w:fldCharType="end"/>
      </w:r>
      <w:r w:rsidR="0063394D">
        <w:t xml:space="preserve"> </w:t>
      </w:r>
      <w:r>
        <w:t xml:space="preserve">donde </w:t>
      </w:r>
      <w:r w:rsidR="003D7CB1">
        <w:t>se menciona</w:t>
      </w:r>
      <w:r w:rsidR="0063394D">
        <w:t xml:space="preserve"> que tiene mejores resultados comparado con modelos individuales</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rsidR="0063394D">
        <w:t>.</w:t>
      </w:r>
    </w:p>
    <w:p w14:paraId="1D5298B6" w14:textId="77777777" w:rsidR="0063394D" w:rsidRPr="007D58DB" w:rsidRDefault="0063394D" w:rsidP="00C22747">
      <w:pPr>
        <w:jc w:val="both"/>
      </w:pPr>
    </w:p>
    <w:p w14:paraId="04B950FE" w14:textId="01B207E8" w:rsidR="0063394D" w:rsidRDefault="0063394D" w:rsidP="00C22747">
      <w:pPr>
        <w:jc w:val="both"/>
      </w:pPr>
      <w:r w:rsidRPr="004A17D7">
        <w:t xml:space="preserve">Otra tecnología son las redes bidireccionales </w:t>
      </w:r>
      <w:r>
        <w:t>LSTM (BI-LSTM)</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las cuales en este artículo</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974A2">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rsidR="007974A2">
        <w:fldChar w:fldCharType="separate"/>
      </w:r>
      <w:r w:rsidR="007974A2" w:rsidRPr="006D661F">
        <w:rPr>
          <w:noProof/>
        </w:rPr>
        <w:t>[2]</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t xml:space="preserve"> y otros, donde BI-LSTM tuvo un mejor rendimiento.</w:t>
      </w:r>
    </w:p>
    <w:p w14:paraId="443D199B" w14:textId="770C1EE1" w:rsidR="007974A2" w:rsidRDefault="007974A2" w:rsidP="00C22747">
      <w:pPr>
        <w:spacing w:after="160" w:line="259" w:lineRule="auto"/>
        <w:jc w:val="both"/>
      </w:pPr>
      <w:r>
        <w:br w:type="page"/>
      </w:r>
    </w:p>
    <w:p w14:paraId="340D50B7" w14:textId="24E0F1F9" w:rsidR="0063394D" w:rsidRDefault="0063394D" w:rsidP="0063394D">
      <w:pPr>
        <w:pStyle w:val="Ttulo2"/>
        <w:numPr>
          <w:ilvl w:val="0"/>
          <w:numId w:val="7"/>
        </w:numPr>
        <w:ind w:left="426"/>
      </w:pPr>
      <w:bookmarkStart w:id="20" w:name="_Toc181900457"/>
      <w:r>
        <w:lastRenderedPageBreak/>
        <w:t>Evaluación de desempeño de los modelos predictivos</w:t>
      </w:r>
      <w:bookmarkEnd w:id="20"/>
    </w:p>
    <w:p w14:paraId="64AF9DA2" w14:textId="77777777" w:rsidR="0063394D" w:rsidRDefault="0063394D" w:rsidP="0063394D"/>
    <w:p w14:paraId="49584BA3" w14:textId="25E052D3" w:rsidR="00543796" w:rsidRDefault="00543796" w:rsidP="00C22747">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C22747">
      <w:pPr>
        <w:jc w:val="both"/>
      </w:pPr>
    </w:p>
    <w:p w14:paraId="75B4D9D0" w14:textId="6DE18C90" w:rsidR="007C4824" w:rsidRDefault="007C2972" w:rsidP="00C22747">
      <w:pPr>
        <w:jc w:val="both"/>
      </w:pPr>
      <w:r>
        <w:t>La</w:t>
      </w:r>
      <w:r w:rsidRPr="007C2972">
        <w:t xml:space="preserve"> Distancia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C22747">
      <w:pPr>
        <w:jc w:val="both"/>
      </w:pPr>
    </w:p>
    <w:p w14:paraId="5D1EE44B" w14:textId="67B371DC" w:rsidR="007C4824" w:rsidRPr="0095327E" w:rsidRDefault="007C4824" w:rsidP="00C22747">
      <w:pPr>
        <w:jc w:val="both"/>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25555DE0" w14:textId="2C45BC2E" w:rsidR="007C4824" w:rsidRDefault="00E501A8" w:rsidP="00C22747">
      <w:pPr>
        <w:jc w:val="both"/>
      </w:pPr>
      <w:r>
        <w:t>En la formula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7C4824">
        <w:fldChar w:fldCharType="separate"/>
      </w:r>
      <w:r w:rsidR="001D5A62" w:rsidRPr="001D5A62">
        <w:rPr>
          <w:noProof/>
        </w:rPr>
        <w:t>[9]</w:t>
      </w:r>
      <w:r w:rsidR="007C4824">
        <w:fldChar w:fldCharType="end"/>
      </w:r>
    </w:p>
    <w:p w14:paraId="1F38099C" w14:textId="77777777" w:rsidR="00C3672F" w:rsidRDefault="00C3672F" w:rsidP="00C22747">
      <w:pPr>
        <w:jc w:val="both"/>
      </w:pPr>
    </w:p>
    <w:p w14:paraId="43D57193" w14:textId="6B61E39D" w:rsidR="00C3672F" w:rsidRDefault="00C3672F" w:rsidP="00C22747">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fldChar w:fldCharType="separate"/>
      </w:r>
      <w:r w:rsidR="001D5A62" w:rsidRPr="001D5A62">
        <w:rPr>
          <w:noProof/>
        </w:rPr>
        <w:t>[9]</w:t>
      </w:r>
      <w:r>
        <w:fldChar w:fldCharType="end"/>
      </w:r>
      <w:r>
        <w:t xml:space="preserve"> </w:t>
      </w:r>
      <w:r w:rsidR="007C2972">
        <w:t>se calcula de la siguiente forma:</w:t>
      </w:r>
    </w:p>
    <w:p w14:paraId="0B8F5C79" w14:textId="77777777" w:rsidR="0095327E" w:rsidRDefault="0095327E" w:rsidP="00C22747">
      <w:pPr>
        <w:jc w:val="both"/>
      </w:pPr>
    </w:p>
    <w:p w14:paraId="5FEAF9F6" w14:textId="240B329F" w:rsidR="0097330F" w:rsidRDefault="0097330F" w:rsidP="00C22747">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C22747">
      <w:pPr>
        <w:jc w:val="both"/>
      </w:pPr>
    </w:p>
    <w:p w14:paraId="29FD8E1F" w14:textId="66E06B7F" w:rsidR="0097330F" w:rsidRDefault="00E501A8" w:rsidP="00C22747">
      <w:pPr>
        <w:jc w:val="both"/>
      </w:pPr>
      <w:r>
        <w:t xml:space="preserve">En la formula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97330F">
        <w:fldChar w:fldCharType="separate"/>
      </w:r>
      <w:r w:rsidR="001D5A62" w:rsidRPr="001D5A62">
        <w:rPr>
          <w:noProof/>
        </w:rPr>
        <w:t>[9]</w:t>
      </w:r>
      <w:r w:rsidR="0097330F">
        <w:fldChar w:fldCharType="end"/>
      </w:r>
      <w:r w:rsidR="0097330F">
        <w:t xml:space="preserve">, </w:t>
      </w:r>
    </w:p>
    <w:p w14:paraId="7AC592C7" w14:textId="77777777" w:rsidR="00543796" w:rsidRDefault="00543796" w:rsidP="00C22747">
      <w:pPr>
        <w:jc w:val="both"/>
      </w:pPr>
    </w:p>
    <w:p w14:paraId="089CE7AA" w14:textId="4D2A708F" w:rsidR="00543796" w:rsidRDefault="00543796" w:rsidP="00C22747">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fldChar w:fldCharType="separate"/>
      </w:r>
      <w:r w:rsidR="0088236D" w:rsidRPr="0088236D">
        <w:rPr>
          <w:noProof/>
        </w:rPr>
        <w:t>[13]</w:t>
      </w:r>
      <w:r>
        <w:fldChar w:fldCharType="end"/>
      </w:r>
      <w:r w:rsidR="000355FF">
        <w:t xml:space="preserve"> </w:t>
      </w:r>
      <w:r w:rsidR="007C2972">
        <w:t>se calcula de la siguiente forma:</w:t>
      </w:r>
    </w:p>
    <w:p w14:paraId="0434AF39" w14:textId="77777777" w:rsidR="000355FF" w:rsidRDefault="000355FF" w:rsidP="00C22747">
      <w:pPr>
        <w:jc w:val="both"/>
      </w:pPr>
    </w:p>
    <w:p w14:paraId="1F3C44E9" w14:textId="621C3D36" w:rsidR="000355FF" w:rsidRDefault="000355FF" w:rsidP="00C22747">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C22747">
      <w:pPr>
        <w:jc w:val="both"/>
      </w:pPr>
    </w:p>
    <w:p w14:paraId="7432C99D" w14:textId="3CFD87E7" w:rsidR="000355FF" w:rsidRDefault="00E501A8" w:rsidP="00C22747">
      <w:pPr>
        <w:jc w:val="both"/>
      </w:pPr>
      <w:r>
        <w:t xml:space="preserve">En la formula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0355FF">
      <w:pPr>
        <w:jc w:val="both"/>
      </w:pPr>
    </w:p>
    <w:bookmarkEnd w:id="17"/>
    <w:p w14:paraId="6579FE3D" w14:textId="141B57B5" w:rsidR="00706A87" w:rsidRPr="00781161" w:rsidRDefault="00706A87">
      <w:pPr>
        <w:spacing w:after="160" w:line="259" w:lineRule="auto"/>
      </w:pPr>
      <w:r w:rsidRPr="00781161">
        <w:br w:type="page"/>
      </w:r>
    </w:p>
    <w:p w14:paraId="780083A8" w14:textId="33EB2544" w:rsidR="00706A87" w:rsidRDefault="00706A87" w:rsidP="00706A87">
      <w:pPr>
        <w:pStyle w:val="Ttulo1"/>
      </w:pPr>
      <w:bookmarkStart w:id="21" w:name="_Toc181900458"/>
      <w:r>
        <w:lastRenderedPageBreak/>
        <w:t>Capítulo 3</w:t>
      </w:r>
      <w:bookmarkEnd w:id="21"/>
    </w:p>
    <w:p w14:paraId="7EF42498" w14:textId="77777777" w:rsidR="00706A87" w:rsidRDefault="00706A87" w:rsidP="00706A87"/>
    <w:p w14:paraId="0C77EC2D" w14:textId="77777777" w:rsidR="00706A87" w:rsidRDefault="00706A87" w:rsidP="00706A87"/>
    <w:p w14:paraId="773BF4ED" w14:textId="77777777" w:rsidR="00706A87" w:rsidRDefault="00706A87" w:rsidP="004833B4"/>
    <w:p w14:paraId="06ADA797" w14:textId="77777777" w:rsidR="008C43B3" w:rsidRDefault="008C43B3" w:rsidP="004833B4"/>
    <w:p w14:paraId="4F02F9B6" w14:textId="77777777" w:rsidR="008C43B3" w:rsidRDefault="008C43B3" w:rsidP="004833B4"/>
    <w:p w14:paraId="24CD4D29" w14:textId="5C21C3EC" w:rsidR="00706A87" w:rsidRDefault="00706A87" w:rsidP="00D44C3A">
      <w:pPr>
        <w:pStyle w:val="Ttulo1"/>
      </w:pPr>
      <w:bookmarkStart w:id="22" w:name="_Toc181900459"/>
      <w:r>
        <w:t>Descripción del problema</w:t>
      </w:r>
      <w:bookmarkEnd w:id="22"/>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Pr="00E65CAF" w:rsidRDefault="00E65CAF" w:rsidP="00A209AF">
      <w:pPr>
        <w:pStyle w:val="Ttulo2"/>
        <w:numPr>
          <w:ilvl w:val="0"/>
          <w:numId w:val="5"/>
        </w:numPr>
        <w:rPr>
          <w:rStyle w:val="Ttulo2Car"/>
          <w:b/>
          <w:bCs/>
          <w:iCs/>
          <w:sz w:val="24"/>
        </w:rPr>
      </w:pPr>
      <w:bookmarkStart w:id="23" w:name="_Toc181900460"/>
      <w:r w:rsidRPr="00E65CAF">
        <w:rPr>
          <w:rStyle w:val="Ttulo2Car"/>
          <w:b/>
          <w:bCs/>
          <w:iCs/>
        </w:rPr>
        <w:t>El problema</w:t>
      </w:r>
      <w:bookmarkEnd w:id="23"/>
    </w:p>
    <w:p w14:paraId="3D2AB5E5" w14:textId="22DE27AA" w:rsidR="00E65CAF" w:rsidRDefault="00E65CAF" w:rsidP="00C22747">
      <w:pPr>
        <w:pStyle w:val="Prrafodelista"/>
        <w:ind w:left="709"/>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2A90F686" w14:textId="77777777" w:rsidR="00E65CAF" w:rsidRDefault="00E65CAF" w:rsidP="00C22747">
      <w:pPr>
        <w:pStyle w:val="Prrafodelista"/>
        <w:numPr>
          <w:ilvl w:val="0"/>
          <w:numId w:val="4"/>
        </w:numPr>
        <w:ind w:left="1560"/>
        <w:jc w:val="both"/>
      </w:pPr>
      <w:r>
        <w:t xml:space="preserve">Sitio Institucional de la </w:t>
      </w:r>
      <w:proofErr w:type="spellStart"/>
      <w:r>
        <w:t>U.Na.M</w:t>
      </w:r>
      <w:proofErr w:type="spellEnd"/>
      <w:r>
        <w:t xml:space="preserve">. disponible en </w:t>
      </w:r>
      <w:hyperlink r:id="rId8" w:history="1">
        <w:r w:rsidRPr="00C51346">
          <w:rPr>
            <w:rStyle w:val="Hipervnculo"/>
          </w:rPr>
          <w:t>https://unam.edu.ar/</w:t>
        </w:r>
      </w:hyperlink>
      <w:r>
        <w:t xml:space="preserve"> </w:t>
      </w:r>
    </w:p>
    <w:p w14:paraId="164E2E7A" w14:textId="6884B3A1" w:rsidR="00E65CAF" w:rsidRDefault="00ED0C8C" w:rsidP="00C22747">
      <w:pPr>
        <w:pStyle w:val="Prrafodelista"/>
        <w:numPr>
          <w:ilvl w:val="0"/>
          <w:numId w:val="4"/>
        </w:numPr>
        <w:ind w:left="1560"/>
        <w:jc w:val="both"/>
      </w:pPr>
      <w:r>
        <w:t>Sitio de la E</w:t>
      </w:r>
      <w:r w:rsidR="00E65CAF">
        <w:t xml:space="preserve">ditorial Universitaria disponible en </w:t>
      </w:r>
      <w:hyperlink r:id="rId9" w:history="1">
        <w:r w:rsidR="00E65CAF" w:rsidRPr="00C51346">
          <w:rPr>
            <w:rStyle w:val="Hipervnculo"/>
          </w:rPr>
          <w:t>https://editorial.unam.edu.ar/</w:t>
        </w:r>
      </w:hyperlink>
      <w:r w:rsidR="00E65CAF">
        <w:t xml:space="preserve">  </w:t>
      </w:r>
    </w:p>
    <w:p w14:paraId="5059AFD9" w14:textId="77777777" w:rsidR="00E65CAF" w:rsidRDefault="00E65CAF" w:rsidP="00C22747">
      <w:pPr>
        <w:pStyle w:val="Prrafodelista"/>
        <w:numPr>
          <w:ilvl w:val="0"/>
          <w:numId w:val="4"/>
        </w:numPr>
        <w:ind w:left="1560"/>
        <w:jc w:val="both"/>
      </w:pPr>
      <w:r>
        <w:t xml:space="preserve">Portal de acceso al contenido generado por la radio y la televisión de la Universidad disponible en </w:t>
      </w:r>
      <w:hyperlink r:id="rId10" w:history="1">
        <w:r w:rsidRPr="00C51346">
          <w:rPr>
            <w:rStyle w:val="Hipervnculo"/>
          </w:rPr>
          <w:t>https://transmedia.unam.edu.ar/</w:t>
        </w:r>
      </w:hyperlink>
      <w:r>
        <w:t xml:space="preserve"> </w:t>
      </w:r>
    </w:p>
    <w:p w14:paraId="1666189E" w14:textId="589CB6C1" w:rsidR="00D44C3A" w:rsidRDefault="00E65CAF" w:rsidP="00C22747">
      <w:pPr>
        <w:ind w:left="709"/>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7777777" w:rsidR="00A209AF" w:rsidRDefault="00A209AF" w:rsidP="00DE2438">
      <w:pPr>
        <w:ind w:left="708" w:hanging="708"/>
        <w:jc w:val="both"/>
      </w:pPr>
    </w:p>
    <w:p w14:paraId="2F341458" w14:textId="77777777" w:rsidR="00E66E31" w:rsidRDefault="00E66E31" w:rsidP="00E66E31">
      <w:pPr>
        <w:pStyle w:val="Ttulo2"/>
        <w:numPr>
          <w:ilvl w:val="0"/>
          <w:numId w:val="5"/>
        </w:numPr>
      </w:pPr>
      <w:bookmarkStart w:id="24" w:name="_Toc181900461"/>
      <w:r>
        <w:t>Estructura Organizacional</w:t>
      </w:r>
      <w:bookmarkEnd w:id="24"/>
    </w:p>
    <w:p w14:paraId="08F62429" w14:textId="77777777" w:rsidR="005F0977" w:rsidRPr="005F0977" w:rsidRDefault="005F0977" w:rsidP="005F0977"/>
    <w:p w14:paraId="7A6CDF1C" w14:textId="49CAED15" w:rsidR="00E66E31" w:rsidRDefault="005F0977" w:rsidP="00E66E31">
      <w:pPr>
        <w:ind w:left="709"/>
        <w:jc w:val="both"/>
      </w:pPr>
      <w:r>
        <w:t>Con el fin de</w:t>
      </w:r>
      <w:r w:rsidR="00E66E31">
        <w:t xml:space="preserve"> entender el funcionamiento del </w:t>
      </w:r>
      <w:r w:rsidR="00E66E31" w:rsidRPr="00A209AF">
        <w:t>Departamento de Gestión de Recursos de Redes y Comunicaciones</w:t>
      </w:r>
      <w:r w:rsidR="00E66E31">
        <w:t xml:space="preserve"> se procede a describir su estructura organizacional, como así también los roles de los trabajadores.</w:t>
      </w:r>
    </w:p>
    <w:p w14:paraId="020A751E" w14:textId="77777777" w:rsidR="00E66E31" w:rsidRDefault="00E66E31" w:rsidP="00E66E31">
      <w:pPr>
        <w:ind w:left="709"/>
        <w:jc w:val="both"/>
      </w:pPr>
    </w:p>
    <w:p w14:paraId="1ADA8D7F" w14:textId="4D92230B" w:rsidR="0095327E" w:rsidRDefault="0095327E" w:rsidP="0095327E">
      <w:pPr>
        <w:pStyle w:val="Ttulo3"/>
      </w:pPr>
      <w:r>
        <w:tab/>
      </w:r>
      <w:bookmarkStart w:id="25" w:name="_Toc181900462"/>
      <w:r w:rsidR="00E66E31">
        <w:t>Organigrama</w:t>
      </w:r>
      <w:bookmarkEnd w:id="25"/>
      <w:r w:rsidR="0058061C">
        <w:t xml:space="preserve"> </w:t>
      </w:r>
    </w:p>
    <w:p w14:paraId="1A2E1C9B" w14:textId="4D72F0F1" w:rsidR="0095327E" w:rsidRDefault="00E66E31" w:rsidP="00A95F4E">
      <w:pPr>
        <w:ind w:left="709"/>
      </w:pPr>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13100D" w:rsidRDefault="00E66E31" w:rsidP="0013100D">
      <w:pPr>
        <w:ind w:left="567"/>
        <w:jc w:val="center"/>
      </w:pPr>
      <w:bookmarkStart w:id="26" w:name="_Ref444020175"/>
      <w:bookmarkStart w:id="27" w:name="_Toc444494514"/>
      <w:r w:rsidRPr="0013100D">
        <w:t>Figura</w:t>
      </w:r>
      <w:bookmarkEnd w:id="26"/>
      <w:r w:rsidRPr="0013100D">
        <w:t xml:space="preserve"> 1: Organigrama del </w:t>
      </w:r>
      <w:bookmarkEnd w:id="27"/>
      <w:r w:rsidRPr="0013100D">
        <w:t>Departamento de Gestión de Recursos de Redes y Comunicaciones</w:t>
      </w:r>
    </w:p>
    <w:p w14:paraId="63810D85" w14:textId="170D1E67" w:rsidR="00E66E31" w:rsidRDefault="004B0846" w:rsidP="004B0846">
      <w:pPr>
        <w:ind w:left="709"/>
        <w:jc w:val="both"/>
      </w:pPr>
      <w:r w:rsidRPr="004B0846">
        <w:t>El Departamento de Gestión de Recursos de Red</w:t>
      </w:r>
      <w:r>
        <w:t>es y Comunicaciones, gestiona</w:t>
      </w:r>
      <w:r w:rsidRPr="004B0846">
        <w:t> la infraestructura</w:t>
      </w:r>
      <w:r>
        <w:t>, además pone a disposición</w:t>
      </w:r>
      <w:r w:rsidRPr="004B0846">
        <w:t xml:space="preserve"> las herramientas para la </w:t>
      </w:r>
      <w:r w:rsidRPr="004B0846">
        <w:lastRenderedPageBreak/>
        <w:t>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Estos dos técnicos se encargan de la gestión  y ruteo de las redes de la universidad y con los proveedores de servicio, gestión y 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2C319B45" w14:textId="77777777" w:rsidR="00A209AF" w:rsidRPr="00A209AF" w:rsidRDefault="00A209AF" w:rsidP="00A209AF"/>
    <w:p w14:paraId="55941527" w14:textId="77777777" w:rsidR="00D44C3A" w:rsidRDefault="00D44C3A" w:rsidP="00E65CAF">
      <w:pPr>
        <w:ind w:left="709"/>
        <w:jc w:val="both"/>
      </w:pPr>
    </w:p>
    <w:p w14:paraId="016CCEDC" w14:textId="77777777" w:rsidR="00E65CAF" w:rsidRDefault="00E65CAF" w:rsidP="00E65CAF">
      <w:pPr>
        <w:ind w:left="709"/>
        <w:jc w:val="both"/>
      </w:pPr>
    </w:p>
    <w:p w14:paraId="464872B6" w14:textId="77777777" w:rsidR="00E65CAF" w:rsidRDefault="00E65CAF" w:rsidP="00E65CAF">
      <w:pPr>
        <w:ind w:left="709"/>
        <w:jc w:val="both"/>
      </w:pPr>
    </w:p>
    <w:p w14:paraId="33678DAA" w14:textId="77777777" w:rsidR="00C0049F" w:rsidRDefault="00C0049F">
      <w:pPr>
        <w:spacing w:after="160" w:line="259" w:lineRule="auto"/>
        <w:rPr>
          <w:rStyle w:val="Ttulo2Car"/>
          <w:b w:val="0"/>
          <w:bCs/>
          <w:iCs/>
        </w:rPr>
      </w:pPr>
    </w:p>
    <w:p w14:paraId="6917DE22" w14:textId="625B9C9D" w:rsidR="00D44C3A" w:rsidRDefault="00D44C3A" w:rsidP="00D44C3A">
      <w:pPr>
        <w:pStyle w:val="Ttulo1"/>
      </w:pPr>
      <w:bookmarkStart w:id="28" w:name="_Toc181900463"/>
      <w:r>
        <w:t>Capítulo 4</w:t>
      </w:r>
      <w:bookmarkEnd w:id="28"/>
    </w:p>
    <w:p w14:paraId="2C236961" w14:textId="77777777" w:rsidR="00E0707D" w:rsidRPr="00E0707D" w:rsidRDefault="00E0707D" w:rsidP="00E0707D">
      <w:pPr>
        <w:rPr>
          <w:sz w:val="52"/>
          <w:szCs w:val="52"/>
        </w:rPr>
      </w:pPr>
    </w:p>
    <w:p w14:paraId="48AEF330" w14:textId="07AFD02C" w:rsidR="00D44C3A" w:rsidRDefault="004004F8" w:rsidP="00E0707D">
      <w:pPr>
        <w:pStyle w:val="Ttulo1"/>
      </w:pPr>
      <w:bookmarkStart w:id="29" w:name="_Toc181900464"/>
      <w:r>
        <w:t>Solución Propuesta</w:t>
      </w:r>
      <w:bookmarkEnd w:id="29"/>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pPr>
        <w:spacing w:after="160" w:line="259" w:lineRule="auto"/>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0" w:name="_Toc181900465"/>
      <w:r>
        <w:t>Materiales y Métodos</w:t>
      </w:r>
      <w:bookmarkEnd w:id="30"/>
    </w:p>
    <w:p w14:paraId="6825CEFD" w14:textId="77777777" w:rsidR="000E7255" w:rsidRDefault="000E7255" w:rsidP="000E7255"/>
    <w:p w14:paraId="24B819F0" w14:textId="2C68FC17"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A00433">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757C35">
      <w:pPr>
        <w:ind w:left="709"/>
        <w:jc w:val="both"/>
      </w:pPr>
      <w:r>
        <w:t xml:space="preserve">Las fases generales de la metodología </w:t>
      </w:r>
      <w:r w:rsidRPr="008E3426">
        <w:t>CRISP-DM</w:t>
      </w:r>
      <w:r>
        <w:t xml:space="preserve"> son las siguientes:</w:t>
      </w:r>
    </w:p>
    <w:p w14:paraId="209CAE8B" w14:textId="77777777" w:rsidR="00BB4E7F" w:rsidRDefault="00BB4E7F" w:rsidP="00757C35">
      <w:pPr>
        <w:pStyle w:val="Prrafodelista"/>
        <w:numPr>
          <w:ilvl w:val="0"/>
          <w:numId w:val="20"/>
        </w:numPr>
        <w:ind w:left="1134"/>
        <w:jc w:val="both"/>
      </w:pPr>
      <w:r>
        <w:t>Comprensión del negocio:</w:t>
      </w:r>
    </w:p>
    <w:p w14:paraId="2B6B5D8B" w14:textId="3F9F6193" w:rsidR="00670DB9" w:rsidRDefault="00670DB9" w:rsidP="00757C35">
      <w:pPr>
        <w:pStyle w:val="Prrafodelista"/>
        <w:ind w:left="1416"/>
        <w:jc w:val="both"/>
      </w:pPr>
      <w:r>
        <w:t xml:space="preserve">En esta fase inicial se comprenden los objetivos y los requisitos para cumplir el proyecto de </w:t>
      </w:r>
      <w:r w:rsidR="0014719B" w:rsidRPr="0014719B">
        <w:t>Pronóstico de Series de Tiempo de Tráfico web</w:t>
      </w:r>
      <w:r>
        <w:t xml:space="preserve">, donde también se realizaron entrevistas a </w:t>
      </w:r>
      <w:r>
        <w:tab/>
        <w:t xml:space="preserve">los trabajadores del área de </w:t>
      </w:r>
      <w:r w:rsidRPr="00670DB9">
        <w:t xml:space="preserve">Departamento de Gestión de Recursos de </w:t>
      </w:r>
      <w:r>
        <w:tab/>
      </w:r>
      <w:r w:rsidRPr="00670DB9">
        <w:t>Redes y Comunicaciones</w:t>
      </w:r>
      <w:r>
        <w:t>.</w:t>
      </w:r>
    </w:p>
    <w:p w14:paraId="35E0E157" w14:textId="22DF2056" w:rsidR="00BB4E7F" w:rsidRDefault="00BB4E7F" w:rsidP="00757C35">
      <w:pPr>
        <w:pStyle w:val="Prrafodelista"/>
        <w:ind w:left="1134"/>
        <w:jc w:val="both"/>
      </w:pPr>
    </w:p>
    <w:p w14:paraId="29C09637" w14:textId="1209930E" w:rsidR="00670DB9" w:rsidRDefault="00BB4E7F" w:rsidP="00757C35">
      <w:pPr>
        <w:pStyle w:val="Prrafodelista"/>
        <w:numPr>
          <w:ilvl w:val="0"/>
          <w:numId w:val="20"/>
        </w:numPr>
        <w:ind w:left="1134"/>
        <w:jc w:val="both"/>
      </w:pPr>
      <w:r>
        <w:t>Comprensión de los datos:</w:t>
      </w:r>
    </w:p>
    <w:p w14:paraId="145B4506" w14:textId="0578D054" w:rsidR="00670DB9" w:rsidRDefault="00670DB9" w:rsidP="00757C35">
      <w:pPr>
        <w:pStyle w:val="Prrafodelista"/>
        <w:ind w:left="1416"/>
        <w:jc w:val="both"/>
      </w:pPr>
      <w:r>
        <w:t>En esta fase se comenzó</w:t>
      </w:r>
      <w:r w:rsidR="00B3752F">
        <w:t xml:space="preserve"> a ver como extraer los datos de </w:t>
      </w:r>
      <w:r w:rsidR="00620813">
        <w:rPr>
          <w:i/>
        </w:rPr>
        <w:t>Google</w:t>
      </w:r>
      <w:r w:rsidR="00B3752F" w:rsidRPr="00FF5C09">
        <w:rPr>
          <w:i/>
        </w:rPr>
        <w:t xml:space="preserve"> </w:t>
      </w:r>
      <w:proofErr w:type="spellStart"/>
      <w:r w:rsidR="00B3752F" w:rsidRPr="00FF5C09">
        <w:rPr>
          <w:i/>
        </w:rPr>
        <w:t>analytics</w:t>
      </w:r>
      <w:proofErr w:type="spellEnd"/>
      <w:r w:rsidR="00B3752F">
        <w:t xml:space="preserve">, en que formato se pueden descargar los datos de la nube, de los datos que están en la nube sobre tráfico web correspondientes a las páginas de la </w:t>
      </w:r>
      <w:r w:rsidR="00B3752F">
        <w:tab/>
        <w:t xml:space="preserve">universidad entender como son recolectados esos datos y que </w:t>
      </w:r>
      <w:r w:rsidR="00B3752F">
        <w:tab/>
        <w:t>significa cada uno.</w:t>
      </w:r>
    </w:p>
    <w:p w14:paraId="7B24C6C4" w14:textId="1CF0BF59" w:rsidR="00BB4E7F" w:rsidRPr="00960A1C" w:rsidRDefault="00B3752F" w:rsidP="00757C35">
      <w:pPr>
        <w:pStyle w:val="Prrafodelista"/>
        <w:ind w:left="1134"/>
        <w:jc w:val="both"/>
      </w:pPr>
      <w:r>
        <w:tab/>
      </w:r>
      <w:r>
        <w:tab/>
      </w:r>
      <w:r w:rsidR="00CC5E96">
        <w:tab/>
      </w:r>
    </w:p>
    <w:p w14:paraId="4CEA592B" w14:textId="77777777" w:rsidR="00BB4E7F" w:rsidRDefault="00BB4E7F" w:rsidP="00757C35">
      <w:pPr>
        <w:pStyle w:val="Prrafodelista"/>
        <w:numPr>
          <w:ilvl w:val="0"/>
          <w:numId w:val="20"/>
        </w:numPr>
        <w:ind w:left="1134"/>
        <w:jc w:val="both"/>
      </w:pPr>
      <w:r>
        <w:t>Preparación de los datos:</w:t>
      </w:r>
    </w:p>
    <w:p w14:paraId="39695433" w14:textId="5596D431" w:rsidR="00B3752F" w:rsidRDefault="00B3752F" w:rsidP="00757C35">
      <w:pPr>
        <w:pStyle w:val="Prrafodelista"/>
        <w:ind w:left="1416"/>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757C35">
      <w:pPr>
        <w:pStyle w:val="Prrafodelista"/>
        <w:jc w:val="both"/>
      </w:pPr>
      <w:r w:rsidRPr="007655C8">
        <w:tab/>
      </w:r>
    </w:p>
    <w:p w14:paraId="1EB80C5E" w14:textId="77777777" w:rsidR="00BB4E7F" w:rsidRDefault="00BB4E7F" w:rsidP="00757C35">
      <w:pPr>
        <w:pStyle w:val="Prrafodelista"/>
        <w:numPr>
          <w:ilvl w:val="0"/>
          <w:numId w:val="20"/>
        </w:numPr>
        <w:ind w:left="1134"/>
        <w:jc w:val="both"/>
      </w:pPr>
      <w:r>
        <w:t>Modelado de los datos:</w:t>
      </w:r>
    </w:p>
    <w:p w14:paraId="12928ACC" w14:textId="2AD16321" w:rsidR="00293AF9" w:rsidRDefault="00293AF9" w:rsidP="00757C35">
      <w:pPr>
        <w:pStyle w:val="Prrafodelista"/>
        <w:ind w:left="1418" w:firstLine="3"/>
        <w:jc w:val="both"/>
      </w:pPr>
      <w:r>
        <w:t xml:space="preserve">En esta fase se seleccionó la arquitectura </w:t>
      </w:r>
      <w:proofErr w:type="spellStart"/>
      <w:r w:rsidRPr="00D71E3D">
        <w:rPr>
          <w:i/>
        </w:rPr>
        <w:t>encoder</w:t>
      </w:r>
      <w:proofErr w:type="spellEnd"/>
      <w:r w:rsidRPr="00D71E3D">
        <w:rPr>
          <w:i/>
        </w:rPr>
        <w:t>/</w:t>
      </w:r>
      <w:proofErr w:type="spellStart"/>
      <w:r w:rsidRPr="00D71E3D">
        <w:rPr>
          <w:i/>
        </w:rPr>
        <w:t>decoder</w:t>
      </w:r>
      <w:proofErr w:type="spellEnd"/>
      <w:r>
        <w:t xml:space="preserve"> y la red neuronal GRU a utilizar, como así también se </w:t>
      </w:r>
      <w:r w:rsidR="00757C35">
        <w:t>utilizó un algoritmo</w:t>
      </w:r>
      <w:r>
        <w:t xml:space="preserve"> </w:t>
      </w:r>
      <w:r w:rsidR="00757C35">
        <w:t>de afinamiento de</w:t>
      </w:r>
      <w:r>
        <w:t xml:space="preserve"> los modelos a valores óptimos.</w:t>
      </w:r>
    </w:p>
    <w:p w14:paraId="3E1F5DE4" w14:textId="77777777" w:rsidR="00293AF9" w:rsidRDefault="00293AF9" w:rsidP="00757C35">
      <w:pPr>
        <w:pStyle w:val="Prrafodelista"/>
        <w:ind w:left="1416"/>
        <w:jc w:val="both"/>
      </w:pPr>
    </w:p>
    <w:p w14:paraId="62666D89" w14:textId="77777777" w:rsidR="00BB4E7F" w:rsidRDefault="00BB4E7F" w:rsidP="00757C35">
      <w:pPr>
        <w:pStyle w:val="Prrafodelista"/>
        <w:numPr>
          <w:ilvl w:val="0"/>
          <w:numId w:val="20"/>
        </w:numPr>
        <w:ind w:left="1134"/>
        <w:jc w:val="both"/>
      </w:pPr>
      <w:r>
        <w:t>Evaluación:</w:t>
      </w:r>
    </w:p>
    <w:p w14:paraId="03AC16F2" w14:textId="7CACAB30" w:rsidR="00C47D35" w:rsidRDefault="00C47D35" w:rsidP="00757C35">
      <w:pPr>
        <w:pStyle w:val="Prrafodelista"/>
        <w:ind w:left="1416"/>
        <w:jc w:val="both"/>
      </w:pPr>
      <w:r>
        <w:t>En esta fase se diseñaron y realizaron distintas pruebas a los modelos, de ser necesario se volvía a la fase de modelado a ejecutar nuevamente los algoritmos de calibración de los modelos.</w:t>
      </w:r>
    </w:p>
    <w:p w14:paraId="586EC81D" w14:textId="2CFFF679" w:rsidR="00C22747" w:rsidRDefault="00C22747" w:rsidP="00757C35">
      <w:pPr>
        <w:spacing w:after="160" w:line="259" w:lineRule="auto"/>
        <w:jc w:val="both"/>
      </w:pPr>
      <w:r>
        <w:br w:type="page"/>
      </w:r>
    </w:p>
    <w:p w14:paraId="779FF706" w14:textId="6D5B5E39" w:rsidR="00C47D35" w:rsidRDefault="00890AF0" w:rsidP="00757C35">
      <w:pPr>
        <w:pStyle w:val="Prrafodelista"/>
        <w:numPr>
          <w:ilvl w:val="0"/>
          <w:numId w:val="20"/>
        </w:numPr>
        <w:ind w:left="1134"/>
        <w:jc w:val="both"/>
      </w:pPr>
      <w:r>
        <w:lastRenderedPageBreak/>
        <w:t>Despliegue</w:t>
      </w:r>
      <w:r w:rsidR="00BB4E7F">
        <w:t>:</w:t>
      </w:r>
    </w:p>
    <w:p w14:paraId="2B995F33" w14:textId="659BE831" w:rsidR="00C47D35" w:rsidRDefault="00890AF0" w:rsidP="00757C35">
      <w:pPr>
        <w:pStyle w:val="Prrafodelista"/>
        <w:ind w:left="1134"/>
        <w:jc w:val="both"/>
      </w:pPr>
      <w:r>
        <w:tab/>
        <w:t xml:space="preserve">Los últimos modelos obtenidos son funcionales con los datos de GA4, </w:t>
      </w:r>
      <w:r>
        <w:tab/>
        <w:t>es decir, se tienen modelos que funcionan co</w:t>
      </w:r>
      <w:r w:rsidR="00386AF5">
        <w:t xml:space="preserve">n los datos del entorno </w:t>
      </w:r>
      <w:r w:rsidR="00386AF5">
        <w:tab/>
        <w:t xml:space="preserve">real </w:t>
      </w:r>
      <w:r>
        <w:tab/>
        <w:t>más actual</w:t>
      </w:r>
      <w:r w:rsidR="00386AF5">
        <w:t>.</w:t>
      </w:r>
    </w:p>
    <w:p w14:paraId="00ABD2DF" w14:textId="77777777" w:rsidR="00890AF0" w:rsidRDefault="00890AF0" w:rsidP="00757C35">
      <w:pPr>
        <w:pStyle w:val="Prrafodelista"/>
        <w:ind w:left="1134"/>
        <w:jc w:val="both"/>
      </w:pPr>
    </w:p>
    <w:p w14:paraId="5AC56590" w14:textId="606F20CA" w:rsidR="00890AF0" w:rsidRDefault="00890AF0" w:rsidP="00757C35">
      <w:pPr>
        <w:pStyle w:val="Prrafodelista"/>
        <w:ind w:left="1416"/>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t xml:space="preserve">y se </w:t>
      </w:r>
      <w:r>
        <w:tab/>
        <w:t>analizan las futuras líneas de investigación.</w:t>
      </w:r>
    </w:p>
    <w:p w14:paraId="292796B7" w14:textId="6CD04A8D" w:rsidR="00386AF5" w:rsidRDefault="00386AF5" w:rsidP="00757C35">
      <w:pPr>
        <w:spacing w:after="160" w:line="259" w:lineRule="auto"/>
        <w:jc w:val="both"/>
      </w:pPr>
      <w:r>
        <w:br w:type="page"/>
      </w:r>
    </w:p>
    <w:p w14:paraId="0DC8E4A2" w14:textId="77777777" w:rsidR="00386AF5" w:rsidRDefault="00386AF5" w:rsidP="0058756D">
      <w:pPr>
        <w:pStyle w:val="Prrafodelista"/>
        <w:ind w:left="1416"/>
        <w:jc w:val="both"/>
      </w:pPr>
    </w:p>
    <w:p w14:paraId="77446003" w14:textId="00251C9F" w:rsidR="000E7255" w:rsidRDefault="000E7255" w:rsidP="000E7255">
      <w:pPr>
        <w:pStyle w:val="Ttulo2"/>
        <w:numPr>
          <w:ilvl w:val="0"/>
          <w:numId w:val="12"/>
        </w:numPr>
        <w:ind w:left="284"/>
      </w:pPr>
      <w:bookmarkStart w:id="31" w:name="_Toc181900466"/>
      <w:r>
        <w:t>Herramientas</w:t>
      </w:r>
      <w:bookmarkEnd w:id="31"/>
      <w:r>
        <w:t xml:space="preserve"> </w:t>
      </w:r>
    </w:p>
    <w:p w14:paraId="00AFC489" w14:textId="77777777" w:rsidR="00B3027D" w:rsidRDefault="00B3027D" w:rsidP="004004F8"/>
    <w:p w14:paraId="6B5DFB10" w14:textId="77777777" w:rsidR="00B3027D" w:rsidRDefault="00B3027D" w:rsidP="004004F8"/>
    <w:p w14:paraId="5D61614B" w14:textId="77777777" w:rsidR="00D46505" w:rsidRDefault="00D46505" w:rsidP="00C22747">
      <w:pPr>
        <w:pStyle w:val="Ttulo3"/>
        <w:numPr>
          <w:ilvl w:val="0"/>
          <w:numId w:val="13"/>
        </w:numPr>
        <w:ind w:left="284"/>
        <w:jc w:val="both"/>
      </w:pPr>
      <w:bookmarkStart w:id="32" w:name="_Toc181900467"/>
      <w:r>
        <w:t>Python</w:t>
      </w:r>
      <w:bookmarkEnd w:id="32"/>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77777777" w:rsidR="00D46505" w:rsidRDefault="00D46505" w:rsidP="00C22747">
      <w:pPr>
        <w:jc w:val="both"/>
      </w:pPr>
    </w:p>
    <w:p w14:paraId="31396EB7" w14:textId="1DF86EDC" w:rsidR="00D46505" w:rsidRDefault="00620813" w:rsidP="00C22747">
      <w:pPr>
        <w:pStyle w:val="Ttulo3"/>
        <w:numPr>
          <w:ilvl w:val="0"/>
          <w:numId w:val="13"/>
        </w:numPr>
        <w:ind w:left="284"/>
        <w:jc w:val="both"/>
      </w:pPr>
      <w:bookmarkStart w:id="33" w:name="_Toc181900468"/>
      <w:r>
        <w:t>Google</w:t>
      </w:r>
      <w:r w:rsidR="00D46505">
        <w:t xml:space="preserve"> </w:t>
      </w:r>
      <w:r>
        <w:t>Drive</w:t>
      </w:r>
      <w:bookmarkEnd w:id="33"/>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jc w:val="both"/>
      </w:pPr>
      <w:bookmarkStart w:id="34" w:name="_Toc181900469"/>
      <w:r>
        <w:t>Universal</w:t>
      </w:r>
      <w:r w:rsidRPr="00D46505">
        <w:t xml:space="preserve"> </w:t>
      </w:r>
      <w:proofErr w:type="spellStart"/>
      <w:r>
        <w:t>Analytics</w:t>
      </w:r>
      <w:proofErr w:type="spellEnd"/>
      <w:r w:rsidR="003D2BBC">
        <w:t xml:space="preserve"> (UA)</w:t>
      </w:r>
      <w:bookmarkEnd w:id="34"/>
    </w:p>
    <w:p w14:paraId="57D8D590" w14:textId="77777777" w:rsidR="00C15381" w:rsidRDefault="00C15381" w:rsidP="00C22747">
      <w:pPr>
        <w:jc w:val="both"/>
      </w:pPr>
    </w:p>
    <w:p w14:paraId="3007F666" w14:textId="3FEC3170" w:rsidR="00C15381" w:rsidRDefault="00C15381" w:rsidP="00C22747">
      <w:pPr>
        <w:jc w:val="both"/>
      </w:pPr>
      <w:r>
        <w:t xml:space="preserve">Esta es una propiedad 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propiedad;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fldChar w:fldCharType="begin" w:fldLock="1"/>
      </w:r>
      <w:r w:rsidR="00D71E3D">
        <w:instrText>ADDIN CSL_CITATION {"citationItems":[{"id":"ITEM-1","itemData":{"URL":"https://support.google.com/","accessed":{"date-parts":[["2024","2","2"]]},"author":[{"dropping-particle":"","family":"Google","given":"","non-dropping-particle":"","parse-names":false,"suffix":""}],"id":"ITEM-1","issued":{"date-parts":[["0"]]},"title":"Ayuda de Google","type":"webpage"},"uris":["http://www.mendeley.com/documents/?uuid=7a891f64-2a21-4c20-987b-a61317c7c9b7","http://www.mendeley.com/documents/?uuid=fda33b15-6afe-488f-9da1-e9f0270c3b27"]}],"mendeley":{"formattedCitation":"[24]","plainTextFormattedCitation":"[24]","previouslyFormattedCitation":"[24]"},"properties":{"noteIndex":0},"schema":"https://github.com/citation-style-language/schema/raw/master/csl-citation.json"}</w:instrText>
      </w:r>
      <w:r>
        <w:fldChar w:fldCharType="separate"/>
      </w:r>
      <w:r w:rsidR="00386AF5" w:rsidRPr="00386AF5">
        <w:rPr>
          <w:noProof/>
        </w:rPr>
        <w:t>[24]</w:t>
      </w:r>
      <w:r>
        <w:fldChar w:fldCharType="end"/>
      </w:r>
      <w:r>
        <w:t xml:space="preserve">. </w:t>
      </w:r>
    </w:p>
    <w:p w14:paraId="5F2CDA96" w14:textId="77777777" w:rsidR="00C15381" w:rsidRDefault="00C15381" w:rsidP="00C22747">
      <w:pPr>
        <w:jc w:val="both"/>
      </w:pPr>
    </w:p>
    <w:p w14:paraId="03592C5D" w14:textId="2EF618A6" w:rsidR="00D46505" w:rsidRDefault="00620813" w:rsidP="00C22747">
      <w:pPr>
        <w:pStyle w:val="Ttulo3"/>
        <w:numPr>
          <w:ilvl w:val="0"/>
          <w:numId w:val="13"/>
        </w:numPr>
        <w:ind w:left="284"/>
        <w:jc w:val="both"/>
      </w:pPr>
      <w:bookmarkStart w:id="35" w:name="_Toc181900470"/>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35"/>
    </w:p>
    <w:p w14:paraId="677B4183" w14:textId="77777777" w:rsidR="00336F02" w:rsidRDefault="00336F02" w:rsidP="00C22747">
      <w:pPr>
        <w:jc w:val="both"/>
      </w:pPr>
    </w:p>
    <w:p w14:paraId="4B4667E7" w14:textId="7B34AEB3" w:rsidR="00336F02" w:rsidRPr="00336F02" w:rsidRDefault="003D2BBC" w:rsidP="00C22747">
      <w:pPr>
        <w:jc w:val="both"/>
      </w:pPr>
      <w:r w:rsidRPr="00C15381">
        <w:t>GA4</w:t>
      </w:r>
      <w:r>
        <w:t xml:space="preserve"> </w:t>
      </w:r>
      <w:r w:rsidR="00336F02">
        <w:t xml:space="preserve">es una propiedad 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jc w:val="both"/>
      </w:pPr>
      <w:bookmarkStart w:id="36" w:name="_Toc181900471"/>
      <w:proofErr w:type="spellStart"/>
      <w:r>
        <w:t>Looker</w:t>
      </w:r>
      <w:proofErr w:type="spellEnd"/>
      <w:r>
        <w:t xml:space="preserve"> Studio</w:t>
      </w:r>
      <w:bookmarkEnd w:id="36"/>
      <w:r w:rsidRPr="00D46505">
        <w:t xml:space="preserve"> </w:t>
      </w:r>
    </w:p>
    <w:p w14:paraId="1646AA82" w14:textId="77777777" w:rsidR="00C15381" w:rsidRPr="00C15381" w:rsidRDefault="00C15381" w:rsidP="00C22747">
      <w:pPr>
        <w:jc w:val="both"/>
      </w:pPr>
    </w:p>
    <w:p w14:paraId="12A8F747" w14:textId="63316A34"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 xml:space="preserve">, </w:t>
      </w:r>
      <w:r w:rsidRPr="00FB6F50">
        <w:t xml:space="preserve">también se pueden exportar 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jc w:val="both"/>
      </w:pPr>
      <w:bookmarkStart w:id="37" w:name="_Toc181900472"/>
      <w:r>
        <w:t xml:space="preserve">Microsoft </w:t>
      </w:r>
      <w:r w:rsidR="00D46505">
        <w:t>Word</w:t>
      </w:r>
      <w:bookmarkEnd w:id="37"/>
    </w:p>
    <w:p w14:paraId="772310EB" w14:textId="77777777" w:rsidR="00D46505" w:rsidRDefault="00D46505" w:rsidP="00C22747">
      <w:pPr>
        <w:jc w:val="both"/>
      </w:pPr>
    </w:p>
    <w:p w14:paraId="63B66A43" w14:textId="3B60A2FE"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rsidR="00EC2217">
        <w:fldChar w:fldCharType="separate"/>
      </w:r>
      <w:r w:rsidR="00386AF5" w:rsidRPr="00386AF5">
        <w:rPr>
          <w:noProof/>
        </w:rPr>
        <w:t>[26]</w:t>
      </w:r>
      <w:r w:rsidR="00EC2217">
        <w:fldChar w:fldCharType="end"/>
      </w:r>
      <w:r>
        <w:t>.</w:t>
      </w:r>
    </w:p>
    <w:p w14:paraId="0E55AB3F" w14:textId="77777777" w:rsidR="0085754F" w:rsidRDefault="0085754F" w:rsidP="00C22747">
      <w:pPr>
        <w:spacing w:after="160" w:line="259" w:lineRule="auto"/>
        <w:jc w:val="both"/>
      </w:pPr>
      <w:r>
        <w:br w:type="page"/>
      </w:r>
    </w:p>
    <w:p w14:paraId="46F68F8A" w14:textId="716B6BEA" w:rsidR="00D46505" w:rsidRDefault="00EC2217" w:rsidP="00C22747">
      <w:pPr>
        <w:pStyle w:val="Ttulo3"/>
        <w:numPr>
          <w:ilvl w:val="0"/>
          <w:numId w:val="13"/>
        </w:numPr>
        <w:ind w:left="284"/>
        <w:jc w:val="both"/>
      </w:pPr>
      <w:bookmarkStart w:id="38" w:name="_Toc181900473"/>
      <w:r>
        <w:lastRenderedPageBreak/>
        <w:t xml:space="preserve">Microsoft </w:t>
      </w:r>
      <w:r w:rsidR="00D46505">
        <w:t>Excel</w:t>
      </w:r>
      <w:bookmarkEnd w:id="38"/>
    </w:p>
    <w:p w14:paraId="174CF512" w14:textId="77777777" w:rsidR="00D46505" w:rsidRDefault="00D46505" w:rsidP="00C22747">
      <w:pPr>
        <w:jc w:val="both"/>
      </w:pPr>
    </w:p>
    <w:p w14:paraId="4117D3F6" w14:textId="0559B189"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fldChar w:fldCharType="separate"/>
      </w:r>
      <w:r w:rsidR="00386AF5" w:rsidRPr="00386AF5">
        <w:rPr>
          <w:noProof/>
        </w:rPr>
        <w:t>[26]</w:t>
      </w:r>
      <w:r>
        <w:fldChar w:fldCharType="end"/>
      </w:r>
      <w:r>
        <w:t>.</w:t>
      </w:r>
    </w:p>
    <w:p w14:paraId="32BC07CE" w14:textId="77777777" w:rsidR="00BB4F3C" w:rsidRPr="00D46505" w:rsidRDefault="00BB4F3C" w:rsidP="00C22747">
      <w:pPr>
        <w:jc w:val="both"/>
      </w:pPr>
    </w:p>
    <w:p w14:paraId="524080AD" w14:textId="6CCE4FB2" w:rsidR="005A5EA4" w:rsidRDefault="005A5EA4" w:rsidP="00C22747">
      <w:pPr>
        <w:pStyle w:val="Ttulo3"/>
        <w:numPr>
          <w:ilvl w:val="0"/>
          <w:numId w:val="13"/>
        </w:numPr>
        <w:ind w:left="284"/>
        <w:jc w:val="both"/>
      </w:pPr>
      <w:bookmarkStart w:id="39" w:name="_Toc181900474"/>
      <w:proofErr w:type="spellStart"/>
      <w:r>
        <w:t>Numpy</w:t>
      </w:r>
      <w:bookmarkEnd w:id="39"/>
      <w:proofErr w:type="spellEnd"/>
    </w:p>
    <w:p w14:paraId="19ABBB3F" w14:textId="77777777" w:rsidR="005A5EA4" w:rsidRPr="005A5EA4" w:rsidRDefault="005A5EA4" w:rsidP="00C22747">
      <w:pPr>
        <w:jc w:val="both"/>
      </w:pPr>
    </w:p>
    <w:p w14:paraId="41D45D2B" w14:textId="4320FF0E"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D71E3D">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[27]","plainTextFormattedCitation":"[27]","previouslyFormattedCitation":"[27]"},"properties":{"noteIndex":0},"schema":"https://github.com/citation-style-language/schema/raw/master/csl-citation.json"}</w:instrText>
      </w:r>
      <w:r>
        <w:fldChar w:fldCharType="separate"/>
      </w:r>
      <w:r w:rsidR="00386AF5" w:rsidRPr="00386AF5">
        <w:rPr>
          <w:noProof/>
        </w:rPr>
        <w:t>[27]</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jc w:val="both"/>
      </w:pPr>
      <w:bookmarkStart w:id="40" w:name="_Toc181900475"/>
      <w:proofErr w:type="spellStart"/>
      <w:r>
        <w:t>Tensorflow</w:t>
      </w:r>
      <w:bookmarkEnd w:id="40"/>
      <w:proofErr w:type="spellEnd"/>
      <w:r>
        <w:t xml:space="preserve"> </w:t>
      </w:r>
    </w:p>
    <w:p w14:paraId="2D7705B8" w14:textId="07018EEA" w:rsidR="00885917" w:rsidRDefault="00885917" w:rsidP="00C22747">
      <w:pPr>
        <w:jc w:val="both"/>
      </w:pPr>
      <w:r>
        <w:t>Es una biblioteca según su documentación oficial es de código abierto para el aprendizaje automático</w:t>
      </w:r>
      <w:r>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fldChar w:fldCharType="separate"/>
      </w:r>
      <w:r w:rsidR="00386AF5" w:rsidRPr="00386AF5">
        <w:rPr>
          <w:noProof/>
        </w:rPr>
        <w:t>[28]</w:t>
      </w:r>
      <w:r>
        <w:fldChar w:fldCharType="end"/>
      </w:r>
      <w:r>
        <w:t>.</w:t>
      </w:r>
    </w:p>
    <w:p w14:paraId="0874565A" w14:textId="77777777" w:rsidR="003A3231" w:rsidRPr="005A5EA4" w:rsidRDefault="003A3231" w:rsidP="00C22747">
      <w:pPr>
        <w:jc w:val="both"/>
      </w:pPr>
    </w:p>
    <w:p w14:paraId="724A8A5E" w14:textId="7BAB86B0" w:rsidR="00DD6235" w:rsidRDefault="00B44372" w:rsidP="00C22747">
      <w:pPr>
        <w:pStyle w:val="Ttulo3"/>
        <w:numPr>
          <w:ilvl w:val="0"/>
          <w:numId w:val="13"/>
        </w:numPr>
        <w:ind w:left="284"/>
        <w:jc w:val="both"/>
      </w:pPr>
      <w:bookmarkStart w:id="41" w:name="_Toc181900476"/>
      <w:proofErr w:type="spellStart"/>
      <w:r>
        <w:t>Keras</w:t>
      </w:r>
      <w:bookmarkEnd w:id="41"/>
      <w:proofErr w:type="spellEnd"/>
    </w:p>
    <w:p w14:paraId="5A6A830C" w14:textId="77777777" w:rsidR="00E2064E" w:rsidRPr="00E2064E" w:rsidRDefault="00E2064E" w:rsidP="00C22747">
      <w:pPr>
        <w:jc w:val="both"/>
      </w:pPr>
    </w:p>
    <w:p w14:paraId="05379878" w14:textId="5573FE7B"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rsidR="00621CD6">
        <w:fldChar w:fldCharType="separate"/>
      </w:r>
      <w:r w:rsidR="00386AF5" w:rsidRPr="00386AF5">
        <w:rPr>
          <w:noProof/>
        </w:rPr>
        <w:t>[28]</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jc w:val="both"/>
      </w:pPr>
      <w:bookmarkStart w:id="42" w:name="_Toc181900477"/>
      <w:r>
        <w:t>Pandas</w:t>
      </w:r>
      <w:bookmarkEnd w:id="42"/>
    </w:p>
    <w:p w14:paraId="5FC19FE8" w14:textId="77777777" w:rsidR="00885917" w:rsidRDefault="00885917" w:rsidP="00C22747">
      <w:pPr>
        <w:jc w:val="both"/>
      </w:pPr>
    </w:p>
    <w:p w14:paraId="5214D316" w14:textId="1719B883"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D71E3D">
        <w:instrText>ADDIN CSL_CITATION {"citationItems":[{"id":"ITEM-1","itemData":{"URL":"https://pandas.pydata.org/about/","accessed":{"date-parts":[["2024","2","6"]]},"id":"ITEM-1","issued":{"date-parts":[["0"]]},"title":"About pandas","type":"webpage"},"uris":["http://www.mendeley.com/documents/?uuid=c68314b3-aa4a-4686-a043-3a31e5a9a362"]}],"mendeley":{"formattedCitation":"[29]","plainTextFormattedCitation":"[29]","previouslyFormattedCitation":"[29]"},"properties":{"noteIndex":0},"schema":"https://github.com/citation-style-language/schema/raw/master/csl-citation.json"}</w:instrText>
      </w:r>
      <w:r>
        <w:fldChar w:fldCharType="separate"/>
      </w:r>
      <w:r w:rsidR="00386AF5" w:rsidRPr="00386AF5">
        <w:rPr>
          <w:noProof/>
        </w:rPr>
        <w:t>[29]</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jc w:val="both"/>
      </w:pPr>
      <w:bookmarkStart w:id="43" w:name="_Toc181900478"/>
      <w:proofErr w:type="spellStart"/>
      <w:r>
        <w:t>Matplotlib</w:t>
      </w:r>
      <w:bookmarkEnd w:id="43"/>
      <w:proofErr w:type="spellEnd"/>
    </w:p>
    <w:p w14:paraId="54F44378" w14:textId="77777777" w:rsidR="00320E68" w:rsidRPr="00320E68" w:rsidRDefault="00320E68" w:rsidP="00C22747">
      <w:pPr>
        <w:jc w:val="both"/>
      </w:pPr>
    </w:p>
    <w:p w14:paraId="31CA7E49" w14:textId="2A4D78A9" w:rsidR="005A5EA4"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D71E3D">
        <w:instrText>ADDIN CSL_CITATION {"citationItems":[{"id":"ITEM-1","itemData":{"URL":"https://matplotlib.org/","accessed":{"date-parts":[["2024","2","6"]]},"id":"ITEM-1","issued":{"date-parts":[["0"]]},"title":"https://matplotlib.org/","type":"webpage"},"uris":["http://www.mendeley.com/documents/?uuid=40d547e4-cae3-4929-89b9-5bd844e9eeeb"]}],"mendeley":{"formattedCitation":"[30]","plainTextFormattedCitation":"[30]","previouslyFormattedCitation":"[30]"},"properties":{"noteIndex":0},"schema":"https://github.com/citation-style-language/schema/raw/master/csl-citation.json"}</w:instrText>
      </w:r>
      <w:r>
        <w:fldChar w:fldCharType="separate"/>
      </w:r>
      <w:r w:rsidR="00386AF5" w:rsidRPr="00386AF5">
        <w:rPr>
          <w:noProof/>
        </w:rPr>
        <w:t>[30]</w:t>
      </w:r>
      <w:r>
        <w:fldChar w:fldCharType="end"/>
      </w:r>
      <w:r>
        <w:t>.</w:t>
      </w:r>
    </w:p>
    <w:p w14:paraId="61782F98" w14:textId="0BB40C4A" w:rsidR="00D46505" w:rsidRPr="00D46505" w:rsidRDefault="005A5EA4" w:rsidP="00C22747">
      <w:pPr>
        <w:jc w:val="both"/>
      </w:pPr>
      <w:r>
        <w:tab/>
      </w:r>
    </w:p>
    <w:p w14:paraId="068C00AC" w14:textId="53D67A2C" w:rsidR="00D46505" w:rsidRDefault="00620813" w:rsidP="00C22747">
      <w:pPr>
        <w:pStyle w:val="Ttulo3"/>
        <w:numPr>
          <w:ilvl w:val="0"/>
          <w:numId w:val="13"/>
        </w:numPr>
        <w:ind w:left="284"/>
        <w:jc w:val="both"/>
      </w:pPr>
      <w:bookmarkStart w:id="44" w:name="_Toc181900479"/>
      <w:r>
        <w:t>Google</w:t>
      </w:r>
      <w:r w:rsidR="00D46505">
        <w:t xml:space="preserve"> </w:t>
      </w:r>
      <w:proofErr w:type="spellStart"/>
      <w:r w:rsidR="00D46505">
        <w:t>C</w:t>
      </w:r>
      <w:r w:rsidR="00D46505" w:rsidRPr="00D46505">
        <w:t>olaboratory</w:t>
      </w:r>
      <w:bookmarkEnd w:id="44"/>
      <w:proofErr w:type="spellEnd"/>
    </w:p>
    <w:p w14:paraId="270B9E83" w14:textId="77777777" w:rsidR="000F5A9B" w:rsidRDefault="000F5A9B" w:rsidP="00C22747">
      <w:pPr>
        <w:jc w:val="both"/>
      </w:pPr>
    </w:p>
    <w:p w14:paraId="53478519" w14:textId="03B72991" w:rsidR="006D661F" w:rsidRPr="000F5A9B"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D71E3D">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[31]","plainTextFormattedCitation":"[31]","previouslyFormattedCitation":"[31]"},"properties":{"noteIndex":0},"schema":"https://github.com/citation-style-language/schema/raw/master/csl-citation.json"}</w:instrText>
      </w:r>
      <w:r w:rsidR="001E70FF">
        <w:fldChar w:fldCharType="separate"/>
      </w:r>
      <w:r w:rsidR="00386AF5" w:rsidRPr="00386AF5">
        <w:rPr>
          <w:noProof/>
        </w:rPr>
        <w:t>[31]</w:t>
      </w:r>
      <w:r w:rsidR="001E70FF">
        <w:fldChar w:fldCharType="end"/>
      </w:r>
      <w:r w:rsidR="001E70FF">
        <w:t>.</w:t>
      </w:r>
    </w:p>
    <w:p w14:paraId="5AC6D420"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jc w:val="both"/>
      </w:pPr>
      <w:bookmarkStart w:id="45" w:name="_Toc181900480"/>
      <w:proofErr w:type="spellStart"/>
      <w:r>
        <w:t>Git</w:t>
      </w:r>
      <w:bookmarkEnd w:id="45"/>
      <w:proofErr w:type="spellEnd"/>
    </w:p>
    <w:p w14:paraId="43324541" w14:textId="77777777" w:rsidR="00E2064E" w:rsidRDefault="00E2064E" w:rsidP="00C22747">
      <w:pPr>
        <w:jc w:val="both"/>
      </w:pPr>
    </w:p>
    <w:p w14:paraId="7107C912" w14:textId="2F12F025"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w:t>
      </w:r>
      <w:r>
        <w:lastRenderedPageBreak/>
        <w:t xml:space="preserve">que se </w:t>
      </w:r>
      <w:r w:rsidR="008E36D9">
        <w:t>guardan</w:t>
      </w:r>
      <w:r>
        <w:t xml:space="preserve"> los cambios y también se pueden recuperar las versiones anteriores</w:t>
      </w:r>
      <w:r w:rsidR="008E36D9">
        <w:t xml:space="preserve"> del proyecto</w:t>
      </w:r>
      <w:r w:rsidR="008E36D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8E36D9">
        <w:fldChar w:fldCharType="separate"/>
      </w:r>
      <w:r w:rsidR="00386AF5" w:rsidRPr="00386AF5">
        <w:rPr>
          <w:noProof/>
        </w:rPr>
        <w:t>[32]</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jc w:val="both"/>
      </w:pPr>
      <w:bookmarkStart w:id="46" w:name="_Toc181900481"/>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46"/>
    </w:p>
    <w:p w14:paraId="2A5C82A2" w14:textId="77777777" w:rsidR="00077FA2" w:rsidRPr="00077FA2" w:rsidRDefault="00077FA2" w:rsidP="00C22747">
      <w:pPr>
        <w:jc w:val="both"/>
      </w:pPr>
    </w:p>
    <w:p w14:paraId="145E31B2" w14:textId="0904AC7B"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D71E3D">
        <w:instrText>ADDIN CSL_CITATION {"citationItems":[{"id":"ITEM-1","itemData":{"URL":"https://www.tensorflow.org/tutorials/keras/keras_tuner","accessed":{"date-parts":[["2024","2","15"]]},"id":"ITEM-1","issued":{"date-parts":[["0"]]},"title":"Introduction to the Keras Tuner","type":"webpage"},"uris":["http://www.mendeley.com/documents/?uuid=58de5e14-e113-4029-8ead-bbe72452d90a"]}],"mendeley":{"formattedCitation":"[33]","plainTextFormattedCitation":"[33]","previouslyFormattedCitation":"[33]"},"properties":{"noteIndex":0},"schema":"https://github.com/citation-style-language/schema/raw/master/csl-citation.json"}</w:instrText>
      </w:r>
      <w:r w:rsidR="00077FA2">
        <w:fldChar w:fldCharType="separate"/>
      </w:r>
      <w:r w:rsidR="00386AF5" w:rsidRPr="00386AF5">
        <w:rPr>
          <w:noProof/>
        </w:rPr>
        <w:t>[33]</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jc w:val="both"/>
      </w:pPr>
      <w:bookmarkStart w:id="47" w:name="_Toc181900482"/>
      <w:r>
        <w:t>Época</w:t>
      </w:r>
      <w:r w:rsidR="009D4817">
        <w:t xml:space="preserve"> </w:t>
      </w:r>
      <w:r w:rsidR="00315517">
        <w:t>(</w:t>
      </w:r>
      <w:proofErr w:type="spellStart"/>
      <w:r w:rsidR="00503E8E" w:rsidRPr="009D4817">
        <w:rPr>
          <w:i/>
        </w:rPr>
        <w:t>Epoch</w:t>
      </w:r>
      <w:proofErr w:type="spellEnd"/>
      <w:r w:rsidR="00315517">
        <w:rPr>
          <w:i/>
        </w:rPr>
        <w:t>)</w:t>
      </w:r>
      <w:bookmarkEnd w:id="47"/>
    </w:p>
    <w:p w14:paraId="09747A3A" w14:textId="2DDBC2D0"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D71E3D">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DD71EB">
        <w:fldChar w:fldCharType="separate"/>
      </w:r>
      <w:r w:rsidR="00386AF5" w:rsidRPr="00386AF5">
        <w:rPr>
          <w:noProof/>
        </w:rPr>
        <w:t>[34]</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0023C455" w14:textId="77777777" w:rsidR="0045107D" w:rsidRPr="003E3259" w:rsidRDefault="0045107D" w:rsidP="00C22747">
      <w:pPr>
        <w:jc w:val="both"/>
      </w:pP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jc w:val="both"/>
      </w:pPr>
      <w:bookmarkStart w:id="48" w:name="_Toc181900483"/>
      <w:r>
        <w:t>Trial</w:t>
      </w:r>
      <w:bookmarkEnd w:id="48"/>
    </w:p>
    <w:p w14:paraId="648A486E" w14:textId="24A220A4"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D71E3D">
        <w:instrText>ADDIN CSL_CITATION {"citationItems":[{"id":"ITEM-1","itemData":{"URL":"https://keras.io/api/keras_tuner/tuners/base_tuner/","accessed":{"date-parts":[["2024","2","15"]]},"id":"ITEM-1","issued":{"date-parts":[["0"]]},"title":"The base Tuner class","type":"webpage"},"uris":["http://www.mendeley.com/documents/?uuid=4b6aae34-e7cd-4ef3-b004-28e213b7cab5"]}],"mendeley":{"formattedCitation":"[35]","plainTextFormattedCitation":"[35]","previouslyFormattedCitation":"[35]"},"properties":{"noteIndex":0},"schema":"https://github.com/citation-style-language/schema/raw/master/csl-citation.json"}</w:instrText>
      </w:r>
      <w:r w:rsidR="0045107D">
        <w:fldChar w:fldCharType="separate"/>
      </w:r>
      <w:r w:rsidR="00386AF5" w:rsidRPr="00386AF5">
        <w:rPr>
          <w:noProof/>
        </w:rPr>
        <w:t>[35]</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49" w:name="_Toc181900484"/>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49"/>
    </w:p>
    <w:p w14:paraId="0BDE80C9" w14:textId="77777777" w:rsidR="001B0B3C" w:rsidRDefault="001B0B3C" w:rsidP="001B0B3C"/>
    <w:p w14:paraId="6A578BF4" w14:textId="189AE10F"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t xml:space="preserve">más </w:t>
      </w:r>
      <w:r w:rsidRPr="001B0B3C">
        <w:t xml:space="preserve">en detalle en </w:t>
      </w:r>
      <w:r>
        <w:fldChar w:fldCharType="begin" w:fldLock="1"/>
      </w:r>
      <w: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fldChar w:fldCharType="separate"/>
      </w:r>
      <w:r w:rsidRPr="00046E28">
        <w:rPr>
          <w:noProof/>
        </w:rPr>
        <w:t>[11]</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3D9D1D90" w:rsidR="00604F28" w:rsidRDefault="0095327E" w:rsidP="0088236D">
      <w:pPr>
        <w:jc w:val="center"/>
      </w:pPr>
      <w:r>
        <w:t>Figura 2</w:t>
      </w:r>
      <w:r w:rsidR="00604F28">
        <w:t xml:space="preserve">: </w:t>
      </w:r>
      <w:r w:rsidR="001B0B3C">
        <w:t>Red Neuronal GRU.</w:t>
      </w:r>
    </w:p>
    <w:p w14:paraId="1B1853BF" w14:textId="77777777" w:rsidR="00D84548" w:rsidRDefault="00D84548" w:rsidP="00503E8E"/>
    <w:p w14:paraId="0FEDB79D" w14:textId="372126E8"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046E28">
        <w:t>.</w:t>
      </w:r>
    </w:p>
    <w:p w14:paraId="76F56529" w14:textId="2DA9CEEA" w:rsidR="0088236D" w:rsidRDefault="00C33377" w:rsidP="00C22747">
      <w:pPr>
        <w:jc w:val="both"/>
      </w:pPr>
      <w:r>
        <w:t xml:space="preserve"> </w:t>
      </w:r>
    </w:p>
    <w:p w14:paraId="4F387A59" w14:textId="341F1C7D" w:rsidR="002850ED" w:rsidRDefault="00CD6698" w:rsidP="00C22747">
      <w:pPr>
        <w:jc w:val="both"/>
      </w:pPr>
      <w:r>
        <w:t xml:space="preserve">La siguiente formula </w:t>
      </w:r>
      <w:r w:rsidR="00E501A8">
        <w:t>(4</w:t>
      </w:r>
      <w:r w:rsidR="00604F28">
        <w:t xml:space="preserve">) </w:t>
      </w:r>
      <w:r>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DE0470"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594BFDED" w:rsidR="00F74CCE" w:rsidRDefault="00E501A8" w:rsidP="00C22747">
      <w:pPr>
        <w:jc w:val="both"/>
      </w:pPr>
      <w:r>
        <w:t xml:space="preserve">En la formula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5330389C" w:rsidR="00CD6698" w:rsidRDefault="00CD6698" w:rsidP="00C22747">
      <w:pPr>
        <w:jc w:val="both"/>
      </w:pPr>
      <w:r>
        <w:t>La siguiente formula</w:t>
      </w:r>
      <w:r w:rsidR="00E501A8">
        <w:t xml:space="preserve"> (5)</w:t>
      </w:r>
      <w:r>
        <w:t xml:space="preserve"> es  para cada j-</w:t>
      </w:r>
      <w:proofErr w:type="spellStart"/>
      <w:r>
        <w:t>esimo</w:t>
      </w:r>
      <w:proofErr w:type="spellEnd"/>
      <w:r>
        <w:t xml:space="preserve"> valor de la compuerta de actualización.</w:t>
      </w:r>
    </w:p>
    <w:p w14:paraId="532657F7" w14:textId="77777777" w:rsidR="00CD6698" w:rsidRDefault="00CD6698" w:rsidP="00C22747">
      <w:pPr>
        <w:jc w:val="both"/>
      </w:pPr>
    </w:p>
    <w:p w14:paraId="013BAEF6" w14:textId="55FD0363" w:rsidR="00DA2B9C" w:rsidRPr="00CD6698" w:rsidRDefault="00DE0470"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205FFC11" w:rsidR="00CD6698" w:rsidRDefault="00E501A8" w:rsidP="00C22747">
      <w:pPr>
        <w:jc w:val="both"/>
      </w:pPr>
      <w:r>
        <w:t xml:space="preserve">En la formula (5)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26517F0C" w:rsidR="00CD6698" w:rsidRDefault="00CD6698" w:rsidP="00C22747">
      <w:pPr>
        <w:jc w:val="both"/>
      </w:pPr>
      <w:r>
        <w:t xml:space="preserve">La siguiente formula </w:t>
      </w:r>
      <w:r w:rsidR="00E501A8">
        <w:t xml:space="preserve">(6) </w:t>
      </w:r>
      <w:r>
        <w:t>es  para cada j-</w:t>
      </w:r>
      <w:proofErr w:type="spellStart"/>
      <w:r>
        <w:t>esimo</w:t>
      </w:r>
      <w:proofErr w:type="spellEnd"/>
      <w:r>
        <w:t xml:space="preserve"> valor de  activación, o también llamado estado oculto.</w:t>
      </w:r>
    </w:p>
    <w:p w14:paraId="63F12D3A" w14:textId="77777777" w:rsidR="00CD6698" w:rsidRDefault="00CD6698" w:rsidP="00C22747">
      <w:pPr>
        <w:jc w:val="both"/>
      </w:pPr>
    </w:p>
    <w:p w14:paraId="3D9F5910" w14:textId="570E597E" w:rsidR="00DA2B9C" w:rsidRDefault="00DE0470"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2C346388" w:rsidR="00CD6698" w:rsidRDefault="00E501A8" w:rsidP="00C22747">
      <w:pPr>
        <w:jc w:val="both"/>
      </w:pPr>
      <w:r>
        <w:t xml:space="preserve">En la formula (6)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j-esimo valor.</w:t>
      </w:r>
    </w:p>
    <w:p w14:paraId="03B4A8E3" w14:textId="5451E4D8" w:rsidR="00F74CCE" w:rsidRDefault="00F74CCE" w:rsidP="00C22747">
      <w:pPr>
        <w:jc w:val="both"/>
      </w:pPr>
    </w:p>
    <w:p w14:paraId="40149754" w14:textId="30FE6998" w:rsidR="0014038A" w:rsidRDefault="00DE0470"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7CC63C10" w:rsidR="00AC76DA" w:rsidRDefault="00E501A8" w:rsidP="00C22747">
      <w:pPr>
        <w:jc w:val="both"/>
      </w:pPr>
      <w:r>
        <w:t xml:space="preserve">En la formula (7) </w:t>
      </w:r>
      <m:oMath>
        <m:r>
          <w:rPr>
            <w:rFonts w:ascii="Cambria Math" w:hAnsi="Cambria Math"/>
          </w:rPr>
          <m:t>ϕ</m:t>
        </m:r>
      </m:oMath>
      <w:r w:rsidR="00CD6698">
        <w:t xml:space="preserve"> es la función de tangente hiperbólica y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0" w:name="_Toc181900485"/>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0"/>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7F7FE2EE" w:rsidR="00065A8B" w:rsidRDefault="00065A8B" w:rsidP="00065A8B">
      <w:pPr>
        <w:jc w:val="center"/>
      </w:pPr>
      <w:r>
        <w:t xml:space="preserve">Figura </w:t>
      </w:r>
      <w:r w:rsidR="00E11316">
        <w:t>3</w:t>
      </w:r>
      <w:r>
        <w:t xml:space="preserve">: </w:t>
      </w:r>
      <w:r w:rsidR="00C94BC0">
        <w:t xml:space="preserve">Arquitectura </w:t>
      </w:r>
      <w:proofErr w:type="spellStart"/>
      <w:r w:rsidR="00C94BC0" w:rsidRPr="00172FBB">
        <w:rPr>
          <w:i/>
        </w:rPr>
        <w:t>encoder-decoder</w:t>
      </w:r>
      <w:proofErr w:type="spellEnd"/>
      <w:r>
        <w:t xml:space="preserve"> GRU (3).</w:t>
      </w:r>
    </w:p>
    <w:p w14:paraId="1724FA7D" w14:textId="77777777" w:rsidR="00C94BC0" w:rsidRDefault="00C94BC0" w:rsidP="00065A8B">
      <w:pPr>
        <w:jc w:val="center"/>
      </w:pPr>
    </w:p>
    <w:p w14:paraId="2E3FAF1D" w14:textId="6133D8C7" w:rsidR="0027391A" w:rsidRDefault="0027391A" w:rsidP="00C22747">
      <w:pPr>
        <w:jc w:val="both"/>
      </w:pPr>
      <w:r>
        <w:t xml:space="preserve">La arquitectura Codificador-Decodificador consta de un codificador, </w:t>
      </w:r>
      <w:r w:rsidR="007C4507" w:rsidRPr="007C4507">
        <w:t>siendo el codificador una capa de GRU</w:t>
      </w:r>
      <w:r w:rsidR="007C4507">
        <w:t xml:space="preserve"> </w:t>
      </w:r>
      <w:r>
        <w:t xml:space="preserve">que lee </w:t>
      </w:r>
      <w:r w:rsidR="007C4507">
        <w:t>los valores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170C9">
        <w:t xml:space="preserve"> </w:t>
      </w:r>
      <w:r>
        <w:t>de la secuencia de entrada</w:t>
      </w:r>
      <w:r w:rsidR="007C4507">
        <w:t xml:space="preserve"> en orden</w:t>
      </w:r>
      <w:r>
        <w:t>, y modifica su estado oculto con cada nuevo va</w:t>
      </w:r>
      <w:r w:rsidR="007C4507">
        <w:t>lor</w:t>
      </w:r>
      <w:r>
        <w:t xml:space="preserve">, por otro lado el decodificador también es </w:t>
      </w:r>
      <w:r w:rsidR="00EA06C0">
        <w:t>una capa de</w:t>
      </w:r>
      <w:r>
        <w:t xml:space="preserve"> GRU que toma como entrada un vector </w:t>
      </w:r>
      <w:r w:rsidR="00F45D22">
        <w:t xml:space="preserve">c </w:t>
      </w:r>
      <w:r>
        <w:t>de los estados ocultos del codificador</w:t>
      </w:r>
      <w:r w:rsidR="001D52E7">
        <w:t>, de esta manera el dec</w:t>
      </w:r>
      <w:r w:rsidR="00EA06C0">
        <w:t>odificador tendría que aprender a predecir el siguiente valor de la secuencia</w:t>
      </w:r>
      <w:r w:rsidR="00EA06C0">
        <w:fldChar w:fldCharType="begin" w:fldLock="1"/>
      </w:r>
      <w:r w:rsidR="005C695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EA06C0">
        <w:fldChar w:fldCharType="separate"/>
      </w:r>
      <w:r w:rsidR="00EA06C0" w:rsidRPr="00EA06C0">
        <w:rPr>
          <w:noProof/>
        </w:rPr>
        <w:t>[11]</w:t>
      </w:r>
      <w:r w:rsidR="00EA06C0">
        <w:fldChar w:fldCharType="end"/>
      </w:r>
      <w:r w:rsidR="00EA06C0">
        <w:t>.</w:t>
      </w:r>
    </w:p>
    <w:p w14:paraId="19B40305" w14:textId="77777777" w:rsidR="00860A4E" w:rsidRDefault="00860A4E" w:rsidP="00B46272"/>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51" w:name="_Toc181900486"/>
      <w:r>
        <w:t xml:space="preserve">Algoritmo </w:t>
      </w:r>
      <w:proofErr w:type="spellStart"/>
      <w:r w:rsidRPr="007F03EF">
        <w:rPr>
          <w:i/>
        </w:rPr>
        <w:t>Hyperband</w:t>
      </w:r>
      <w:bookmarkEnd w:id="51"/>
      <w:proofErr w:type="spellEnd"/>
    </w:p>
    <w:p w14:paraId="1AEC1CED" w14:textId="77777777" w:rsidR="00B46272" w:rsidRPr="00B46272" w:rsidRDefault="00B46272" w:rsidP="00B46272"/>
    <w:p w14:paraId="145E8F92" w14:textId="66623454" w:rsidR="00B46272" w:rsidRDefault="00D14BBF" w:rsidP="00C22747">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D71E3D" w:rsidRPr="007F03EF">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A66F4A" w:rsidRPr="007F03EF">
        <w:rPr>
          <w:i/>
        </w:rPr>
        <w:fldChar w:fldCharType="separate"/>
      </w:r>
      <w:r w:rsidR="00386AF5" w:rsidRPr="007F03EF">
        <w:rPr>
          <w:noProof/>
        </w:rPr>
        <w:t>[36]</w:t>
      </w:r>
      <w:r w:rsidR="00A66F4A" w:rsidRPr="007F03EF">
        <w:rPr>
          <w:i/>
        </w:rPr>
        <w:fldChar w:fldCharType="end"/>
      </w:r>
      <w:r w:rsidR="009D4817" w:rsidRPr="007F03EF">
        <w:rPr>
          <w:i/>
        </w:rPr>
        <w:t xml:space="preserve"> </w:t>
      </w:r>
      <w:r w:rsidR="009D4817" w:rsidRPr="007F03EF">
        <w:t xml:space="preserve">variando como entrada n y r, siendo n el número de configuraciones y r el número de recursos, como ser numero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D71E3D"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9D4817" w:rsidRPr="007F03EF">
        <w:fldChar w:fldCharType="separate"/>
      </w:r>
      <w:r w:rsidR="00386AF5" w:rsidRPr="007F03EF">
        <w:rPr>
          <w:noProof/>
        </w:rPr>
        <w:t>[36]</w:t>
      </w:r>
      <w:r w:rsidR="009D4817" w:rsidRPr="007F03EF">
        <w:fldChar w:fldCharType="end"/>
      </w:r>
      <w:r w:rsidR="000044AF" w:rsidRPr="007F03EF">
        <w:t>, a diferencia de la búsqueda aleatoria</w:t>
      </w:r>
      <w:r w:rsidR="00D71E3D" w:rsidRPr="007F03EF">
        <w:fldChar w:fldCharType="begin" w:fldLock="1"/>
      </w:r>
      <w:r w:rsidR="00C22747">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[37]","plainTextFormattedCitation":"[37]","previouslyFormattedCitation":"[37]"},"properties":{"noteIndex":0},"schema":"https://github.com/citation-style-language/schema/raw/master/csl-citation.json"}</w:instrText>
      </w:r>
      <w:r w:rsidR="00D71E3D" w:rsidRPr="007F03EF">
        <w:fldChar w:fldCharType="separate"/>
      </w:r>
      <w:r w:rsidR="00D71E3D" w:rsidRPr="007F03EF">
        <w:rPr>
          <w:noProof/>
        </w:rPr>
        <w:t>[37]</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C22747">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[38]","plainTextFormattedCitation":"[38]","previouslyFormattedCitation":"[38]"},"properties":{"noteIndex":0},"schema":"https://github.com/citation-style-language/schema/raw/master/csl-citation.json"}</w:instrText>
      </w:r>
      <w:r w:rsidR="00D71E3D" w:rsidRPr="007F03EF">
        <w:fldChar w:fldCharType="separate"/>
      </w:r>
      <w:r w:rsidR="00D71E3D" w:rsidRPr="007F03EF">
        <w:rPr>
          <w:noProof/>
        </w:rPr>
        <w:t>[38]</w:t>
      </w:r>
      <w:r w:rsidR="00D71E3D" w:rsidRPr="007F03EF">
        <w:fldChar w:fldCharType="end"/>
      </w:r>
      <w:r w:rsidR="000044AF" w:rsidRPr="007F03EF">
        <w:t xml:space="preserve"> el algoritmo </w:t>
      </w:r>
      <w:proofErr w:type="spellStart"/>
      <w:r w:rsidR="000044AF" w:rsidRPr="007F03EF">
        <w:rPr>
          <w:i/>
        </w:rPr>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7F03EF">
        <w:rPr>
          <w:i/>
        </w:rPr>
        <w:t>Hyperband</w:t>
      </w:r>
      <w:proofErr w:type="spellEnd"/>
      <w:r w:rsidR="00D71E3D" w:rsidRPr="007F03EF">
        <w:t xml:space="preserve"> es 5 a 30 veces más rápido que los algoritmos de  Optimización Bayesiana</w:t>
      </w:r>
      <w:r w:rsidR="007F03EF" w:rsidRPr="007F03EF">
        <w:fldChar w:fldCharType="begin" w:fldLock="1"/>
      </w:r>
      <w:r w:rsidR="007F03EF"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7F03EF" w:rsidRPr="007F03EF">
        <w:fldChar w:fldCharType="separate"/>
      </w:r>
      <w:r w:rsidR="007F03EF" w:rsidRPr="007F03EF">
        <w:rPr>
          <w:noProof/>
        </w:rPr>
        <w:t>[36]</w:t>
      </w:r>
      <w:r w:rsidR="007F03EF" w:rsidRPr="007F03EF">
        <w:fldChar w:fldCharType="end"/>
      </w:r>
      <w:r w:rsidR="00D71E3D" w:rsidRPr="007F03EF">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52" w:name="_Toc181900487"/>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52"/>
    </w:p>
    <w:p w14:paraId="6AFEA9A0" w14:textId="77777777" w:rsidR="0024281C" w:rsidRDefault="0024281C" w:rsidP="0024281C"/>
    <w:p w14:paraId="3D63E3FC" w14:textId="53CD3A5A" w:rsidR="0024281C" w:rsidRDefault="0024281C" w:rsidP="00C22747">
      <w:pPr>
        <w:jc w:val="both"/>
      </w:pPr>
      <w:r>
        <w:t>La detención temprana es una configuración que sirve para cortar el entrenamiento de manera temprana</w:t>
      </w:r>
      <w:r w:rsidR="003D510F">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rsidR="003D510F">
        <w:fldChar w:fldCharType="separate"/>
      </w:r>
      <w:r w:rsidR="00D71E3D" w:rsidRPr="00D71E3D">
        <w:rPr>
          <w:noProof/>
        </w:rPr>
        <w:t>[39]</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5E35B6AD" w:rsidR="005C6958" w:rsidRDefault="005C6958" w:rsidP="00C22747">
      <w:pPr>
        <w:jc w:val="both"/>
      </w:pPr>
      <w:r>
        <w:t xml:space="preserve">En </w:t>
      </w:r>
      <w:r w:rsidR="00386AF5">
        <w:t>el</w:t>
      </w:r>
      <w:r>
        <w:t xml:space="preserve"> documento científico</w:t>
      </w:r>
      <w:r>
        <w:fldChar w:fldCharType="begin" w:fldLock="1"/>
      </w:r>
      <w:r w:rsidR="00C22747">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[40]","plainTextFormattedCitation":"[40]","previouslyFormattedCitation":"[40]"},"properties":{"noteIndex":0},"schema":"https://github.com/citation-style-language/schema/raw/master/csl-citation.json"}</w:instrText>
      </w:r>
      <w:r>
        <w:fldChar w:fldCharType="separate"/>
      </w:r>
      <w:r w:rsidR="00D71E3D" w:rsidRPr="00D71E3D">
        <w:rPr>
          <w:noProof/>
        </w:rPr>
        <w:t>[40]</w:t>
      </w:r>
      <w:r>
        <w:fldChar w:fldCharType="end"/>
      </w:r>
      <w:r>
        <w:t xml:space="preserve"> se menciona el uso de una detención temprana de 10, además en este otro documento científico</w:t>
      </w:r>
      <w:r>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fldChar w:fldCharType="separate"/>
      </w:r>
      <w:r w:rsidR="00D71E3D" w:rsidRPr="00D71E3D">
        <w:rPr>
          <w:noProof/>
        </w:rPr>
        <w:t>[39]</w:t>
      </w:r>
      <w:r>
        <w:fldChar w:fldCharType="end"/>
      </w:r>
      <w:r>
        <w:t xml:space="preserve"> se menciona el uso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53" w:name="_Toc181900488"/>
      <w:proofErr w:type="spellStart"/>
      <w:r>
        <w:lastRenderedPageBreak/>
        <w:t>G</w:t>
      </w:r>
      <w:r w:rsidRPr="00D46505">
        <w:t>ithub</w:t>
      </w:r>
      <w:bookmarkEnd w:id="53"/>
      <w:proofErr w:type="spellEnd"/>
    </w:p>
    <w:p w14:paraId="32339B08" w14:textId="77777777" w:rsidR="000F5A9B" w:rsidRPr="000F5A9B" w:rsidRDefault="000F5A9B" w:rsidP="000F5A9B"/>
    <w:p w14:paraId="5D6EA10C" w14:textId="12A3A05F"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2925F9">
        <w:fldChar w:fldCharType="separate"/>
      </w:r>
      <w:r w:rsidR="00386AF5" w:rsidRPr="00386AF5">
        <w:rPr>
          <w:noProof/>
        </w:rPr>
        <w:t>[32]</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10A5576A" w14:textId="549B9DFF" w:rsidR="00033C01" w:rsidRDefault="00033C01" w:rsidP="00033C01">
      <w:pPr>
        <w:pStyle w:val="Ttulo2"/>
      </w:pPr>
      <w:bookmarkStart w:id="54" w:name="_Toc181900489"/>
      <w:r>
        <w:lastRenderedPageBreak/>
        <w:t>4.3 Comprensión de los datos</w:t>
      </w:r>
      <w:bookmarkEnd w:id="54"/>
    </w:p>
    <w:p w14:paraId="41DC030E" w14:textId="77777777" w:rsidR="00033C01" w:rsidRDefault="00033C01" w:rsidP="00033C01">
      <w:pPr>
        <w:rPr>
          <w:rFonts w:eastAsiaTheme="majorEastAsia"/>
        </w:rPr>
      </w:pPr>
    </w:p>
    <w:p w14:paraId="306E183D" w14:textId="77777777" w:rsidR="00033C01" w:rsidRDefault="00033C01" w:rsidP="00033C01">
      <w:pPr>
        <w:rPr>
          <w:rFonts w:eastAsiaTheme="majorEastAsia"/>
        </w:rPr>
      </w:pPr>
    </w:p>
    <w:p w14:paraId="273EFC48" w14:textId="7B4D48CA"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C22747">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[41]","plainTextFormattedCitation":"[41]","previouslyFormattedCitation":"[41]"},"properties":{"noteIndex":0},"schema":"https://github.com/citation-style-language/schema/raw/master/csl-citation.json"}</w:instrText>
      </w:r>
      <w:r>
        <w:fldChar w:fldCharType="separate"/>
      </w:r>
      <w:r w:rsidR="00D71E3D" w:rsidRPr="00D71E3D">
        <w:rPr>
          <w:noProof/>
        </w:rPr>
        <w:t>[41]</w:t>
      </w:r>
      <w:r>
        <w:fldChar w:fldCharType="end"/>
      </w:r>
      <w:r>
        <w:t>.</w:t>
      </w:r>
    </w:p>
    <w:p w14:paraId="6AD9C90E" w14:textId="77777777" w:rsidR="00033C01" w:rsidRDefault="00033C01" w:rsidP="00033C01"/>
    <w:p w14:paraId="4B9F03CD" w14:textId="77777777" w:rsidR="00033C01" w:rsidRDefault="00033C01" w:rsidP="00033C01"/>
    <w:p w14:paraId="51A2CCDE" w14:textId="77B0D3F6" w:rsidR="00033C01" w:rsidRDefault="00033C01" w:rsidP="00033C01">
      <w:pPr>
        <w:pStyle w:val="Ttulo3"/>
      </w:pPr>
      <w:bookmarkStart w:id="55" w:name="_Toc181900490"/>
      <w:r>
        <w:t>4.3.1 Recolección de datos iniciales</w:t>
      </w:r>
      <w:bookmarkEnd w:id="55"/>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14"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15"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16"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77EBB2D2" w14:textId="77777777" w:rsidR="008E7FD2" w:rsidRDefault="008E7FD2" w:rsidP="00033C01"/>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DE0470" w:rsidP="00033C01">
            <w:hyperlink r:id="rId17"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DE0470" w:rsidP="00033C01">
            <w:hyperlink r:id="rId18"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DE0470" w:rsidP="00033C01">
            <w:hyperlink r:id="rId19"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033C01" w:rsidRDefault="008E7FD2" w:rsidP="008E7FD2">
      <w:pPr>
        <w:jc w:val="center"/>
      </w:pPr>
      <w:r>
        <w:t>Tabla</w:t>
      </w:r>
      <w:r w:rsidR="00703FF0">
        <w:t xml:space="preserve"> 1</w:t>
      </w:r>
      <w:r>
        <w:t xml:space="preserve"> de datos de </w:t>
      </w:r>
      <w:r w:rsidRPr="00E501A8">
        <w:rPr>
          <w:i/>
        </w:rPr>
        <w:t xml:space="preserve">Universal </w:t>
      </w:r>
      <w:proofErr w:type="spellStart"/>
      <w:r w:rsidRPr="00E501A8">
        <w:rPr>
          <w:i/>
        </w:rPr>
        <w:t>Analytics</w:t>
      </w:r>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DE0470" w:rsidP="008E7FD2">
            <w:hyperlink r:id="rId20"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DE0470" w:rsidP="008E7FD2">
            <w:hyperlink r:id="rId21"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DE0470" w:rsidP="008E7FD2">
            <w:hyperlink r:id="rId22"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8E7FD2">
      <w:pPr>
        <w:jc w:val="center"/>
      </w:pPr>
      <w:r>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p>
    <w:p w14:paraId="05DA3D11" w14:textId="77777777" w:rsidR="008E7FD2" w:rsidRDefault="008E7FD2" w:rsidP="00033C01"/>
    <w:p w14:paraId="13218992" w14:textId="69069335" w:rsidR="005E390E" w:rsidRDefault="005E390E" w:rsidP="00033C01">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36620D65" w:rsidR="00370B0D" w:rsidRDefault="00370B0D">
      <w:pPr>
        <w:spacing w:after="160" w:line="259" w:lineRule="auto"/>
      </w:pPr>
      <w:r>
        <w:br w:type="page"/>
      </w:r>
    </w:p>
    <w:p w14:paraId="26FBC2CC" w14:textId="4E296230" w:rsidR="005E390E" w:rsidRDefault="005E390E" w:rsidP="005E390E">
      <w:pPr>
        <w:pStyle w:val="Ttulo3"/>
      </w:pPr>
      <w:bookmarkStart w:id="56" w:name="_Toc181900491"/>
      <w:r>
        <w:lastRenderedPageBreak/>
        <w:t xml:space="preserve">4.3.2 </w:t>
      </w:r>
      <w:r w:rsidRPr="005E390E">
        <w:t>Preparación de los datos</w:t>
      </w:r>
      <w:bookmarkEnd w:id="56"/>
    </w:p>
    <w:p w14:paraId="1A995594" w14:textId="77777777" w:rsidR="005E390E" w:rsidRDefault="005E390E" w:rsidP="00033C01"/>
    <w:p w14:paraId="70B07F08" w14:textId="205A4CB4" w:rsidR="005E390E" w:rsidRDefault="005E390E" w:rsidP="00202082">
      <w:pPr>
        <w:jc w:val="both"/>
      </w:pPr>
      <w:r>
        <w:t xml:space="preserve">Identificando algunos problemas de calidad de los datos la página web </w:t>
      </w:r>
      <w:hyperlink r:id="rId23"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por lo que se procede a descartar este conjunto de datos.</w:t>
      </w:r>
    </w:p>
    <w:p w14:paraId="2C0766EE" w14:textId="77777777" w:rsidR="005E390E" w:rsidRDefault="005E390E" w:rsidP="00202082">
      <w:pPr>
        <w:jc w:val="both"/>
      </w:pPr>
    </w:p>
    <w:p w14:paraId="2C56B0E1" w14:textId="5732DE9A" w:rsidR="005E390E" w:rsidRDefault="005E390E" w:rsidP="00202082">
      <w:pPr>
        <w:jc w:val="both"/>
      </w:pPr>
      <w:r>
        <w:t>Lo siguiente que se procedió a</w:t>
      </w:r>
      <w:r w:rsidR="000C4FB4">
        <w:t xml:space="preserve"> realizar, comenzando </w:t>
      </w:r>
      <w:r>
        <w:t xml:space="preserve">por la página web </w:t>
      </w:r>
      <w:hyperlink r:id="rId24" w:history="1">
        <w:r w:rsidRPr="00C51346">
          <w:rPr>
            <w:rStyle w:val="Hipervnculo"/>
          </w:rPr>
          <w:t>https://transmedia.unam.edu.ar/</w:t>
        </w:r>
      </w:hyperlink>
      <w:r w:rsidRPr="005E390E">
        <w:t xml:space="preserve">  </w:t>
      </w:r>
      <w:r w:rsidR="000C4FB4">
        <w:t>se d</w:t>
      </w:r>
      <w:r>
        <w:t>escargar</w:t>
      </w:r>
      <w:r w:rsidR="000C4FB4">
        <w:t>on</w:t>
      </w:r>
      <w:r>
        <w:t xml:space="preserve"> los datos en archivos </w:t>
      </w:r>
      <w:r w:rsidR="00E64D8C">
        <w:t>CSV</w:t>
      </w:r>
      <w:r w:rsidR="000C4FB4">
        <w:t xml:space="preserve"> del </w:t>
      </w:r>
      <w:proofErr w:type="spellStart"/>
      <w:r w:rsidR="000C4FB4" w:rsidRPr="00E501A8">
        <w:rPr>
          <w:i/>
        </w:rPr>
        <w:t>Looker</w:t>
      </w:r>
      <w:proofErr w:type="spellEnd"/>
      <w:r w:rsidR="000C4FB4" w:rsidRPr="00E501A8">
        <w:rPr>
          <w:i/>
        </w:rPr>
        <w:t xml:space="preserve"> Studio</w:t>
      </w:r>
      <w:r w:rsidR="00396C45">
        <w:t xml:space="preserve"> de UA</w:t>
      </w:r>
      <w:r>
        <w:t xml:space="preserve">, son 5 archivos CSV que se procede a unificar en un solo </w:t>
      </w:r>
      <w:r w:rsidR="0054508F">
        <w:t xml:space="preserve">archivo </w:t>
      </w:r>
      <w:r w:rsidR="000C4FB4">
        <w:t>a través de código en Python.</w:t>
      </w:r>
    </w:p>
    <w:p w14:paraId="52AA9CD5" w14:textId="77777777" w:rsidR="000C4FB4" w:rsidRDefault="000C4FB4" w:rsidP="00202082">
      <w:pPr>
        <w:jc w:val="both"/>
      </w:pPr>
    </w:p>
    <w:p w14:paraId="528F2D19" w14:textId="0818295C" w:rsidR="000C4FB4" w:rsidRDefault="000C4FB4" w:rsidP="00202082">
      <w:pPr>
        <w:jc w:val="both"/>
      </w:pPr>
      <w:r>
        <w:t>Se descargaron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57B21523" w:rsidR="000C4FB4" w:rsidRDefault="000C4FB4" w:rsidP="00202082">
      <w:pPr>
        <w:jc w:val="both"/>
      </w:pPr>
      <w:r>
        <w:t>Se procedieron a transformar 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t xml:space="preserve"> para obtener las columnas del </w:t>
      </w:r>
      <w:proofErr w:type="spellStart"/>
      <w:r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202082">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202082">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rsidP="00202082">
      <w:pPr>
        <w:spacing w:after="160" w:line="259" w:lineRule="auto"/>
        <w:jc w:val="both"/>
      </w:pPr>
      <w:r>
        <w:br w:type="page"/>
      </w:r>
    </w:p>
    <w:p w14:paraId="53120345" w14:textId="102E56DF" w:rsidR="00396C45" w:rsidRDefault="00396C45" w:rsidP="00202082">
      <w:pPr>
        <w:jc w:val="both"/>
      </w:pPr>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126A9BD5"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22747">
        <w:instrText>ADDIN CSL_CITATION {"citationItems":[{"id":"ITEM-1","itemData":{"URL":"https://support.google.com/analytics/answer/6010097","accessed":{"date-parts":[["2024","2","7"]]},"id":"ITEM-1","issued":{"date-parts":[["0"]]},"title":"[UA] Información sobre las agrupaciones de canales","type":"webpage"},"uris":["http://www.mendeley.com/documents/?uuid=151fc5bc-149e-4ef7-b9a0-b51885220a14"]}],"mendeley":{"formattedCitation":"[42]","plainTextFormattedCitation":"[42]","previouslyFormattedCitation":"[42]"},"properties":{"noteIndex":0},"schema":"https://github.com/citation-style-language/schema/raw/master/csl-citation.json"}</w:instrText>
      </w:r>
      <w:r w:rsidR="00CD7FDC">
        <w:fldChar w:fldCharType="separate"/>
      </w:r>
      <w:r w:rsidR="00D71E3D" w:rsidRPr="00D71E3D">
        <w:rPr>
          <w:noProof/>
        </w:rPr>
        <w:t>[42]</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2CF430F8"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22747">
        <w:instrText>ADDIN CSL_CITATION {"citationItems":[{"id":"ITEM-1","itemData":{"URL":"https://support.google.com/analytics/answer/12980150","accessed":{"date-parts":[["2023","2","7"]]},"id":"ITEM-1","issued":{"date-parts":[["0"]]},"title":"[GA4] Informe \"Detalles de la tecnología\"","type":"webpage"},"uris":["http://www.mendeley.com/documents/?uuid=d4a1ede2-47e6-4ddb-af8f-d12cc768859d"]}],"mendeley":{"formattedCitation":"[43]","plainTextFormattedCitation":"[43]","previouslyFormattedCitation":"[43]"},"properties":{"noteIndex":0},"schema":"https://github.com/citation-style-language/schema/raw/master/csl-citation.json"}</w:instrText>
      </w:r>
      <w:r w:rsidR="00B84D89">
        <w:fldChar w:fldCharType="separate"/>
      </w:r>
      <w:r w:rsidR="00D71E3D" w:rsidRPr="00D71E3D">
        <w:rPr>
          <w:noProof/>
        </w:rPr>
        <w:t>[43]</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781713EC" w14:textId="79CC335B" w:rsidR="004C44FE" w:rsidRDefault="00A31F16" w:rsidP="00202082">
      <w:pPr>
        <w:jc w:val="both"/>
      </w:pPr>
      <w:r>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p>
    <w:p w14:paraId="4AA6B268" w14:textId="77777777" w:rsidR="004C44FE" w:rsidRPr="00396C45" w:rsidRDefault="004C44FE" w:rsidP="00033C01"/>
    <w:p w14:paraId="7852192D" w14:textId="089D2262" w:rsidR="004C44FE" w:rsidRDefault="00605890" w:rsidP="00202082">
      <w:pPr>
        <w:jc w:val="both"/>
        <w:rPr>
          <w:rFonts w:eastAsiaTheme="majorEastAsia"/>
        </w:rPr>
      </w:pPr>
      <w:r>
        <w:rPr>
          <w:rFonts w:eastAsiaTheme="majorEastAsia"/>
        </w:rPr>
        <w:t xml:space="preserve">Luego, </w:t>
      </w:r>
      <w:r w:rsidR="004C44FE">
        <w:rPr>
          <w:rFonts w:eastAsiaTheme="majorEastAsia"/>
        </w:rPr>
        <w:t>se agreg</w:t>
      </w:r>
      <w:r w:rsidR="00A00433">
        <w:rPr>
          <w:rFonts w:eastAsiaTheme="majorEastAsia"/>
        </w:rPr>
        <w:t>aron las columnas mediana</w:t>
      </w:r>
      <w:r w:rsidR="004C44FE">
        <w:rPr>
          <w:rFonts w:eastAsiaTheme="majorEastAsia"/>
        </w:rPr>
        <w:t xml:space="preserve"> de medianas de acuerdo al documento </w:t>
      </w:r>
      <w:r w:rsidR="00A00433">
        <w:rPr>
          <w:rFonts w:eastAsiaTheme="majorEastAsia"/>
        </w:rPr>
        <w:t xml:space="preserve">  </w:t>
      </w:r>
      <w:r w:rsidR="00A00433">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A00433">
        <w:rPr>
          <w:rFonts w:eastAsiaTheme="majorEastAsia"/>
        </w:rPr>
        <w:fldChar w:fldCharType="separate"/>
      </w:r>
      <w:r w:rsidR="00A00433" w:rsidRPr="00A00433">
        <w:rPr>
          <w:rFonts w:eastAsiaTheme="majorEastAsia"/>
          <w:noProof/>
        </w:rPr>
        <w:t>[1]</w:t>
      </w:r>
      <w:r w:rsidR="00A00433">
        <w:rPr>
          <w:rFonts w:eastAsiaTheme="majorEastAsia"/>
        </w:rPr>
        <w:fldChar w:fldCharType="end"/>
      </w:r>
      <w:r w:rsidR="00A00433">
        <w:rPr>
          <w:rFonts w:eastAsiaTheme="majorEastAsia"/>
        </w:rPr>
        <w:t xml:space="preserve"> </w:t>
      </w:r>
      <w:r w:rsidR="004C44FE">
        <w:rPr>
          <w:rFonts w:eastAsiaTheme="majorEastAsia"/>
        </w:rPr>
        <w:t xml:space="preserve">donde toman las medianas </w:t>
      </w:r>
      <w:r w:rsidR="00A00433">
        <w:rPr>
          <w:rFonts w:eastAsiaTheme="majorEastAsia"/>
        </w:rPr>
        <w:t xml:space="preserve">rodantes </w:t>
      </w:r>
      <w:r w:rsidR="004C44FE">
        <w:rPr>
          <w:rFonts w:eastAsiaTheme="majorEastAsia"/>
        </w:rPr>
        <w:t>de</w:t>
      </w:r>
      <w:r w:rsidR="004C44FE" w:rsidRPr="004C44FE">
        <w:t xml:space="preserve"> </w:t>
      </w:r>
      <w:r w:rsidR="004C44FE" w:rsidRPr="004C44FE">
        <w:rPr>
          <w:rFonts w:eastAsiaTheme="majorEastAsia"/>
        </w:rPr>
        <w:t>6, 12, 18, 30, 48, 78, 126, 203, 329</w:t>
      </w:r>
      <w:r w:rsidR="004C44FE">
        <w:rPr>
          <w:rFonts w:eastAsiaTheme="majorEastAsia"/>
        </w:rPr>
        <w:t xml:space="preserve"> </w:t>
      </w:r>
      <w:r w:rsidR="00D55BD5">
        <w:rPr>
          <w:rFonts w:eastAsiaTheme="majorEastAsia"/>
        </w:rPr>
        <w:t xml:space="preserve">días de la columna  </w:t>
      </w:r>
      <w:r w:rsidR="00D55BD5">
        <w:t>N</w:t>
      </w:r>
      <w:r w:rsidR="00D55BD5" w:rsidRPr="0028002D">
        <w:t>úmero de vistas de página</w:t>
      </w:r>
      <w:r w:rsidR="00D55BD5">
        <w:rPr>
          <w:rFonts w:eastAsiaTheme="majorEastAsia"/>
        </w:rPr>
        <w:t xml:space="preserve">  </w:t>
      </w:r>
      <w:r w:rsidR="004C44FE">
        <w:rPr>
          <w:rFonts w:eastAsiaTheme="majorEastAsia"/>
        </w:rPr>
        <w:t xml:space="preserve">y </w:t>
      </w:r>
      <w:r w:rsidR="00D55BD5">
        <w:rPr>
          <w:rFonts w:eastAsiaTheme="majorEastAsia"/>
        </w:rPr>
        <w:t xml:space="preserve">de ahí se procede a calcular la mediana de medianas, según lo explicado en </w:t>
      </w:r>
      <w:r w:rsidR="00313D52">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313D52">
        <w:rPr>
          <w:rFonts w:eastAsiaTheme="majorEastAsia"/>
        </w:rPr>
        <w:fldChar w:fldCharType="separate"/>
      </w:r>
      <w:r w:rsidR="00313D52" w:rsidRPr="00A00433">
        <w:rPr>
          <w:rFonts w:eastAsiaTheme="majorEastAsia"/>
          <w:noProof/>
        </w:rPr>
        <w:t>[1]</w:t>
      </w:r>
      <w:r w:rsidR="00313D52">
        <w:rPr>
          <w:rFonts w:eastAsiaTheme="majorEastAsia"/>
        </w:rPr>
        <w:fldChar w:fldCharType="end"/>
      </w:r>
      <w:r w:rsidR="00313D52">
        <w:rPr>
          <w:rFonts w:eastAsiaTheme="majorEastAsia"/>
        </w:rPr>
        <w:t>.</w:t>
      </w:r>
    </w:p>
    <w:p w14:paraId="1517212B" w14:textId="77777777" w:rsidR="00064DB1" w:rsidRDefault="00064DB1" w:rsidP="00202082">
      <w:pPr>
        <w:jc w:val="both"/>
        <w:rPr>
          <w:rFonts w:eastAsiaTheme="majorEastAsia"/>
        </w:rPr>
      </w:pPr>
    </w:p>
    <w:p w14:paraId="2DAEAD07" w14:textId="73D031E5" w:rsidR="00D55BD5" w:rsidRDefault="00D55BD5" w:rsidP="00202082">
      <w:pPr>
        <w:jc w:val="both"/>
        <w:rPr>
          <w:rFonts w:eastAsiaTheme="majorEastAsia"/>
        </w:rPr>
      </w:pPr>
      <w:r>
        <w:rPr>
          <w:rFonts w:eastAsiaTheme="majorEastAsia"/>
        </w:rPr>
        <w:t>También dado que en el código original</w:t>
      </w:r>
      <w:r w:rsidR="00313D52">
        <w:rPr>
          <w:rFonts w:eastAsiaTheme="majorEastAsia"/>
        </w:rPr>
        <w:t xml:space="preserve"> </w:t>
      </w:r>
      <w:r w:rsidR="00313D52">
        <w:rPr>
          <w:rFonts w:eastAsiaTheme="majorEastAsia"/>
        </w:rPr>
        <w:fldChar w:fldCharType="begin" w:fldLock="1"/>
      </w:r>
      <w:r w:rsidR="00C22747">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313D52">
        <w:rPr>
          <w:rFonts w:eastAsiaTheme="majorEastAsia"/>
        </w:rPr>
        <w:fldChar w:fldCharType="separate"/>
      </w:r>
      <w:r w:rsidR="00D71E3D" w:rsidRPr="00D71E3D">
        <w:rPr>
          <w:rFonts w:eastAsiaTheme="majorEastAsia"/>
          <w:noProof/>
        </w:rPr>
        <w:t>[44]</w:t>
      </w:r>
      <w:r w:rsidR="00313D52">
        <w:rPr>
          <w:rFonts w:eastAsiaTheme="majorEastAsia"/>
        </w:rPr>
        <w:fldChar w:fldCharType="end"/>
      </w:r>
      <w:r>
        <w:rPr>
          <w:rFonts w:eastAsiaTheme="majorEastAsia"/>
        </w:rPr>
        <w:t xml:space="preserve"> agregaba valores rezagados, es decir valores anteriores los agregaba como columnas, entonces se agregaron valores</w:t>
      </w:r>
      <w:r w:rsidR="00064DB1">
        <w:rPr>
          <w:rFonts w:eastAsiaTheme="majorEastAsia"/>
        </w:rPr>
        <w:t xml:space="preserve"> de la columna a predecir </w:t>
      </w:r>
      <w:r w:rsidR="00064DB1">
        <w:t>N</w:t>
      </w:r>
      <w:r w:rsidR="00064DB1" w:rsidRPr="0028002D">
        <w:t>úmero de vistas de página</w:t>
      </w:r>
      <w:r w:rsidR="00064DB1">
        <w:t xml:space="preserve">, se agregaron </w:t>
      </w:r>
      <w:r w:rsidR="00064DB1">
        <w:rPr>
          <w:rFonts w:eastAsiaTheme="majorEastAsia"/>
        </w:rPr>
        <w:t>valores</w:t>
      </w:r>
      <w:r>
        <w:rPr>
          <w:rFonts w:eastAsiaTheme="majorEastAsia"/>
        </w:rPr>
        <w:t xml:space="preserve"> rezagados de 3, 6</w:t>
      </w:r>
      <w:r w:rsidRPr="00D55BD5">
        <w:rPr>
          <w:rFonts w:eastAsiaTheme="majorEastAsia"/>
        </w:rPr>
        <w:t>, 9</w:t>
      </w:r>
      <w:r>
        <w:rPr>
          <w:rFonts w:eastAsiaTheme="majorEastAsia"/>
        </w:rPr>
        <w:t>,12 meses como las columnas:</w:t>
      </w:r>
    </w:p>
    <w:p w14:paraId="1BD32254" w14:textId="3048CE7B" w:rsidR="00D55BD5" w:rsidRDefault="00D55BD5" w:rsidP="00033C01">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FFAD4D8" w14:textId="77777777" w:rsidR="00064DB1" w:rsidRDefault="00064DB1">
      <w:pPr>
        <w:spacing w:after="160" w:line="259" w:lineRule="auto"/>
        <w:rPr>
          <w:rFonts w:eastAsiaTheme="majorEastAsia"/>
        </w:rPr>
      </w:pPr>
      <w:r>
        <w:rPr>
          <w:rFonts w:eastAsiaTheme="majorEastAsia"/>
        </w:rPr>
        <w:br w:type="page"/>
      </w:r>
    </w:p>
    <w:p w14:paraId="09356233" w14:textId="77777777" w:rsidR="00064DB1" w:rsidRDefault="00D55BD5" w:rsidP="00064DB1">
      <w:pPr>
        <w:spacing w:after="160" w:line="259" w:lineRule="auto"/>
        <w:rPr>
          <w:rFonts w:eastAsiaTheme="majorEastAsia"/>
        </w:rPr>
      </w:pPr>
      <w:r>
        <w:rPr>
          <w:rFonts w:eastAsiaTheme="majorEastAsia"/>
        </w:rPr>
        <w:lastRenderedPageBreak/>
        <w:t>Los nombres de las columnas vienen del inglés “</w:t>
      </w:r>
      <w:proofErr w:type="spellStart"/>
      <w:r>
        <w:rPr>
          <w:rFonts w:eastAsiaTheme="majorEastAsia"/>
        </w:rPr>
        <w:t>lag</w:t>
      </w:r>
      <w:proofErr w:type="spellEnd"/>
      <w:r>
        <w:rPr>
          <w:rFonts w:eastAsiaTheme="majorEastAsia"/>
        </w:rPr>
        <w:t>” que se utiliza para referirse al rezago, o también se puede traducir como retraso</w:t>
      </w:r>
      <w:r w:rsidR="000D0D9D">
        <w:rPr>
          <w:rFonts w:eastAsiaTheme="majorEastAsia"/>
        </w:rPr>
        <w:t>, también un _ para separar del número y el nume</w:t>
      </w:r>
      <w:r w:rsidR="00313D52">
        <w:rPr>
          <w:rFonts w:eastAsiaTheme="majorEastAsia"/>
        </w:rPr>
        <w:t xml:space="preserve">ro en días correspondiente al </w:t>
      </w:r>
      <w:proofErr w:type="spellStart"/>
      <w:r w:rsidR="00313D52">
        <w:rPr>
          <w:rFonts w:eastAsiaTheme="majorEastAsia"/>
        </w:rPr>
        <w:t>mé</w:t>
      </w:r>
      <w:r w:rsidR="000D0D9D">
        <w:rPr>
          <w:rFonts w:eastAsiaTheme="majorEastAsia"/>
        </w:rPr>
        <w:t>s</w:t>
      </w:r>
      <w:proofErr w:type="spellEnd"/>
      <w:r w:rsidR="000D0D9D">
        <w:rPr>
          <w:rFonts w:eastAsiaTheme="majorEastAsia"/>
        </w:rPr>
        <w:t xml:space="preserve"> de retraso tomando 1 mes como 30 días aplica</w:t>
      </w:r>
      <w:r w:rsidR="00064DB1">
        <w:rPr>
          <w:rFonts w:eastAsiaTheme="majorEastAsia"/>
        </w:rPr>
        <w:t>n</w:t>
      </w:r>
      <w:r w:rsidR="000D0D9D">
        <w:rPr>
          <w:rFonts w:eastAsiaTheme="majorEastAsia"/>
        </w:rPr>
        <w:t>do esa regla para hacer las columnas de valores retrasados.</w:t>
      </w:r>
      <w:r w:rsidR="00A00433">
        <w:rPr>
          <w:rFonts w:eastAsiaTheme="majorEastAsia"/>
        </w:rPr>
        <w:t xml:space="preserve"> </w:t>
      </w:r>
      <w:r w:rsidR="00313D52">
        <w:rPr>
          <w:rFonts w:eastAsiaTheme="majorEastAsia"/>
        </w:rPr>
        <w:t xml:space="preserve">A continuación </w:t>
      </w:r>
      <w:r w:rsidR="00064DB1">
        <w:rPr>
          <w:rFonts w:eastAsiaTheme="majorEastAsia"/>
        </w:rPr>
        <w:t>s</w:t>
      </w:r>
      <w:r w:rsidR="004C44FE">
        <w:rPr>
          <w:rFonts w:eastAsiaTheme="majorEastAsia"/>
        </w:rPr>
        <w:t>e</w:t>
      </w:r>
      <w:r w:rsidR="00605890">
        <w:rPr>
          <w:rFonts w:eastAsiaTheme="majorEastAsia"/>
        </w:rPr>
        <w:t xml:space="preserve"> procedió a confirmar la existencia de </w:t>
      </w:r>
      <w:proofErr w:type="spellStart"/>
      <w:r w:rsidR="00605890">
        <w:rPr>
          <w:rFonts w:eastAsiaTheme="majorEastAsia"/>
        </w:rPr>
        <w:t>NaN</w:t>
      </w:r>
      <w:proofErr w:type="spellEnd"/>
      <w:r w:rsidR="00605890">
        <w:rPr>
          <w:rFonts w:eastAsiaTheme="majorEastAsia"/>
        </w:rPr>
        <w:t xml:space="preserve"> (</w:t>
      </w:r>
      <w:proofErr w:type="spellStart"/>
      <w:r w:rsidR="00605890">
        <w:rPr>
          <w:rFonts w:eastAsiaTheme="majorEastAsia"/>
        </w:rPr>
        <w:t>Not</w:t>
      </w:r>
      <w:proofErr w:type="spellEnd"/>
      <w:r w:rsidR="00605890">
        <w:rPr>
          <w:rFonts w:eastAsiaTheme="majorEastAsia"/>
        </w:rPr>
        <w:t xml:space="preserve"> </w:t>
      </w:r>
      <w:proofErr w:type="spellStart"/>
      <w:r w:rsidR="00605890">
        <w:rPr>
          <w:rFonts w:eastAsiaTheme="majorEastAsia"/>
        </w:rPr>
        <w:t>an</w:t>
      </w:r>
      <w:proofErr w:type="spellEnd"/>
      <w:r w:rsidR="00605890">
        <w:rPr>
          <w:rFonts w:eastAsiaTheme="majorEastAsia"/>
        </w:rPr>
        <w:t xml:space="preserve"> </w:t>
      </w:r>
      <w:proofErr w:type="spellStart"/>
      <w:r w:rsidR="00605890">
        <w:rPr>
          <w:rFonts w:eastAsiaTheme="majorEastAsia"/>
        </w:rPr>
        <w:t>number</w:t>
      </w:r>
      <w:proofErr w:type="spellEnd"/>
      <w:r w:rsidR="00605890">
        <w:rPr>
          <w:rFonts w:eastAsiaTheme="majorEastAsia"/>
        </w:rPr>
        <w:t xml:space="preserve">), y </w:t>
      </w:r>
      <w:r w:rsidR="00A00433">
        <w:rPr>
          <w:rFonts w:eastAsiaTheme="majorEastAsia"/>
        </w:rPr>
        <w:t>reemplazarlos por su promedio</w:t>
      </w:r>
      <w:r>
        <w:rPr>
          <w:rFonts w:eastAsiaTheme="majorEastAsia"/>
        </w:rPr>
        <w:t>.</w:t>
      </w:r>
      <m:oMath>
        <m:r>
          <m:rPr>
            <m:sty m:val="p"/>
          </m:rPr>
          <w:rPr>
            <w:rFonts w:ascii="Cambria Math" w:hAnsi="Cambria Math"/>
          </w:rPr>
          <w:br/>
        </m:r>
      </m:oMath>
    </w:p>
    <w:p w14:paraId="37FCE821" w14:textId="6004EFC1" w:rsidR="00C810EB" w:rsidRDefault="00C810EB" w:rsidP="00064DB1">
      <w:pPr>
        <w:spacing w:after="160" w:line="259" w:lineRule="auto"/>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w:t>
      </w:r>
      <w:r w:rsidR="00883FE8">
        <w:rPr>
          <w:rFonts w:eastAsiaTheme="majorEastAsia"/>
        </w:rPr>
        <w:t xml:space="preserve">umnas de </w:t>
      </w:r>
      <w:r w:rsidR="003E06F0">
        <w:rPr>
          <w:rFonts w:eastAsiaTheme="majorEastAsia"/>
        </w:rPr>
        <w:t>la</w:t>
      </w:r>
      <w:r w:rsidR="003E678D">
        <w:rPr>
          <w:rFonts w:eastAsiaTheme="majorEastAsia"/>
        </w:rPr>
        <w:t xml:space="preserve"> </w:t>
      </w:r>
      <w:proofErr w:type="spellStart"/>
      <w:r w:rsidR="003E06F0">
        <w:rPr>
          <w:rFonts w:eastAsiaTheme="majorEastAsia"/>
        </w:rPr>
        <w:t>Television</w:t>
      </w:r>
      <w:proofErr w:type="spellEnd"/>
      <w:r w:rsidR="003E06F0">
        <w:rPr>
          <w:rFonts w:eastAsiaTheme="majorEastAsia"/>
        </w:rPr>
        <w:t xml:space="preserve"> Universitaria Misionera - </w:t>
      </w:r>
      <w:proofErr w:type="spellStart"/>
      <w:r w:rsidR="00883FE8">
        <w:rPr>
          <w:rFonts w:eastAsiaTheme="majorEastAsia"/>
        </w:rPr>
        <w:t>T</w:t>
      </w:r>
      <w:r>
        <w:rPr>
          <w:rFonts w:eastAsiaTheme="majorEastAsia"/>
        </w:rPr>
        <w:t>um</w:t>
      </w:r>
      <w:proofErr w:type="spellEnd"/>
      <w:r>
        <w:rPr>
          <w:rFonts w:eastAsiaTheme="majorEastAsia"/>
        </w:rPr>
        <w:t xml:space="preserve">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492F684E" w14:textId="77777777" w:rsidR="00C810EB" w:rsidRDefault="00C810EB" w:rsidP="00033C01">
      <w:pPr>
        <w:rPr>
          <w:rFonts w:eastAsiaTheme="majorEastAsia"/>
        </w:rPr>
      </w:pPr>
    </w:p>
    <w:p w14:paraId="143D2C43" w14:textId="529E85E0" w:rsidR="00966A91" w:rsidRDefault="00966A91" w:rsidP="00033C01">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7F699E7C" w14:textId="77777777" w:rsidR="009A2AF1" w:rsidRDefault="009A2AF1" w:rsidP="00033C01">
      <w:pPr>
        <w:rPr>
          <w:rFonts w:eastAsiaTheme="majorEastAsia"/>
        </w:rPr>
      </w:pPr>
    </w:p>
    <w:p w14:paraId="4EDE7CE7" w14:textId="26ADF976" w:rsidR="000D0D9D" w:rsidRPr="000D0D9D" w:rsidRDefault="000D0D9D" w:rsidP="000D0D9D">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486A9A3C" w14:textId="22A7F68C" w:rsidR="000D0D9D" w:rsidRPr="000D0D9D" w:rsidRDefault="000D0D9D" w:rsidP="000D0D9D">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3CABD45A" w14:textId="1D4E084D" w:rsidR="000D0D9D" w:rsidRPr="000D0D9D" w:rsidRDefault="000D0D9D" w:rsidP="000D0D9D">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26FE5165" w14:textId="62F5B393" w:rsidR="000D0D9D" w:rsidRPr="000D0D9D" w:rsidRDefault="000D0D9D" w:rsidP="000D0D9D">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05855B39" w14:textId="52107AD1" w:rsidR="000D0D9D" w:rsidRPr="00EF1F9E" w:rsidRDefault="000D0D9D" w:rsidP="000D0D9D">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680950C7" w14:textId="110DF9F6" w:rsidR="000D0D9D" w:rsidRPr="00EF1F9E" w:rsidRDefault="000D0D9D" w:rsidP="000D0D9D">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86CCF8A" w14:textId="4B6FBB03" w:rsidR="000D0D9D" w:rsidRPr="000D0D9D" w:rsidRDefault="000D0D9D" w:rsidP="000D0D9D">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1162B488" w14:textId="30ECE432" w:rsidR="000D0D9D" w:rsidRPr="00EF1F9E" w:rsidRDefault="000D0D9D" w:rsidP="000D0D9D">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12B47F41" w14:textId="61AE6A34" w:rsidR="000D0D9D" w:rsidRPr="000D0D9D" w:rsidRDefault="000D0D9D" w:rsidP="000D0D9D">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31829CC8" w14:textId="35466EA5" w:rsidR="000D0D9D" w:rsidRPr="000D0D9D" w:rsidRDefault="000D0D9D" w:rsidP="000D0D9D">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7AC57906" w14:textId="17C556AF" w:rsidR="000D0D9D" w:rsidRPr="000D0D9D" w:rsidRDefault="000D0D9D" w:rsidP="000D0D9D">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04C0C941" w14:textId="4522C5A1" w:rsidR="000D0D9D" w:rsidRPr="000D0D9D" w:rsidRDefault="000D0D9D" w:rsidP="000D0D9D">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4827C956" w14:textId="1C8DC88E" w:rsidR="002872A1" w:rsidRDefault="000D0D9D" w:rsidP="000D0D9D">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4D6E53B3" w14:textId="77777777" w:rsidR="000D0D9D" w:rsidRDefault="000D0D9D" w:rsidP="000D0D9D">
      <w:pPr>
        <w:rPr>
          <w:rFonts w:eastAsiaTheme="majorEastAsia"/>
        </w:rPr>
      </w:pPr>
    </w:p>
    <w:p w14:paraId="4DCF1C4D" w14:textId="171B25AE" w:rsidR="002872A1" w:rsidRDefault="002872A1" w:rsidP="00202082">
      <w:pPr>
        <w:jc w:val="both"/>
        <w:rPr>
          <w:rFonts w:eastAsiaTheme="majorEastAsia"/>
        </w:rPr>
      </w:pPr>
      <w:r>
        <w:rPr>
          <w:rFonts w:eastAsiaTheme="majorEastAsia"/>
        </w:rPr>
        <w:t>Siendo un total de 3</w:t>
      </w:r>
      <w:r w:rsidR="00A00433">
        <w:rPr>
          <w:rFonts w:eastAsiaTheme="majorEastAsia"/>
        </w:rPr>
        <w:t>7</w:t>
      </w:r>
      <w:r>
        <w:rPr>
          <w:rFonts w:eastAsiaTheme="majorEastAsia"/>
        </w:rPr>
        <w:t xml:space="preserve"> columnas, por supuesto que desde </w:t>
      </w:r>
      <w:r w:rsidR="00620813" w:rsidRPr="00E501A8">
        <w:rPr>
          <w:rFonts w:eastAsiaTheme="majorEastAsia"/>
          <w:i/>
        </w:rPr>
        <w:t>Google</w:t>
      </w:r>
      <w:r w:rsidRPr="00E501A8">
        <w:rPr>
          <w:rFonts w:eastAsiaTheme="majorEastAsia"/>
          <w:i/>
        </w:rPr>
        <w:t xml:space="preserv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22747">
        <w:rPr>
          <w:rFonts w:eastAsiaTheme="majorEastAsia"/>
        </w:rPr>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[45]</w:t>
      </w:r>
      <w:r>
        <w:rPr>
          <w:rFonts w:eastAsiaTheme="majorEastAsia"/>
        </w:rPr>
        <w:fldChar w:fldCharType="end"/>
      </w:r>
      <w:r>
        <w:rPr>
          <w:rFonts w:eastAsiaTheme="majorEastAsia"/>
        </w:rPr>
        <w:t xml:space="preserve"> solo se eligieron los datos que a nivel tanto conceptual como de medición, fueran más parecidos entre sí.</w:t>
      </w:r>
    </w:p>
    <w:p w14:paraId="389B8C53" w14:textId="42632E9C" w:rsidR="00F1782E" w:rsidRDefault="00F1782E">
      <w:pPr>
        <w:spacing w:after="160" w:line="259" w:lineRule="auto"/>
        <w:rPr>
          <w:rFonts w:eastAsiaTheme="majorEastAsia"/>
        </w:rPr>
      </w:pPr>
      <w:r>
        <w:rPr>
          <w:rFonts w:eastAsiaTheme="majorEastAsia"/>
        </w:rPr>
        <w:br w:type="page"/>
      </w:r>
    </w:p>
    <w:p w14:paraId="39B97860" w14:textId="77777777" w:rsidR="00D8103E" w:rsidRDefault="00D8103E" w:rsidP="00D55B4B">
      <w:pPr>
        <w:pStyle w:val="Ttulo3"/>
      </w:pPr>
    </w:p>
    <w:p w14:paraId="1A0B0418" w14:textId="3AB72765" w:rsidR="00D55B4B" w:rsidRDefault="00FA1763" w:rsidP="00D55B4B">
      <w:pPr>
        <w:pStyle w:val="Ttulo3"/>
      </w:pPr>
      <w:bookmarkStart w:id="57" w:name="_Toc181900492"/>
      <w:r>
        <w:t xml:space="preserve">4.3.4 </w:t>
      </w:r>
      <w:r w:rsidR="00D55B4B">
        <w:t>Detección de Anomalías</w:t>
      </w:r>
      <w:bookmarkEnd w:id="57"/>
    </w:p>
    <w:p w14:paraId="1B4BD9BD" w14:textId="77777777" w:rsidR="00D8103E" w:rsidRPr="00D8103E" w:rsidRDefault="00D8103E" w:rsidP="00D8103E"/>
    <w:p w14:paraId="4ABAAD3C" w14:textId="138DC9A4"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C22747">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[46]","plainTextFormattedCitation":"[46]","previouslyFormattedCitation":"[46]"},"properties":{"noteIndex":0},"schema":"https://github.com/citation-style-language/schema/raw/master/csl-citation.json"}</w:instrText>
      </w:r>
      <w:r w:rsidR="00E32A06">
        <w:rPr>
          <w:rFonts w:eastAsiaTheme="majorEastAsia"/>
        </w:rPr>
        <w:fldChar w:fldCharType="separate"/>
      </w:r>
      <w:r w:rsidR="00D71E3D" w:rsidRPr="00D71E3D">
        <w:rPr>
          <w:rFonts w:eastAsiaTheme="majorEastAsia"/>
          <w:noProof/>
        </w:rPr>
        <w:t>[46]</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A992458" w:rsidR="00CE4790" w:rsidRDefault="00E11316" w:rsidP="00CE4790">
      <w:pPr>
        <w:jc w:val="center"/>
        <w:rPr>
          <w:rFonts w:eastAsiaTheme="majorEastAsia"/>
        </w:rPr>
      </w:pPr>
      <w:r>
        <w:rPr>
          <w:rFonts w:eastAsiaTheme="majorEastAsia"/>
        </w:rPr>
        <w:t>Figura 4</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proofErr w:type="spellStart"/>
      <w:r w:rsidR="00343EBF">
        <w:rPr>
          <w:rFonts w:eastAsiaTheme="majorEastAsia"/>
        </w:rPr>
        <w:t>Tum</w:t>
      </w:r>
      <w:proofErr w:type="spellEnd"/>
      <w:r w:rsidR="00343EBF">
        <w:rPr>
          <w:rFonts w:eastAsiaTheme="majorEastAsia"/>
        </w:rPr>
        <w:t xml:space="preserve"> </w:t>
      </w:r>
      <w:proofErr w:type="spellStart"/>
      <w:r w:rsidR="00343EBF">
        <w:rPr>
          <w:rFonts w:eastAsiaTheme="majorEastAsia"/>
        </w:rPr>
        <w:t>Transmedia</w:t>
      </w:r>
      <w:proofErr w:type="spellEnd"/>
      <w:r w:rsidR="00703FF0">
        <w:rPr>
          <w:rFonts w:eastAsiaTheme="majorEastAsia"/>
        </w:rPr>
        <w:t>.</w:t>
      </w:r>
    </w:p>
    <w:p w14:paraId="7A32AC32" w14:textId="77777777" w:rsidR="004254D0" w:rsidRDefault="004254D0" w:rsidP="00CE4790">
      <w:pPr>
        <w:jc w:val="center"/>
        <w:rPr>
          <w:rFonts w:eastAsiaTheme="majorEastAsia"/>
        </w:rPr>
      </w:pPr>
    </w:p>
    <w:p w14:paraId="13830B73" w14:textId="044AB976" w:rsidR="00064DB1" w:rsidRDefault="004254D0" w:rsidP="00202082">
      <w:pPr>
        <w:jc w:val="both"/>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el proceso de limpieza de los datos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r w:rsidR="00064DB1">
        <w:rPr>
          <w:rFonts w:eastAsiaTheme="majorEastAsia"/>
        </w:rPr>
        <w:t xml:space="preserve"> En la figura 4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3338578A"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C22747">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[47]","plainTextFormattedCitation":"[47]","previouslyFormattedCitation":"[47]"},"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[47]</w:t>
      </w:r>
      <w:r>
        <w:rPr>
          <w:rFonts w:eastAsiaTheme="majorEastAsia"/>
        </w:rPr>
        <w:fldChar w:fldCharType="end"/>
      </w:r>
      <w:r>
        <w:rPr>
          <w:rFonts w:eastAsiaTheme="majorEastAsia"/>
        </w:rPr>
        <w:t xml:space="preserve"> que trata sobre </w:t>
      </w:r>
      <w:proofErr w:type="spellStart"/>
      <w:r>
        <w:rPr>
          <w:rFonts w:eastAsiaTheme="majorEastAsia"/>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lastRenderedPageBreak/>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3EDC7EF7" w:rsidR="00E11316" w:rsidRDefault="00E11316" w:rsidP="00E11316">
      <w:pPr>
        <w:jc w:val="center"/>
        <w:rPr>
          <w:rFonts w:eastAsiaTheme="majorEastAsia"/>
        </w:rPr>
      </w:pPr>
      <w:r>
        <w:rPr>
          <w:rFonts w:eastAsiaTheme="majorEastAsia"/>
        </w:rPr>
        <w:t xml:space="preserve">Figura 5: Grafico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Pr="00E64D8C">
        <w:rPr>
          <w:rFonts w:eastAsiaTheme="majorEastAsia"/>
          <w:i/>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p>
    <w:p w14:paraId="2D5CF065" w14:textId="7773D5AB" w:rsidR="004254D0" w:rsidRDefault="004254D0" w:rsidP="00E11316">
      <w:pPr>
        <w:jc w:val="center"/>
        <w:rPr>
          <w:rFonts w:eastAsiaTheme="majorEastAsia"/>
        </w:rPr>
      </w:pPr>
      <w:r>
        <w:rPr>
          <w:rFonts w:eastAsiaTheme="majorEastAsia"/>
          <w:noProof/>
        </w:rPr>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0A8EBA11" w:rsidR="00E11316" w:rsidRDefault="004254D0" w:rsidP="00CE4790">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w:t>
      </w:r>
      <w:r w:rsidR="00313D52">
        <w:rPr>
          <w:rFonts w:eastAsiaTheme="majorEastAsia"/>
        </w:rPr>
        <w:t>ansmedia</w:t>
      </w:r>
      <w:proofErr w:type="spellEnd"/>
      <w:r>
        <w:rPr>
          <w:rFonts w:eastAsiaTheme="majorEastAsia"/>
        </w:rPr>
        <w:t>.</w:t>
      </w:r>
    </w:p>
    <w:p w14:paraId="5E2ED8BC" w14:textId="2DA19AB1" w:rsidR="004254D0" w:rsidRDefault="004254D0" w:rsidP="00944D8C">
      <w:pPr>
        <w:jc w:val="both"/>
        <w:rPr>
          <w:rFonts w:eastAsiaTheme="majorEastAsia"/>
        </w:rPr>
      </w:pPr>
      <w:r>
        <w:rPr>
          <w:rFonts w:eastAsiaTheme="majorEastAsia"/>
        </w:rPr>
        <w:lastRenderedPageBreak/>
        <w:t xml:space="preserve">En los gráficos de dispersión mostrados en rojo aparecen los </w:t>
      </w:r>
      <w:proofErr w:type="spellStart"/>
      <w:r w:rsidRPr="00E64D8C">
        <w:rPr>
          <w:rFonts w:eastAsiaTheme="majorEastAsia"/>
          <w:i/>
        </w:rPr>
        <w:t>outliers</w:t>
      </w:r>
      <w:proofErr w:type="spellEnd"/>
      <w:r w:rsidR="00944D8C">
        <w:rPr>
          <w:rFonts w:eastAsiaTheme="majorEastAsia"/>
          <w:i/>
        </w:rPr>
        <w:t xml:space="preserve">, </w:t>
      </w:r>
      <w:r w:rsidR="00944D8C" w:rsidRPr="00944D8C">
        <w:rPr>
          <w:rFonts w:eastAsiaTheme="majorEastAsia"/>
        </w:rPr>
        <w:t xml:space="preserve">se puede ver </w:t>
      </w:r>
      <w:r>
        <w:rPr>
          <w:rFonts w:eastAsiaTheme="majorEastAsia"/>
        </w:rPr>
        <w:t xml:space="preserve"> </w:t>
      </w:r>
      <w:proofErr w:type="gramStart"/>
      <w:r>
        <w:rPr>
          <w:rFonts w:eastAsiaTheme="majorEastAsia"/>
        </w:rPr>
        <w:t xml:space="preserve">de </w:t>
      </w:r>
      <w:r w:rsidR="00944D8C">
        <w:rPr>
          <w:rFonts w:eastAsiaTheme="majorEastAsia"/>
        </w:rPr>
        <w:t>que</w:t>
      </w:r>
      <w:proofErr w:type="gramEnd"/>
      <w:r w:rsidR="00944D8C">
        <w:rPr>
          <w:rFonts w:eastAsiaTheme="majorEastAsia"/>
        </w:rPr>
        <w:t xml:space="preserve"> de esta </w:t>
      </w:r>
      <w:r>
        <w:rPr>
          <w:rFonts w:eastAsiaTheme="majorEastAsia"/>
        </w:rPr>
        <w:t xml:space="preserve">manera considero que el valor probado con los 7 vecinos más cercanos para el </w:t>
      </w:r>
      <w:r w:rsidR="00E64D8C">
        <w:rPr>
          <w:rFonts w:eastAsiaTheme="majorEastAsia"/>
        </w:rPr>
        <w:t>KNN</w:t>
      </w:r>
      <w:r>
        <w:rPr>
          <w:rFonts w:eastAsiaTheme="majorEastAsia"/>
        </w:rPr>
        <w:t xml:space="preserve"> es el correcto.</w:t>
      </w:r>
    </w:p>
    <w:p w14:paraId="22B2B798" w14:textId="77777777" w:rsidR="004254D0" w:rsidRDefault="004254D0" w:rsidP="004254D0">
      <w:pPr>
        <w:rPr>
          <w:rFonts w:eastAsiaTheme="majorEastAsia"/>
        </w:rPr>
      </w:pPr>
    </w:p>
    <w:p w14:paraId="7C961074" w14:textId="77777777" w:rsidR="004254D0" w:rsidRDefault="004254D0" w:rsidP="004254D0">
      <w:pPr>
        <w:rPr>
          <w:rFonts w:eastAsiaTheme="majorEastAsia"/>
        </w:rPr>
      </w:pPr>
    </w:p>
    <w:p w14:paraId="2402369E" w14:textId="77777777" w:rsidR="004254D0" w:rsidRDefault="004254D0" w:rsidP="004254D0">
      <w:pPr>
        <w:rPr>
          <w:rFonts w:eastAsiaTheme="majorEastAsia"/>
        </w:rPr>
      </w:pPr>
    </w:p>
    <w:p w14:paraId="03F60446" w14:textId="1DB670E6" w:rsidR="004254D0" w:rsidRDefault="004254D0" w:rsidP="004254D0">
      <w:pPr>
        <w:rPr>
          <w:rFonts w:eastAsiaTheme="majorEastAsia"/>
        </w:rPr>
      </w:pPr>
      <w:r>
        <w:rPr>
          <w:rFonts w:eastAsiaTheme="majorEastAsia"/>
          <w:noProof/>
        </w:rPr>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2C597445" w:rsidR="004254D0" w:rsidRDefault="004254D0" w:rsidP="004254D0">
      <w:pPr>
        <w:jc w:val="center"/>
        <w:rPr>
          <w:rFonts w:eastAsiaTheme="majorEastAsia"/>
        </w:rPr>
      </w:pPr>
      <w:r>
        <w:rPr>
          <w:rFonts w:eastAsiaTheme="majorEastAsia"/>
        </w:rPr>
        <w:t xml:space="preserve">Figura 8: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D4289A3"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p>
    <w:p w14:paraId="0CC95C30" w14:textId="77777777" w:rsidR="00A1156C" w:rsidRDefault="00A1156C" w:rsidP="00A1156C">
      <w:pPr>
        <w:jc w:val="center"/>
        <w:rPr>
          <w:rFonts w:eastAsiaTheme="majorEastAsia"/>
        </w:rPr>
      </w:pPr>
    </w:p>
    <w:p w14:paraId="66657DEC" w14:textId="6DE8887F" w:rsidR="00A1156C" w:rsidRDefault="00A1156C" w:rsidP="004254D0">
      <w:pPr>
        <w:rPr>
          <w:rFonts w:eastAsiaTheme="majorEastAsia"/>
        </w:rPr>
      </w:pPr>
      <w:r>
        <w:rPr>
          <w:rFonts w:eastAsiaTheme="majorEastAsia"/>
          <w:noProof/>
        </w:rPr>
        <w:drawing>
          <wp:inline distT="0" distB="0" distL="0" distR="0" wp14:anchorId="4E9D1F02" wp14:editId="45587760">
            <wp:extent cx="4953000" cy="3619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p>
    <w:p w14:paraId="53F85249" w14:textId="129CC332"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Usuarios nuevos del </w:t>
      </w:r>
      <w:proofErr w:type="spellStart"/>
      <w:r w:rsidRPr="00E64D8C">
        <w:rPr>
          <w:rFonts w:eastAsiaTheme="majorEastAsia"/>
          <w:i/>
        </w:rPr>
        <w:t>datafram</w:t>
      </w:r>
      <w:r w:rsidR="00313D52" w:rsidRPr="00E64D8C">
        <w:rPr>
          <w:rFonts w:eastAsiaTheme="majorEastAsia"/>
          <w:i/>
        </w:rPr>
        <w:t>e</w:t>
      </w:r>
      <w:proofErr w:type="spellEnd"/>
      <w:r w:rsidR="00313D52">
        <w:rPr>
          <w:rFonts w:eastAsiaTheme="majorEastAsia"/>
        </w:rPr>
        <w:t xml:space="preserve"> de Editorial Universitaria</w:t>
      </w:r>
      <w:r>
        <w:rPr>
          <w:rFonts w:eastAsiaTheme="majorEastAsia"/>
        </w:rPr>
        <w:t>.</w:t>
      </w:r>
    </w:p>
    <w:p w14:paraId="226612E9" w14:textId="18AB6EBB" w:rsidR="00F04E3E" w:rsidRDefault="00F04E3E" w:rsidP="00F04E3E">
      <w:pPr>
        <w:pStyle w:val="Ttulo3"/>
      </w:pPr>
      <w:bookmarkStart w:id="58" w:name="_Toc181900493"/>
      <w:r>
        <w:lastRenderedPageBreak/>
        <w:t>4.3.5 Partición de Los datos</w:t>
      </w:r>
      <w:bookmarkEnd w:id="58"/>
    </w:p>
    <w:p w14:paraId="40F02BDE" w14:textId="77777777" w:rsidR="00F04E3E" w:rsidRDefault="00F04E3E" w:rsidP="00D8103E">
      <w:pPr>
        <w:pStyle w:val="Ttulo3"/>
      </w:pPr>
    </w:p>
    <w:p w14:paraId="76EC45C6" w14:textId="03C99D88" w:rsidR="00F04E3E" w:rsidRDefault="00F04E3E" w:rsidP="00B12A36">
      <w:pPr>
        <w:jc w:val="both"/>
      </w:pPr>
      <w:r>
        <w:t xml:space="preserve">Los datos se parten en conjuntos de entrenamiento y prueba, al igual que en </w:t>
      </w:r>
      <w:r>
        <w:fldChar w:fldCharType="begin" w:fldLock="1"/>
      </w:r>
      <w:r w:rsidR="00C16BD9">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F04E3E">
        <w:rPr>
          <w:noProof/>
        </w:rPr>
        <w:t>[8]</w:t>
      </w:r>
      <w:r>
        <w:fldChar w:fldCharType="end"/>
      </w:r>
      <w:r>
        <w:t xml:space="preserve"> partimos los datos en 80-20, </w:t>
      </w:r>
      <w:r w:rsidR="005175FA">
        <w:t xml:space="preserve">es decir, </w:t>
      </w:r>
      <w:r>
        <w:t>donde el 80% de los datos se utilizaran para entrenar el modelo, y el 20% para probar el rendimiento del mismo.</w:t>
      </w:r>
    </w:p>
    <w:p w14:paraId="5E9BE130" w14:textId="05758546" w:rsidR="00F04E3E" w:rsidRPr="00F04E3E" w:rsidRDefault="00F04E3E" w:rsidP="00B12A36">
      <w:pPr>
        <w:jc w:val="both"/>
      </w:pPr>
      <w:r>
        <w:t xml:space="preserve">En el caso de los datos de GA4 dado </w:t>
      </w:r>
      <w:r w:rsidR="00E64D8C">
        <w:t xml:space="preserve">que hay una menor cantidad </w:t>
      </w:r>
      <w:r>
        <w:t xml:space="preserve">y necesitamos al menos 120 </w:t>
      </w:r>
      <w:r w:rsidR="00E64D8C">
        <w:t xml:space="preserve">días de </w:t>
      </w:r>
      <w:r>
        <w:t>datos en el conjunto de prueba se parte en 70-30, 70% para entrenamiento y 30% para prueba. A su vez los datos se parten en muestras de a 120, 60 días de datos de entrada del modelo</w:t>
      </w:r>
      <w:r w:rsidR="005175FA">
        <w:t xml:space="preserve"> </w:t>
      </w:r>
      <w:r>
        <w:t>y 60 d</w:t>
      </w:r>
      <w:r w:rsidR="005175FA">
        <w:t xml:space="preserve">ías de datos que se comparan con la salida del modelo. Las muestras de 60 días de entrada usados en entrenamiento los llamaremos </w:t>
      </w:r>
      <w:proofErr w:type="spellStart"/>
      <w:r w:rsidR="005175FA">
        <w:t>X_train</w:t>
      </w:r>
      <w:proofErr w:type="spellEnd"/>
      <w:r w:rsidR="005175FA">
        <w:t xml:space="preserve"> mientras que para prueba las llamaremos </w:t>
      </w:r>
      <w:proofErr w:type="spellStart"/>
      <w:r w:rsidR="005175FA">
        <w:t>X_test</w:t>
      </w:r>
      <w:proofErr w:type="spellEnd"/>
      <w:r w:rsidR="005175FA">
        <w:t xml:space="preserve">. Las muestras de 60 días de salida usados en entrenamiento las llamaremos </w:t>
      </w:r>
      <w:proofErr w:type="spellStart"/>
      <w:r w:rsidR="005175FA">
        <w:t>Y_train</w:t>
      </w:r>
      <w:proofErr w:type="spellEnd"/>
      <w:r w:rsidR="005175FA">
        <w:t xml:space="preserve"> mientras que para prueba las llamaremos </w:t>
      </w:r>
      <w:proofErr w:type="spellStart"/>
      <w:r w:rsidR="005175FA">
        <w:t>Y_test</w:t>
      </w:r>
      <w:proofErr w:type="spellEnd"/>
      <w:r w:rsidR="00944D8C">
        <w:fldChar w:fldCharType="begin" w:fldLock="1"/>
      </w:r>
      <w:r w:rsidR="00944D8C">
        <w:instrText>ADDIN CSL_CITATION {"citationItems":[{"id":"ITEM-1","itemData":{"URL":"https://www.analyticsvidhya.com/blog/2020/10/multivariate-multi-step-time-series-forecasting-using-stacked-lstm-sequence-to-sequence-autoencoder-in-tensorflow-2-0-keras/","accessed":{"date-parts":[["2023","1","1"]]},"author":[{"dropping-particle":"","family":"analyticsvidhya","given":"","non-dropping-particle":"","parse-names":false,"suffix":""}],"id":"ITEM-1","issued":{"date-parts":[["0"]]},"title":"Multivariate Multi-step Time Series Forecasting using Stacked LSTM sequence to sequence Autoencoder in Tensorflow 2.0 / Keras","type":"webpage"},"uris":["http://www.mendeley.com/documents/?uuid=4727963b-06ef-4325-875d-cc8f3ad55d3b"]}],"mendeley":{"formattedCitation":"[48]","plainTextFormattedCitation":"[48]"},"properties":{"noteIndex":0},"schema":"https://github.com/citation-style-language/schema/raw/master/csl-citation.json"}</w:instrText>
      </w:r>
      <w:r w:rsidR="00944D8C">
        <w:fldChar w:fldCharType="separate"/>
      </w:r>
      <w:r w:rsidR="00944D8C" w:rsidRPr="00944D8C">
        <w:rPr>
          <w:noProof/>
        </w:rPr>
        <w:t>[48]</w:t>
      </w:r>
      <w:r w:rsidR="00944D8C">
        <w:fldChar w:fldCharType="end"/>
      </w:r>
      <w:r w:rsidR="005175FA">
        <w:t>.</w:t>
      </w:r>
    </w:p>
    <w:p w14:paraId="1B646E68" w14:textId="77777777" w:rsidR="00F04E3E" w:rsidRPr="00F04E3E" w:rsidRDefault="00F04E3E" w:rsidP="00B12A36">
      <w:pPr>
        <w:jc w:val="both"/>
      </w:pPr>
    </w:p>
    <w:p w14:paraId="1DBDF4C8" w14:textId="77777777" w:rsidR="00F04E3E" w:rsidRPr="00F04E3E" w:rsidRDefault="00F04E3E" w:rsidP="00F04E3E"/>
    <w:p w14:paraId="6460623B" w14:textId="6BBBC693" w:rsidR="00D8103E" w:rsidRDefault="00F04E3E" w:rsidP="00D8103E">
      <w:pPr>
        <w:pStyle w:val="Ttulo3"/>
      </w:pPr>
      <w:bookmarkStart w:id="59" w:name="_Toc181900494"/>
      <w:r>
        <w:t>4.3.6</w:t>
      </w:r>
      <w:r w:rsidR="00D8103E">
        <w:t xml:space="preserve"> Normalización</w:t>
      </w:r>
      <w:bookmarkEnd w:id="59"/>
      <w:r w:rsidR="00D8103E">
        <w:t xml:space="preserve"> </w:t>
      </w:r>
    </w:p>
    <w:p w14:paraId="28ADE91C" w14:textId="77777777" w:rsidR="00D8103E" w:rsidRDefault="00D8103E" w:rsidP="00D8103E"/>
    <w:p w14:paraId="5ED2E5B6" w14:textId="527A5C0A" w:rsidR="00145ABA" w:rsidRDefault="00D8103E" w:rsidP="00B12A36">
      <w:pPr>
        <w:jc w:val="both"/>
      </w:pPr>
      <w:r>
        <w:t>Para poder ingresar los datos a la red neuronal se normalizaron los datos pasándolos primero por log1p</w:t>
      </w:r>
      <w:r w:rsidR="00145ABA">
        <w:t>.</w:t>
      </w:r>
      <w:r>
        <w:t xml:space="preserve"> </w:t>
      </w:r>
    </w:p>
    <w:p w14:paraId="018B2796" w14:textId="77777777" w:rsidR="00145ABA" w:rsidRDefault="00145ABA" w:rsidP="00B12A36">
      <w:pPr>
        <w:jc w:val="both"/>
      </w:pPr>
    </w:p>
    <w:p w14:paraId="288A0AF4" w14:textId="62ACB431" w:rsidR="00145ABA" w:rsidRPr="00145ABA" w:rsidRDefault="00C724B5" w:rsidP="00145ABA">
      <w:pPr>
        <w:jc w:val="both"/>
      </w:pPr>
      <m:oMath>
        <m:r>
          <m:rPr>
            <m:sty m:val="p"/>
          </m:rPr>
          <w:rPr>
            <w:rFonts w:ascii="Cambria Math" w:hAnsi="Cambria Math"/>
          </w:rPr>
          <m:t>x1=log⁡</m:t>
        </m:r>
        <m:r>
          <w:rPr>
            <w:rFonts w:ascii="Cambria Math" w:hAnsi="Cambria Math"/>
          </w:rPr>
          <m:t>(1+x)</m:t>
        </m:r>
      </m:oMath>
      <w:r w:rsidR="00145ABA">
        <w:t xml:space="preserve">                                                                                                                    (8)</w:t>
      </w:r>
    </w:p>
    <w:p w14:paraId="72D9CC93" w14:textId="77777777" w:rsidR="00145ABA" w:rsidRDefault="00145ABA" w:rsidP="00B12A36">
      <w:pPr>
        <w:jc w:val="both"/>
      </w:pPr>
    </w:p>
    <w:p w14:paraId="46C7B86D" w14:textId="21C164F4" w:rsidR="00D8103E" w:rsidRDefault="00145ABA" w:rsidP="00B12A36">
      <w:pPr>
        <w:jc w:val="both"/>
      </w:pPr>
      <w:r>
        <w:t>En la fórmula 8 se ve como se aplicar log1p donde</w:t>
      </w:r>
      <w:r w:rsidR="00D8103E">
        <w:t xml:space="preserve"> x es el dat</w:t>
      </w:r>
      <w:r w:rsidR="00C22747">
        <w:t xml:space="preserve">o </w:t>
      </w:r>
      <w:r w:rsidR="00C724B5">
        <w:t>y  x1 es el dato aplicado  log1p,</w:t>
      </w:r>
      <w:r w:rsidR="00C22747">
        <w:t xml:space="preserve"> luego</w:t>
      </w:r>
      <w:r w:rsidR="00C724B5">
        <w:t xml:space="preserve"> se aplicó la</w:t>
      </w:r>
      <w:r w:rsidR="00C22747">
        <w:t xml:space="preserve"> normalización z-score</w:t>
      </w:r>
      <w:r>
        <w:t xml:space="preserve"> </w:t>
      </w:r>
      <w:r w:rsidR="00D8103E">
        <w:t>esto para entrenamiento</w:t>
      </w:r>
      <w:r>
        <w:t>,</w:t>
      </w:r>
      <w:r w:rsidR="00D8103E">
        <w:t xml:space="preserve"> </w:t>
      </w:r>
      <w:r w:rsidR="004600DC">
        <w:t>de acuerdo al código original</w:t>
      </w:r>
      <w:r w:rsidR="00C22747">
        <w:fldChar w:fldCharType="begin" w:fldLock="1"/>
      </w:r>
      <w:r w:rsidR="00E12177">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C22747">
        <w:fldChar w:fldCharType="separate"/>
      </w:r>
      <w:r w:rsidR="00C22747" w:rsidRPr="00C22747">
        <w:rPr>
          <w:noProof/>
        </w:rPr>
        <w:t>[44]</w:t>
      </w:r>
      <w:r w:rsidR="00C22747">
        <w:fldChar w:fldCharType="end"/>
      </w:r>
      <w:r w:rsidR="00C22747">
        <w:t xml:space="preserve">, </w:t>
      </w:r>
      <w:r w:rsidR="00FE6814">
        <w:t>otro tipo de normalización que se aplic</w:t>
      </w:r>
      <w:r>
        <w:t>ó</w:t>
      </w:r>
      <w:r w:rsidR="00FE6814">
        <w:t xml:space="preserve"> fue solo z-score esto para </w:t>
      </w:r>
      <w:r w:rsidR="00E64D8C">
        <w:t xml:space="preserve">otras </w:t>
      </w:r>
      <w:r w:rsidR="00FE6814">
        <w:t xml:space="preserve">pruebas en los que el modelo tuviera </w:t>
      </w:r>
      <w:r w:rsidR="00C22747">
        <w:t xml:space="preserve">como función de perdida </w:t>
      </w:r>
      <w:r w:rsidR="00FE6814">
        <w:t>Huber, en el plan de pruebas se explica con más detalle.</w:t>
      </w:r>
      <w:r w:rsidR="00D8103E">
        <w:t xml:space="preserve"> </w:t>
      </w:r>
    </w:p>
    <w:p w14:paraId="5C584339" w14:textId="77777777" w:rsidR="00D8103E" w:rsidRPr="00D8103E" w:rsidRDefault="00D8103E" w:rsidP="00D8103E"/>
    <w:p w14:paraId="112517F9" w14:textId="77777777" w:rsidR="00D8103E" w:rsidRPr="00D8103E" w:rsidRDefault="00D8103E" w:rsidP="00D8103E"/>
    <w:p w14:paraId="1FFFC7C0" w14:textId="48DF5B02" w:rsidR="000161CF" w:rsidRDefault="000161CF">
      <w:pPr>
        <w:spacing w:after="160" w:line="259" w:lineRule="auto"/>
        <w:rPr>
          <w:rFonts w:eastAsiaTheme="majorEastAsia"/>
        </w:rPr>
      </w:pPr>
      <w:r>
        <w:rPr>
          <w:rFonts w:eastAsiaTheme="majorEastAsia"/>
        </w:rPr>
        <w:br w:type="page"/>
      </w:r>
    </w:p>
    <w:p w14:paraId="3D81F857" w14:textId="382EE15C" w:rsidR="0037461A" w:rsidRDefault="00FA1763" w:rsidP="0037461A">
      <w:pPr>
        <w:pStyle w:val="Ttulo2"/>
      </w:pPr>
      <w:bookmarkStart w:id="60" w:name="_Toc181900495"/>
      <w:r>
        <w:rPr>
          <w:rStyle w:val="Ttulo2Car"/>
          <w:b/>
          <w:bCs/>
          <w:iCs/>
        </w:rPr>
        <w:lastRenderedPageBreak/>
        <w:t>4.4</w:t>
      </w:r>
      <w:r w:rsidR="0037461A" w:rsidRPr="00D51D3E">
        <w:rPr>
          <w:rStyle w:val="Ttulo2Car"/>
          <w:b/>
          <w:bCs/>
          <w:iCs/>
        </w:rPr>
        <w:t xml:space="preserve"> </w:t>
      </w:r>
      <w:r w:rsidR="0037461A" w:rsidRPr="00C0049F">
        <w:rPr>
          <w:rStyle w:val="Ttulo2Car"/>
          <w:b/>
          <w:bCs/>
          <w:iCs/>
        </w:rPr>
        <w:t>Modelos</w:t>
      </w:r>
      <w:bookmarkEnd w:id="60"/>
    </w:p>
    <w:tbl>
      <w:tblPr>
        <w:tblpPr w:leftFromText="141" w:rightFromText="141" w:vertAnchor="text" w:tblpY="1"/>
        <w:tblOverlap w:val="never"/>
        <w:tblW w:w="8304" w:type="dxa"/>
        <w:tblLayout w:type="fixed"/>
        <w:tblCellMar>
          <w:left w:w="70" w:type="dxa"/>
          <w:right w:w="70" w:type="dxa"/>
        </w:tblCellMar>
        <w:tblLook w:val="04A0" w:firstRow="1" w:lastRow="0" w:firstColumn="1" w:lastColumn="0" w:noHBand="0" w:noVBand="1"/>
      </w:tblPr>
      <w:tblGrid>
        <w:gridCol w:w="1563"/>
        <w:gridCol w:w="495"/>
        <w:gridCol w:w="2615"/>
        <w:gridCol w:w="2835"/>
        <w:gridCol w:w="796"/>
      </w:tblGrid>
      <w:tr w:rsidR="0037461A" w:rsidRPr="00341BFA" w14:paraId="3C26F621" w14:textId="77777777" w:rsidTr="003A0C74">
        <w:trPr>
          <w:trHeight w:val="680"/>
        </w:trPr>
        <w:tc>
          <w:tcPr>
            <w:tcW w:w="1563"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95"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615" w:type="dxa"/>
            <w:tcBorders>
              <w:top w:val="single" w:sz="4" w:space="0" w:color="auto"/>
              <w:left w:val="nil"/>
              <w:bottom w:val="single" w:sz="4" w:space="0" w:color="auto"/>
              <w:right w:val="single" w:sz="4" w:space="0" w:color="auto"/>
            </w:tcBorders>
            <w:shd w:val="clear" w:color="auto" w:fill="auto"/>
            <w:hideMark/>
          </w:tcPr>
          <w:p w14:paraId="06E82371" w14:textId="77777777" w:rsidR="0037461A" w:rsidRPr="00787DBE" w:rsidRDefault="0037461A" w:rsidP="00787DBE">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835"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96"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3A0C74">
        <w:trPr>
          <w:trHeight w:val="578"/>
        </w:trPr>
        <w:tc>
          <w:tcPr>
            <w:tcW w:w="1563"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95"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835"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96"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3A0C74">
        <w:trPr>
          <w:trHeight w:val="567"/>
        </w:trPr>
        <w:tc>
          <w:tcPr>
            <w:tcW w:w="1563"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95"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835"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96"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3A0C74">
        <w:trPr>
          <w:trHeight w:val="900"/>
        </w:trPr>
        <w:tc>
          <w:tcPr>
            <w:tcW w:w="1563"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95"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615"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nil"/>
              <w:left w:val="nil"/>
              <w:bottom w:val="single" w:sz="4" w:space="0" w:color="auto"/>
              <w:right w:val="single" w:sz="4" w:space="0" w:color="auto"/>
            </w:tcBorders>
            <w:shd w:val="clear" w:color="auto" w:fill="auto"/>
            <w:hideMark/>
          </w:tcPr>
          <w:p w14:paraId="785F4DFA" w14:textId="77777777" w:rsidR="003A0C74" w:rsidRDefault="00007FE5" w:rsidP="00787DBE">
            <w:pPr>
              <w:rPr>
                <w:color w:val="000000"/>
                <w:sz w:val="20"/>
                <w:szCs w:val="20"/>
              </w:rPr>
            </w:pPr>
            <w:r w:rsidRPr="00787DBE">
              <w:rPr>
                <w:color w:val="000000"/>
                <w:sz w:val="20"/>
                <w:szCs w:val="20"/>
              </w:rPr>
              <w:t xml:space="preserve">No es redes neuronales, es estadística </w:t>
            </w:r>
            <w:r w:rsidRPr="00787DBE">
              <w:rPr>
                <w:color w:val="000000"/>
                <w:sz w:val="20"/>
                <w:szCs w:val="20"/>
              </w:rPr>
              <w:br/>
              <w:t>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96"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3A0C74">
        <w:trPr>
          <w:trHeight w:val="685"/>
        </w:trPr>
        <w:tc>
          <w:tcPr>
            <w:tcW w:w="1563"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95"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835"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96"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3A0C74">
        <w:trPr>
          <w:trHeight w:val="300"/>
        </w:trPr>
        <w:tc>
          <w:tcPr>
            <w:tcW w:w="1563"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95"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835"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96"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95"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835"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96"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95"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1DE5D85" w:rsidR="00007FE5" w:rsidRPr="001E3EAE" w:rsidRDefault="00007FE5" w:rsidP="00787DBE">
            <w:pPr>
              <w:rPr>
                <w:color w:val="000000"/>
                <w:sz w:val="20"/>
                <w:szCs w:val="20"/>
              </w:rPr>
            </w:pPr>
            <w:r w:rsidRPr="001E3EAE">
              <w:rPr>
                <w:color w:val="000000"/>
                <w:sz w:val="20"/>
                <w:szCs w:val="20"/>
              </w:rPr>
              <w:t>de kaggle de web traffic 2017</w:t>
            </w:r>
          </w:p>
        </w:tc>
        <w:tc>
          <w:tcPr>
            <w:tcW w:w="796"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95"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96"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r w:rsidR="00007FE5" w:rsidRPr="00341BFA" w14:paraId="09B12879" w14:textId="77777777" w:rsidTr="003A0C74">
        <w:trPr>
          <w:trHeight w:val="825"/>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2A890E66" w14:textId="77777777"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95" w:type="dxa"/>
            <w:tcBorders>
              <w:top w:val="single" w:sz="4" w:space="0" w:color="auto"/>
              <w:left w:val="nil"/>
              <w:bottom w:val="single" w:sz="4" w:space="0" w:color="auto"/>
              <w:right w:val="single" w:sz="4" w:space="0" w:color="auto"/>
            </w:tcBorders>
            <w:shd w:val="clear" w:color="auto" w:fill="auto"/>
            <w:noWrap/>
          </w:tcPr>
          <w:p w14:paraId="66FA20B1"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24C504A3" w14:textId="77777777" w:rsidR="00007FE5" w:rsidRPr="00787DBE" w:rsidRDefault="00007FE5" w:rsidP="00787DBE">
            <w:pPr>
              <w:rPr>
                <w:color w:val="000000"/>
                <w:sz w:val="20"/>
                <w:szCs w:val="20"/>
              </w:rPr>
            </w:pPr>
            <w:r w:rsidRPr="00787DBE">
              <w:rPr>
                <w:color w:val="000000"/>
                <w:sz w:val="20"/>
                <w:szCs w:val="20"/>
              </w:rPr>
              <w:t>Buenos</w:t>
            </w:r>
            <w:r w:rsidRPr="00787DBE">
              <w:rPr>
                <w:color w:val="000000"/>
                <w:sz w:val="20"/>
                <w:szCs w:val="20"/>
              </w:rPr>
              <w:br/>
              <w:t>Mejores resultados que modelos individuales</w:t>
            </w:r>
          </w:p>
        </w:tc>
        <w:tc>
          <w:tcPr>
            <w:tcW w:w="2835" w:type="dxa"/>
            <w:tcBorders>
              <w:top w:val="single" w:sz="4" w:space="0" w:color="auto"/>
              <w:left w:val="nil"/>
              <w:bottom w:val="single" w:sz="4" w:space="0" w:color="auto"/>
              <w:right w:val="single" w:sz="4" w:space="0" w:color="auto"/>
            </w:tcBorders>
            <w:shd w:val="clear" w:color="auto" w:fill="auto"/>
            <w:noWrap/>
          </w:tcPr>
          <w:p w14:paraId="07479C51" w14:textId="77777777" w:rsidR="00787DBE" w:rsidRDefault="00007FE5" w:rsidP="00787DBE">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354FAEFE" w14:textId="61447111"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redecir tráfico web</w:t>
            </w:r>
            <w:r w:rsidRPr="00787DBE">
              <w:rPr>
                <w:color w:val="000000"/>
                <w:sz w:val="20"/>
                <w:szCs w:val="20"/>
              </w:rPr>
              <w:br/>
            </w:r>
            <w:r w:rsidRPr="00787DBE">
              <w:rPr>
                <w:color w:val="000000"/>
                <w:sz w:val="20"/>
                <w:szCs w:val="20"/>
              </w:rPr>
              <w:br/>
            </w:r>
          </w:p>
        </w:tc>
        <w:tc>
          <w:tcPr>
            <w:tcW w:w="796" w:type="dxa"/>
            <w:tcBorders>
              <w:top w:val="single" w:sz="4" w:space="0" w:color="auto"/>
              <w:left w:val="nil"/>
              <w:bottom w:val="single" w:sz="4" w:space="0" w:color="auto"/>
              <w:right w:val="single" w:sz="4" w:space="0" w:color="auto"/>
            </w:tcBorders>
            <w:shd w:val="clear" w:color="auto" w:fill="auto"/>
            <w:vAlign w:val="center"/>
          </w:tcPr>
          <w:p w14:paraId="4CF90E94" w14:textId="73CD7D49" w:rsidR="00787DBE" w:rsidRPr="00787DBE" w:rsidRDefault="00007FE5" w:rsidP="00787DBE">
            <w:pPr>
              <w:rPr>
                <w:color w:val="000000"/>
                <w:sz w:val="20"/>
                <w:szCs w:val="20"/>
              </w:rPr>
            </w:pPr>
            <w:r w:rsidRPr="00787DBE">
              <w:rPr>
                <w:color w:val="000000"/>
                <w:sz w:val="20"/>
                <w:szCs w:val="20"/>
              </w:rPr>
              <w:t xml:space="preserve">Si </w:t>
            </w:r>
          </w:p>
          <w:p w14:paraId="2D4C5288" w14:textId="77777777" w:rsidR="00007FE5" w:rsidRPr="00787DBE" w:rsidRDefault="00007FE5" w:rsidP="00787DBE">
            <w:pPr>
              <w:ind w:left="-185"/>
              <w:rPr>
                <w:sz w:val="20"/>
                <w:szCs w:val="20"/>
              </w:rPr>
            </w:pPr>
          </w:p>
        </w:tc>
      </w:tr>
    </w:tbl>
    <w:p w14:paraId="6C6A623A" w14:textId="5A89A272" w:rsidR="0037461A" w:rsidRPr="00341BFA" w:rsidRDefault="00787DBE" w:rsidP="0037461A">
      <w:r>
        <w:br w:type="textWrapping" w:clear="all"/>
      </w:r>
    </w:p>
    <w:p w14:paraId="484734B8" w14:textId="77777777" w:rsidR="0037461A" w:rsidRDefault="0037461A" w:rsidP="0037461A">
      <w:pPr>
        <w:jc w:val="center"/>
      </w:pPr>
      <w:r>
        <w:t>Tabla 3 Comparación de tecnologías</w:t>
      </w:r>
    </w:p>
    <w:p w14:paraId="11BDC0BF" w14:textId="3A49F1AC" w:rsidR="00202082" w:rsidRDefault="00202082">
      <w:pPr>
        <w:spacing w:after="160" w:line="259" w:lineRule="auto"/>
        <w:rPr>
          <w:rFonts w:eastAsiaTheme="majorEastAsia"/>
        </w:rPr>
      </w:pPr>
      <w:r>
        <w:rPr>
          <w:rFonts w:eastAsiaTheme="majorEastAsia"/>
        </w:rPr>
        <w:br w:type="page"/>
      </w:r>
    </w:p>
    <w:p w14:paraId="29348693" w14:textId="4C1B74BE" w:rsidR="00E65CAF" w:rsidRDefault="00FA1763" w:rsidP="000853C0">
      <w:pPr>
        <w:pStyle w:val="Ttulo2"/>
        <w:rPr>
          <w:rStyle w:val="Ttulo2Car"/>
          <w:b/>
          <w:bCs/>
          <w:iCs/>
        </w:rPr>
      </w:pPr>
      <w:bookmarkStart w:id="61" w:name="_Toc181900496"/>
      <w:r>
        <w:rPr>
          <w:rStyle w:val="Ttulo2Car"/>
          <w:b/>
          <w:bCs/>
          <w:iCs/>
        </w:rPr>
        <w:lastRenderedPageBreak/>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61"/>
    </w:p>
    <w:p w14:paraId="1195D576" w14:textId="77777777" w:rsidR="000853C0" w:rsidRPr="000853C0" w:rsidRDefault="000853C0" w:rsidP="000853C0"/>
    <w:p w14:paraId="2C5E96E0" w14:textId="6C624A33" w:rsidR="00E65CAF" w:rsidRDefault="002836ED" w:rsidP="00202082">
      <w:pPr>
        <w:jc w:val="both"/>
      </w:pPr>
      <w:r>
        <w:t xml:space="preserve">En la </w:t>
      </w:r>
      <w:r w:rsidR="00007FE5">
        <w:t>Tabla 3</w:t>
      </w:r>
      <w:r w:rsidR="008A621D">
        <w:t xml:space="preserve"> se presenta una comparación de las tecnologías</w:t>
      </w:r>
      <w:r>
        <w:t>, de ahí</w:t>
      </w:r>
      <w:r w:rsidR="008A621D">
        <w:t xml:space="preserve"> se procede a </w:t>
      </w:r>
      <w:r w:rsidR="007E0F16">
        <w:t>seleccionar</w:t>
      </w:r>
      <w:r w:rsidR="008A621D">
        <w:t xml:space="preserve"> las tecnologías </w:t>
      </w:r>
      <w:r w:rsidR="00893573">
        <w:t>que si aplican</w:t>
      </w:r>
      <w:r w:rsidR="00345742">
        <w:t>,</w:t>
      </w:r>
      <w:r w:rsidR="00893573">
        <w:t xml:space="preserve"> son las </w:t>
      </w:r>
      <w:r w:rsidR="008A621D">
        <w:t xml:space="preserve">que se consideran </w:t>
      </w:r>
      <w:r w:rsidR="00345742">
        <w:t xml:space="preserve">que se </w:t>
      </w:r>
      <w:r w:rsidR="008A621D">
        <w:t>podrían usar para la solución del problema; la razón de descartar algunas tecnologías</w:t>
      </w:r>
      <w:r>
        <w:t xml:space="preserve"> son por</w:t>
      </w:r>
      <w:r w:rsidR="00345742">
        <w:t>que no usan redes neuronales,</w:t>
      </w:r>
      <w:r w:rsidR="008A621D">
        <w:t xml:space="preserve"> </w:t>
      </w:r>
      <w:r>
        <w:t>otras son tecnologías cuya finalidad no es la del pronóstico de series de tiempo y por último, de acuerdo a los artículos científicos presentados en el marco teórico, algunas tecnologías no tienen buen rendimiento</w:t>
      </w:r>
      <w:r w:rsidR="007E0F16">
        <w:t xml:space="preserve"> o el rendimiento suficiente para ser tomado en cuenta</w:t>
      </w:r>
      <w:r>
        <w:t>.</w:t>
      </w:r>
    </w:p>
    <w:p w14:paraId="403A7786" w14:textId="77777777" w:rsidR="00C9563E" w:rsidRDefault="00C9563E" w:rsidP="00202082">
      <w:pPr>
        <w:jc w:val="both"/>
      </w:pPr>
    </w:p>
    <w:p w14:paraId="1E0821A7" w14:textId="30E57B1F"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D71E3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386AF5">
        <w:fldChar w:fldCharType="separate"/>
      </w:r>
      <w:r w:rsidR="00386AF5" w:rsidRPr="00386AF5">
        <w:rPr>
          <w:noProof/>
        </w:rPr>
        <w:t>[12]</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08D87B6E" w14:textId="6EB1270E" w:rsidR="009F651F" w:rsidRDefault="009F651F" w:rsidP="00202082">
      <w:pPr>
        <w:jc w:val="both"/>
      </w:pPr>
      <w:r w:rsidRPr="00313D52">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313D52">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313D52">
        <w:fldChar w:fldCharType="separate"/>
      </w:r>
      <w:r w:rsidR="00313D52" w:rsidRPr="00313D52">
        <w:rPr>
          <w:noProof/>
        </w:rPr>
        <w:t>[8]</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C13366">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313D52">
        <w:fldChar w:fldCharType="separate"/>
      </w:r>
      <w:r w:rsidR="00313D52" w:rsidRPr="00313D52">
        <w:rPr>
          <w:noProof/>
        </w:rPr>
        <w:t>[12]</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62" w:name="_Toc181900497"/>
      <w:r w:rsidRPr="00FA1763">
        <w:t>4.</w:t>
      </w:r>
      <w:r>
        <w:t xml:space="preserve">5 </w:t>
      </w:r>
      <w:r w:rsidR="00992BA7" w:rsidRPr="00FA1763">
        <w:t>Desarrollo</w:t>
      </w:r>
      <w:bookmarkEnd w:id="62"/>
    </w:p>
    <w:p w14:paraId="724C7D55" w14:textId="77777777" w:rsidR="00992BA7" w:rsidRDefault="00992BA7" w:rsidP="004833B4"/>
    <w:p w14:paraId="5ACD65BF" w14:textId="77777777" w:rsidR="008A184D" w:rsidRDefault="008A184D" w:rsidP="004833B4"/>
    <w:p w14:paraId="6E5B9D6D" w14:textId="43CD1645" w:rsidR="008A184D" w:rsidRPr="00E425BC" w:rsidRDefault="00FA1763" w:rsidP="00FA1763">
      <w:pPr>
        <w:pStyle w:val="Ttulo3"/>
      </w:pPr>
      <w:bookmarkStart w:id="63" w:name="_Toc181900498"/>
      <w:r>
        <w:t xml:space="preserve">4.5.1 </w:t>
      </w:r>
      <w:r w:rsidR="008A184D" w:rsidRPr="00E425BC">
        <w:t>Plan de pruebas</w:t>
      </w:r>
      <w:bookmarkEnd w:id="63"/>
    </w:p>
    <w:p w14:paraId="67B7D4CD" w14:textId="77777777" w:rsidR="008A184D" w:rsidRDefault="008A184D" w:rsidP="004833B4"/>
    <w:p w14:paraId="5E1D4DB3" w14:textId="6749BD73" w:rsidR="00ED0C8C" w:rsidRDefault="00A93A58" w:rsidP="00A93A58">
      <w:pPr>
        <w:ind w:firstLine="1"/>
        <w:jc w:val="both"/>
      </w:pPr>
      <w:r>
        <w:t>Durante el desarrollo de la tesis sucedió que desde</w:t>
      </w:r>
      <w:r w:rsidR="00ED0C8C">
        <w:t xml:space="preserve"> el primero de Julio de 2023 la propiedad 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1D6DF4C8"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proofErr w:type="spellStart"/>
      <w:r w:rsidR="00172FBB">
        <w:t>T</w:t>
      </w:r>
      <w:r w:rsidR="00ED0C8C">
        <w:t>um</w:t>
      </w:r>
      <w:proofErr w:type="spellEnd"/>
      <w:r w:rsidR="00ED0C8C">
        <w:t xml:space="preserve"> </w:t>
      </w:r>
      <w:proofErr w:type="spellStart"/>
      <w:r w:rsidR="00ED0C8C">
        <w:t>T</w:t>
      </w:r>
      <w:r w:rsidR="00D17FCD">
        <w:t>ransmedia</w:t>
      </w:r>
      <w:proofErr w:type="spellEnd"/>
      <w:r w:rsidR="00D17FCD">
        <w:t xml:space="preserve"> de UA, posteriormente se utilizará el </w:t>
      </w:r>
      <w:r w:rsidR="00E4699B">
        <w:t xml:space="preserve">mejor </w:t>
      </w:r>
      <w:r w:rsidR="00D17FCD">
        <w:t xml:space="preserve">modelo resultante en los datos de  </w:t>
      </w:r>
      <w:proofErr w:type="spellStart"/>
      <w:r w:rsidR="00172FBB">
        <w:t>T</w:t>
      </w:r>
      <w:r w:rsidR="00ED0C8C">
        <w:t>um</w:t>
      </w:r>
      <w:proofErr w:type="spellEnd"/>
      <w:r w:rsidR="00ED0C8C">
        <w:t xml:space="preserve">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09AAF8F0"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perdida de</w:t>
      </w:r>
      <w:r w:rsidR="00E97DE6">
        <w:t xml:space="preserve"> Huber</w:t>
      </w:r>
      <w:r w:rsidR="00C22747">
        <w:fldChar w:fldCharType="begin" w:fldLock="1"/>
      </w:r>
      <w:r w:rsidR="00944D8C">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[10]","plainTextFormattedCitation":"[10]","previouslyFormattedCitation":"[10]"},"properties":{"noteIndex":0},"schema":"https://github.com/citation-style-language/schema/raw/master/csl-citation.json"}</w:instrText>
      </w:r>
      <w:r w:rsidR="00C22747">
        <w:fldChar w:fldCharType="separate"/>
      </w:r>
      <w:r w:rsidR="003919A3" w:rsidRPr="003919A3">
        <w:rPr>
          <w:noProof/>
        </w:rPr>
        <w:t>[10]</w:t>
      </w:r>
      <w:r w:rsidR="00C22747">
        <w:fldChar w:fldCharType="end"/>
      </w:r>
      <w:r w:rsidR="00E97DE6">
        <w:t xml:space="preserve"> </w:t>
      </w:r>
      <w:r w:rsidR="00D8103E">
        <w:t>utilizado en este documento científico</w:t>
      </w:r>
      <w:r w:rsidR="004600DC">
        <w:t xml:space="preserve"> </w:t>
      </w:r>
      <w:r w:rsidR="004600DC">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4600DC">
        <w:fldChar w:fldCharType="separate"/>
      </w:r>
      <w:r w:rsidR="004600DC" w:rsidRPr="004600DC">
        <w:rPr>
          <w:noProof/>
        </w:rPr>
        <w:t>[8]</w:t>
      </w:r>
      <w:r w:rsidR="004600DC">
        <w:fldChar w:fldCharType="end"/>
      </w:r>
      <w:r w:rsidR="00D8103E">
        <w:t xml:space="preserve"> y </w:t>
      </w:r>
      <w:r>
        <w:t xml:space="preserve">también se utilizó </w:t>
      </w:r>
      <w:r w:rsidR="00D8103E">
        <w:t>MAE</w:t>
      </w:r>
      <w:r>
        <w:t xml:space="preserve"> como función de perdida</w:t>
      </w:r>
      <w:r w:rsidR="00D8103E">
        <w:t xml:space="preserve">, esto a nivel entrenamiento y prueba, ya </w:t>
      </w:r>
      <w:r w:rsidR="00423EBE">
        <w:t xml:space="preserve">una vez los modelos </w:t>
      </w:r>
      <w:r w:rsidR="00E64D8C">
        <w:t xml:space="preserve">están </w:t>
      </w:r>
      <w:r w:rsidR="00423EBE">
        <w:t>entrenados 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MSE y SMAPE sobre los datos desn</w:t>
      </w:r>
      <w:r w:rsidR="00D8103E">
        <w:t>or</w:t>
      </w:r>
      <w:r w:rsidR="00156129">
        <w:t>m</w:t>
      </w:r>
      <w:r w:rsidR="00D8103E">
        <w:t>alizados.</w:t>
      </w:r>
    </w:p>
    <w:p w14:paraId="13A72017" w14:textId="77777777" w:rsidR="004600DC" w:rsidRDefault="004600DC" w:rsidP="00897BB8">
      <w:pPr>
        <w:jc w:val="both"/>
      </w:pPr>
    </w:p>
    <w:p w14:paraId="0D86D2CC" w14:textId="0F75ADA3" w:rsidR="004600DC" w:rsidRDefault="004600DC" w:rsidP="00897BB8">
      <w:pPr>
        <w:jc w:val="both"/>
      </w:pPr>
      <w:r>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4600DC">
        <w:rPr>
          <w:noProof/>
        </w:rPr>
        <w:t>[8]</w:t>
      </w:r>
      <w:r>
        <w:fldChar w:fldCharType="end"/>
      </w:r>
      <w:r>
        <w:t xml:space="preserve"> es por debajo de </w:t>
      </w:r>
      <w:r w:rsidR="00156129">
        <w:t>30, estos fueron los valores a tener en cuenta a la hora de medir el rendimiento de los modelos.</w:t>
      </w:r>
    </w:p>
    <w:p w14:paraId="44ADBC0F" w14:textId="77777777" w:rsidR="00423EBE" w:rsidRDefault="00423EBE" w:rsidP="004833B4"/>
    <w:p w14:paraId="3F9110ED" w14:textId="48393836" w:rsidR="00ED0C8C" w:rsidRDefault="00ED0C8C">
      <w:pPr>
        <w:spacing w:after="160" w:line="259" w:lineRule="auto"/>
      </w:pPr>
      <w:r>
        <w:br w:type="page"/>
      </w:r>
    </w:p>
    <w:p w14:paraId="392A3813" w14:textId="2C98BA0B" w:rsidR="00E06F71" w:rsidRPr="00E06F71" w:rsidRDefault="00FA1763" w:rsidP="00FA1763">
      <w:pPr>
        <w:pStyle w:val="Ttulo3"/>
      </w:pPr>
      <w:bookmarkStart w:id="64" w:name="_Toc181900499"/>
      <w:r>
        <w:lastRenderedPageBreak/>
        <w:t xml:space="preserve">4.5.2 </w:t>
      </w:r>
      <w:r w:rsidR="00E06F71" w:rsidRPr="00E06F71">
        <w:t xml:space="preserve">Construcción de los </w:t>
      </w:r>
      <w:r w:rsidR="00432874">
        <w:t>M</w:t>
      </w:r>
      <w:r w:rsidR="00E06F71" w:rsidRPr="00E06F71">
        <w:t>odelos</w:t>
      </w:r>
      <w:bookmarkEnd w:id="64"/>
    </w:p>
    <w:p w14:paraId="7EA39D2A" w14:textId="77777777" w:rsidR="00E06F71" w:rsidRDefault="00E06F71" w:rsidP="00503E8E"/>
    <w:p w14:paraId="46BDE5CD" w14:textId="328D367F"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w:t>
      </w:r>
      <w:proofErr w:type="spellStart"/>
      <w:r w:rsidR="00156129">
        <w:t>algortmo</w:t>
      </w:r>
      <w:proofErr w:type="spellEnd"/>
      <w:r w:rsidR="00533DDD">
        <w:t xml:space="preserve"> </w:t>
      </w:r>
      <w:proofErr w:type="spellStart"/>
      <w:r w:rsidR="00D17FCD" w:rsidRPr="00344A6C">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3B432AF1" w14:textId="77777777" w:rsidR="00E06F71" w:rsidRDefault="00E06F71" w:rsidP="00897BB8">
      <w:pPr>
        <w:jc w:val="both"/>
      </w:pPr>
    </w:p>
    <w:p w14:paraId="4903DBA6" w14:textId="1B68CA50" w:rsidR="00746E92" w:rsidRDefault="00FA1763" w:rsidP="00897BB8">
      <w:pPr>
        <w:pStyle w:val="Ttulo3"/>
        <w:jc w:val="both"/>
      </w:pPr>
      <w:bookmarkStart w:id="65" w:name="_Toc181900500"/>
      <w:r>
        <w:t xml:space="preserve">4.5.3 </w:t>
      </w:r>
      <w:r w:rsidR="00746E92" w:rsidRPr="00503E8E">
        <w:t xml:space="preserve">Cantidad de </w:t>
      </w:r>
      <w:proofErr w:type="spellStart"/>
      <w:r w:rsidR="00746E92" w:rsidRPr="00503E8E">
        <w:t>Trials</w:t>
      </w:r>
      <w:proofErr w:type="spellEnd"/>
      <w:r w:rsidR="00746E92">
        <w:t xml:space="preserve"> por Modelo</w:t>
      </w:r>
      <w:bookmarkEnd w:id="65"/>
    </w:p>
    <w:p w14:paraId="340E4553" w14:textId="77777777" w:rsidR="00746E92" w:rsidRPr="00503E8E" w:rsidRDefault="00746E92" w:rsidP="00897BB8">
      <w:pPr>
        <w:jc w:val="both"/>
      </w:pPr>
    </w:p>
    <w:p w14:paraId="246F131A" w14:textId="69FE1253" w:rsidR="00D54DB7" w:rsidRDefault="00A1156C" w:rsidP="00897BB8">
      <w:pPr>
        <w:jc w:val="both"/>
      </w:pPr>
      <w:r>
        <w:t xml:space="preserve">El algoritmo </w:t>
      </w:r>
      <w:proofErr w:type="spellStart"/>
      <w:r w:rsidR="007F03EF">
        <w:rPr>
          <w:i/>
        </w:rPr>
        <w:t>H</w:t>
      </w:r>
      <w:r w:rsidRPr="007F03EF">
        <w:rPr>
          <w:i/>
        </w:rPr>
        <w:t>y</w:t>
      </w:r>
      <w:r w:rsidR="00541D7F" w:rsidRPr="007F03EF">
        <w:rPr>
          <w:i/>
        </w:rPr>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E1217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E12177">
        <w:fldChar w:fldCharType="separate"/>
      </w:r>
      <w:r w:rsidR="00E12177" w:rsidRPr="00E12177">
        <w:rPr>
          <w:noProof/>
        </w:rPr>
        <w:t>[8]</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proofErr w:type="spellStart"/>
      <w:r w:rsidR="00ED0C8C" w:rsidRPr="00156129">
        <w:rPr>
          <w:i/>
        </w:rPr>
        <w:t>H</w:t>
      </w:r>
      <w:r w:rsidR="00156129" w:rsidRPr="00156129">
        <w:rPr>
          <w:i/>
        </w:rPr>
        <w:t>yperband</w:t>
      </w:r>
      <w:proofErr w:type="spellEnd"/>
      <w:r w:rsidR="00156129">
        <w:t>.</w:t>
      </w:r>
      <w:r>
        <w:t xml:space="preserve"> </w:t>
      </w:r>
    </w:p>
    <w:p w14:paraId="4EE96063" w14:textId="51015E1D" w:rsidR="00EF6274" w:rsidRDefault="00EF6274">
      <w:pPr>
        <w:spacing w:after="160" w:line="259" w:lineRule="auto"/>
      </w:pPr>
      <w:r>
        <w:br w:type="page"/>
      </w:r>
    </w:p>
    <w:p w14:paraId="0356E971" w14:textId="58704569" w:rsidR="00CA2963" w:rsidRPr="00800CCD" w:rsidRDefault="00FA1763" w:rsidP="00FA1763">
      <w:pPr>
        <w:pStyle w:val="Ttulo3"/>
      </w:pPr>
      <w:bookmarkStart w:id="66" w:name="_Toc181900501"/>
      <w:r>
        <w:lastRenderedPageBreak/>
        <w:t xml:space="preserve">4.5.4 </w:t>
      </w:r>
      <w:proofErr w:type="spellStart"/>
      <w:r w:rsidR="0085754F">
        <w:t>Hiperparametros</w:t>
      </w:r>
      <w:proofErr w:type="spellEnd"/>
      <w:r w:rsidR="00800CCD" w:rsidRPr="00800CCD">
        <w:t xml:space="preserve"> </w:t>
      </w:r>
      <w:r w:rsidR="009E56D5">
        <w:t>que se Afinaron</w:t>
      </w:r>
      <w:bookmarkEnd w:id="66"/>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6B764E95"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ingles</w:t>
            </w:r>
          </w:p>
          <w:p w14:paraId="464D6BBA" w14:textId="246E8B21" w:rsidR="00A51A42" w:rsidRPr="003E3259" w:rsidRDefault="009E56D5" w:rsidP="00A51A42">
            <w:r w:rsidRPr="003E3259">
              <w:t xml:space="preserve">Se </w:t>
            </w:r>
            <w:r w:rsidR="00165BA6">
              <w:t>utiliza</w:t>
            </w:r>
            <w:r w:rsidRPr="003E3259">
              <w:t xml:space="preserve"> un </w:t>
            </w:r>
            <w:r w:rsidR="00A51A42" w:rsidRPr="003E3259">
              <w:t>Optimizador Adam</w:t>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175293DD" w:rsidR="00F921D4" w:rsidRPr="002E2792" w:rsidRDefault="00F921D4" w:rsidP="00165BA6">
            <w:r>
              <w:t>Es el número de capas de la red neuronal</w:t>
            </w:r>
          </w:p>
        </w:tc>
      </w:tr>
    </w:tbl>
    <w:p w14:paraId="37BA7850" w14:textId="77777777" w:rsidR="00703FF0" w:rsidRDefault="00703FF0" w:rsidP="00703FF0">
      <w:pPr>
        <w:jc w:val="center"/>
      </w:pPr>
    </w:p>
    <w:p w14:paraId="4DF4965F" w14:textId="2CF86157" w:rsidR="00800CCD" w:rsidRPr="002E2792" w:rsidRDefault="00703FF0" w:rsidP="00703FF0">
      <w:pPr>
        <w:jc w:val="center"/>
      </w:pPr>
      <w:r>
        <w:t xml:space="preserve">Tabla 4 </w:t>
      </w:r>
      <w:proofErr w:type="spellStart"/>
      <w:r w:rsidR="0085754F">
        <w:t>Hiperparametros</w:t>
      </w:r>
      <w:proofErr w:type="spellEnd"/>
      <w:r>
        <w:t xml:space="preserve"> que se afinaron.</w:t>
      </w:r>
    </w:p>
    <w:p w14:paraId="4BC118F1" w14:textId="77777777" w:rsidR="000F7FB1" w:rsidRDefault="000F7FB1" w:rsidP="00503E8E"/>
    <w:p w14:paraId="54B3B579" w14:textId="77777777" w:rsidR="0078061A" w:rsidRDefault="0078061A" w:rsidP="00503E8E">
      <w:pPr>
        <w:rPr>
          <w:b/>
        </w:rPr>
      </w:pPr>
    </w:p>
    <w:p w14:paraId="239EC15E" w14:textId="4FFF996C" w:rsidR="00EF6274" w:rsidRDefault="0078061A" w:rsidP="00897BB8">
      <w:pPr>
        <w:jc w:val="both"/>
      </w:pPr>
      <w:r>
        <w:t xml:space="preserve">Un concepto muy importante que no se podía </w:t>
      </w:r>
      <w:r w:rsidR="00B63812">
        <w:t>afinar</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afinar por la librería </w:t>
      </w:r>
      <w:proofErr w:type="spellStart"/>
      <w:r w:rsidR="00533DDD">
        <w:t>Keras</w:t>
      </w:r>
      <w:proofErr w:type="spellEnd"/>
      <w:r w:rsidR="005B550B">
        <w:t xml:space="preserve">, se toma como entrada por 60 días ya que según lo mencionado por el ganador del concurso de </w:t>
      </w:r>
      <w:proofErr w:type="spellStart"/>
      <w:r w:rsidR="005B550B">
        <w:t>Kaggle</w:t>
      </w:r>
      <w:proofErr w:type="spellEnd"/>
      <w:r w:rsidR="00E12177">
        <w:t xml:space="preserve"> </w:t>
      </w:r>
      <w:r w:rsidR="00E12177">
        <w:fldChar w:fldCharType="begin" w:fldLock="1"/>
      </w:r>
      <w:r w:rsidR="00897BB8">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E12177">
        <w:fldChar w:fldCharType="separate"/>
      </w:r>
      <w:r w:rsidR="00E12177" w:rsidRPr="00E12177">
        <w:rPr>
          <w:noProof/>
        </w:rPr>
        <w:t>[12]</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D335432" w:rsidR="00EF6274" w:rsidRDefault="00F921D4" w:rsidP="00897BB8">
      <w:pPr>
        <w:jc w:val="both"/>
      </w:pPr>
      <w:r>
        <w:t xml:space="preserve">Otra variable muy importante que se podía afinar con la librería </w:t>
      </w:r>
      <w:proofErr w:type="spellStart"/>
      <w:r>
        <w:t>Keras</w:t>
      </w:r>
      <w:proofErr w:type="spellEnd"/>
      <w:r>
        <w:t xml:space="preserve">, pero se hizo manualmente fue el número de capas, dado que con los algoritmos de afinamiento de </w:t>
      </w:r>
      <w:proofErr w:type="spellStart"/>
      <w:r>
        <w:t>hiperparametros</w:t>
      </w:r>
      <w:proofErr w:type="spellEnd"/>
      <w:r>
        <w:t xml:space="preserve"> generaría cientos de modelos</w:t>
      </w:r>
      <w:r w:rsidR="00187A12">
        <w:t xml:space="preserve"> 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57377F68" w14:textId="071F8C2E" w:rsidR="00156129" w:rsidRDefault="00156129">
      <w:pPr>
        <w:spacing w:after="160" w:line="259" w:lineRule="auto"/>
      </w:pPr>
      <w:r>
        <w:br w:type="page"/>
      </w:r>
    </w:p>
    <w:p w14:paraId="79AFCBB1" w14:textId="68B65830" w:rsidR="004D29E2" w:rsidRPr="00385995" w:rsidRDefault="00370B0D" w:rsidP="00503E8E">
      <w:r>
        <w:lastRenderedPageBreak/>
        <w:t>L</w:t>
      </w:r>
      <w:r w:rsidR="00434248" w:rsidRPr="00385995">
        <w:t xml:space="preserve">a primera prueba que se realizó fue la de </w:t>
      </w:r>
      <w:r w:rsidR="00060816" w:rsidRPr="00385995">
        <w:t xml:space="preserve">correr el algoritmo </w:t>
      </w:r>
      <w:proofErr w:type="spellStart"/>
      <w:r w:rsidR="00897BB8">
        <w:rPr>
          <w:i/>
        </w:rPr>
        <w:t>H</w:t>
      </w:r>
      <w:r w:rsidR="00060816" w:rsidRPr="007F03EF">
        <w:rPr>
          <w:i/>
        </w:rPr>
        <w:t>yperband</w:t>
      </w:r>
      <w:proofErr w:type="spellEnd"/>
      <w:r w:rsidR="00060816" w:rsidRPr="00385995">
        <w:t xml:space="preserve">  con los dat</w:t>
      </w:r>
      <w:r w:rsidR="00897BB8">
        <w:t>os normalizados mediante log1p y</w:t>
      </w:r>
      <w:r w:rsidR="00060816" w:rsidRPr="00385995">
        <w:t xml:space="preserve"> z-score, con función de perdida MAE.</w:t>
      </w:r>
    </w:p>
    <w:p w14:paraId="70942113" w14:textId="77777777" w:rsidR="00434248" w:rsidRDefault="00434248" w:rsidP="00503E8E">
      <w:pPr>
        <w:rPr>
          <w:b/>
        </w:rPr>
      </w:pPr>
    </w:p>
    <w:p w14:paraId="2740F7C0" w14:textId="77777777" w:rsidR="00434248" w:rsidRDefault="00434248" w:rsidP="00503E8E">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59308788" w14:textId="05B5ED6C" w:rsidTr="00060816">
        <w:tc>
          <w:tcPr>
            <w:tcW w:w="576" w:type="dxa"/>
          </w:tcPr>
          <w:p w14:paraId="65E9AB14" w14:textId="77777777" w:rsidR="00060816" w:rsidRDefault="00060816" w:rsidP="00060816">
            <w:r>
              <w:t>#</w:t>
            </w:r>
          </w:p>
        </w:tc>
        <w:tc>
          <w:tcPr>
            <w:tcW w:w="1559" w:type="dxa"/>
          </w:tcPr>
          <w:p w14:paraId="669D5C1E" w14:textId="6A93545F" w:rsidR="00060816" w:rsidRDefault="00060816" w:rsidP="00060816">
            <w:r w:rsidRPr="00FA1763">
              <w:t>Unidades</w:t>
            </w:r>
          </w:p>
        </w:tc>
        <w:tc>
          <w:tcPr>
            <w:tcW w:w="1559" w:type="dxa"/>
          </w:tcPr>
          <w:p w14:paraId="2F620274" w14:textId="3760C727" w:rsidR="00060816" w:rsidRDefault="00897BB8" w:rsidP="00060816">
            <w:r>
              <w:t>C</w:t>
            </w:r>
            <w:r w:rsidR="00060816">
              <w:t>apas</w:t>
            </w:r>
          </w:p>
        </w:tc>
        <w:tc>
          <w:tcPr>
            <w:tcW w:w="1559" w:type="dxa"/>
          </w:tcPr>
          <w:p w14:paraId="5E04FB26" w14:textId="6E9B6845" w:rsidR="00060816" w:rsidRDefault="00060816" w:rsidP="00060816">
            <w:proofErr w:type="spellStart"/>
            <w:r>
              <w:t>lr</w:t>
            </w:r>
            <w:proofErr w:type="spellEnd"/>
          </w:p>
        </w:tc>
        <w:tc>
          <w:tcPr>
            <w:tcW w:w="155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060816">
        <w:tc>
          <w:tcPr>
            <w:tcW w:w="576" w:type="dxa"/>
          </w:tcPr>
          <w:p w14:paraId="35CC4ABE" w14:textId="77777777" w:rsidR="00060816" w:rsidRPr="00385995" w:rsidRDefault="00060816" w:rsidP="00060816">
            <w:r w:rsidRPr="00385995">
              <w:t>1</w:t>
            </w:r>
          </w:p>
        </w:tc>
        <w:tc>
          <w:tcPr>
            <w:tcW w:w="1559" w:type="dxa"/>
          </w:tcPr>
          <w:p w14:paraId="74BD6DDD" w14:textId="3118A3A5" w:rsidR="00060816" w:rsidRPr="00385995" w:rsidRDefault="00060816" w:rsidP="00060816">
            <w:r w:rsidRPr="00385995">
              <w:t>224</w:t>
            </w:r>
          </w:p>
        </w:tc>
        <w:tc>
          <w:tcPr>
            <w:tcW w:w="1559" w:type="dxa"/>
          </w:tcPr>
          <w:p w14:paraId="71E4BF7E" w14:textId="10F5BDAF" w:rsidR="00060816" w:rsidRPr="00385995" w:rsidRDefault="00060816" w:rsidP="00060816">
            <w:r w:rsidRPr="00385995">
              <w:t>1</w:t>
            </w:r>
          </w:p>
        </w:tc>
        <w:tc>
          <w:tcPr>
            <w:tcW w:w="1559" w:type="dxa"/>
          </w:tcPr>
          <w:p w14:paraId="6F933889" w14:textId="3E7A8AE3" w:rsidR="00060816" w:rsidRPr="00385995" w:rsidRDefault="00060816" w:rsidP="00060816">
            <w:r w:rsidRPr="00385995">
              <w:rPr>
                <w:color w:val="212121"/>
                <w:shd w:val="clear" w:color="auto" w:fill="FFFFFF"/>
                <w:lang w:val="en-US"/>
              </w:rPr>
              <w:t>0.0012</w:t>
            </w:r>
          </w:p>
        </w:tc>
        <w:tc>
          <w:tcPr>
            <w:tcW w:w="1559" w:type="dxa"/>
          </w:tcPr>
          <w:p w14:paraId="7DECD208" w14:textId="7E2EF5A9" w:rsidR="00060816" w:rsidRPr="00385995" w:rsidRDefault="00060816" w:rsidP="00060816">
            <w:r w:rsidRPr="00385995">
              <w:t>64</w:t>
            </w:r>
          </w:p>
        </w:tc>
      </w:tr>
    </w:tbl>
    <w:p w14:paraId="41BD22A7" w14:textId="77777777" w:rsidR="00012623" w:rsidRDefault="00012623" w:rsidP="00503E8E">
      <w:pPr>
        <w:rPr>
          <w:b/>
        </w:rPr>
      </w:pPr>
    </w:p>
    <w:p w14:paraId="22131FDC" w14:textId="44A08F53" w:rsidR="00754708" w:rsidRDefault="00754708" w:rsidP="00754708">
      <w:pPr>
        <w:jc w:val="center"/>
      </w:pPr>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681BD5B" w:rsidR="00CB1B99" w:rsidRDefault="00CB1B99" w:rsidP="00CB1B99">
      <w:pPr>
        <w:jc w:val="center"/>
        <w:rPr>
          <w:rFonts w:eastAsiaTheme="majorEastAsia"/>
        </w:rPr>
      </w:pPr>
      <w:r>
        <w:rPr>
          <w:rFonts w:eastAsiaTheme="majorEastAsia"/>
        </w:rPr>
        <w:t>Figura 7: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p>
    <w:p w14:paraId="663D08A9" w14:textId="77777777" w:rsidR="006E63ED" w:rsidRDefault="006E63ED" w:rsidP="00503E8E">
      <w:pPr>
        <w:rPr>
          <w:b/>
        </w:rPr>
      </w:pPr>
    </w:p>
    <w:p w14:paraId="0FE72B86" w14:textId="77777777" w:rsidR="00012623" w:rsidRDefault="00012623" w:rsidP="00503E8E">
      <w:pPr>
        <w:rPr>
          <w:b/>
        </w:rPr>
      </w:pPr>
    </w:p>
    <w:p w14:paraId="16D86956" w14:textId="77777777" w:rsidR="006E63ED" w:rsidRDefault="006E63ED" w:rsidP="00012623">
      <w:pPr>
        <w:rPr>
          <w:sz w:val="22"/>
          <w:szCs w:val="22"/>
        </w:rPr>
      </w:pPr>
    </w:p>
    <w:p w14:paraId="0434208D" w14:textId="33531BC3" w:rsidR="00060816" w:rsidRPr="00385995" w:rsidRDefault="00060816" w:rsidP="00897BB8">
      <w:pPr>
        <w:jc w:val="both"/>
      </w:pPr>
      <w:r w:rsidRPr="00385995">
        <w:t>La segunda prueba que se realizó</w:t>
      </w:r>
      <w:r w:rsidR="00897BB8">
        <w:t xml:space="preserve"> fue la de correr el algoritmo </w:t>
      </w:r>
      <w:proofErr w:type="spellStart"/>
      <w:r w:rsidR="00897BB8">
        <w:t>H</w:t>
      </w:r>
      <w:r w:rsidRPr="00385995">
        <w:t>yperband</w:t>
      </w:r>
      <w:proofErr w:type="spellEnd"/>
      <w:r w:rsidRPr="00385995">
        <w:t xml:space="preserve">  con los datos normalizados mediante z</w:t>
      </w:r>
      <w:r w:rsidR="00897BB8">
        <w:t>-score, con función de perdida Huber</w:t>
      </w:r>
      <w:r w:rsidRPr="00385995">
        <w:t>.</w:t>
      </w:r>
    </w:p>
    <w:p w14:paraId="5ED17958" w14:textId="77777777" w:rsidR="00060816" w:rsidRDefault="00060816" w:rsidP="00060816">
      <w:pPr>
        <w:rPr>
          <w:b/>
        </w:rPr>
      </w:pPr>
    </w:p>
    <w:p w14:paraId="252900AF" w14:textId="77777777" w:rsidR="00060816" w:rsidRDefault="00060816" w:rsidP="00060816">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766DDE52" w14:textId="77777777" w:rsidTr="00754708">
        <w:tc>
          <w:tcPr>
            <w:tcW w:w="576" w:type="dxa"/>
          </w:tcPr>
          <w:p w14:paraId="310BF9A4" w14:textId="77777777" w:rsidR="00060816" w:rsidRDefault="00060816" w:rsidP="00754708">
            <w:r>
              <w:t>#</w:t>
            </w:r>
          </w:p>
        </w:tc>
        <w:tc>
          <w:tcPr>
            <w:tcW w:w="1559" w:type="dxa"/>
          </w:tcPr>
          <w:p w14:paraId="3374C7AB" w14:textId="77777777" w:rsidR="00060816" w:rsidRDefault="00060816" w:rsidP="00754708">
            <w:r w:rsidRPr="00FA1763">
              <w:t>Unidades</w:t>
            </w:r>
          </w:p>
        </w:tc>
        <w:tc>
          <w:tcPr>
            <w:tcW w:w="1559" w:type="dxa"/>
          </w:tcPr>
          <w:p w14:paraId="221CC2B7" w14:textId="00C237B1" w:rsidR="00060816" w:rsidRDefault="00CB1B99" w:rsidP="00754708">
            <w:r>
              <w:t>C</w:t>
            </w:r>
            <w:r w:rsidR="00060816">
              <w:t>apas</w:t>
            </w:r>
          </w:p>
        </w:tc>
        <w:tc>
          <w:tcPr>
            <w:tcW w:w="1559" w:type="dxa"/>
          </w:tcPr>
          <w:p w14:paraId="4466A6EB" w14:textId="77777777" w:rsidR="00060816" w:rsidRDefault="00060816" w:rsidP="00754708">
            <w:proofErr w:type="spellStart"/>
            <w:r>
              <w:t>lr</w:t>
            </w:r>
            <w:proofErr w:type="spellEnd"/>
          </w:p>
        </w:tc>
        <w:tc>
          <w:tcPr>
            <w:tcW w:w="1559"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754708">
        <w:tc>
          <w:tcPr>
            <w:tcW w:w="576" w:type="dxa"/>
          </w:tcPr>
          <w:p w14:paraId="6FF6D876" w14:textId="114D078A" w:rsidR="00060816" w:rsidRPr="00385995" w:rsidRDefault="00385995" w:rsidP="00754708">
            <w:r w:rsidRPr="00385995">
              <w:t>2</w:t>
            </w:r>
          </w:p>
        </w:tc>
        <w:tc>
          <w:tcPr>
            <w:tcW w:w="1559" w:type="dxa"/>
          </w:tcPr>
          <w:p w14:paraId="6BDB1DA0" w14:textId="1FB79BD8" w:rsidR="00060816" w:rsidRPr="00385995" w:rsidRDefault="00060816" w:rsidP="00754708">
            <w:r w:rsidRPr="00385995">
              <w:t>192</w:t>
            </w:r>
          </w:p>
        </w:tc>
        <w:tc>
          <w:tcPr>
            <w:tcW w:w="1559" w:type="dxa"/>
          </w:tcPr>
          <w:p w14:paraId="500C7F95" w14:textId="77777777" w:rsidR="00060816" w:rsidRPr="00385995" w:rsidRDefault="00060816" w:rsidP="00754708">
            <w:r w:rsidRPr="00385995">
              <w:t>1</w:t>
            </w:r>
          </w:p>
        </w:tc>
        <w:tc>
          <w:tcPr>
            <w:tcW w:w="1559" w:type="dxa"/>
          </w:tcPr>
          <w:p w14:paraId="0A8745BB" w14:textId="133DE26A" w:rsidR="00060816" w:rsidRPr="00385995" w:rsidRDefault="003403BF" w:rsidP="003403BF">
            <w:r w:rsidRPr="00385995">
              <w:t>0.0018</w:t>
            </w:r>
          </w:p>
        </w:tc>
        <w:tc>
          <w:tcPr>
            <w:tcW w:w="1559"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754708">
      <w:pPr>
        <w:jc w:val="center"/>
      </w:pPr>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p>
    <w:p w14:paraId="58AC2E50" w14:textId="26C12AB7" w:rsidR="00CB1B99" w:rsidRPr="00DE0470" w:rsidRDefault="00CB1B99">
      <w:pPr>
        <w:spacing w:after="160" w:line="259" w:lineRule="auto"/>
        <w:rPr>
          <w:b/>
        </w:rPr>
      </w:pPr>
      <w:r>
        <w:rPr>
          <w:b/>
        </w:rPr>
        <w:br w:type="page"/>
      </w:r>
    </w:p>
    <w:p w14:paraId="128EBCD1" w14:textId="431B50F6" w:rsidR="00A54F56" w:rsidRPr="00385995" w:rsidRDefault="00385995">
      <w:pPr>
        <w:spacing w:after="160" w:line="259" w:lineRule="auto"/>
      </w:pPr>
      <w:r w:rsidRPr="00385995">
        <w:lastRenderedPageBreak/>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0" w:type="auto"/>
        <w:tblLook w:val="04A0" w:firstRow="1" w:lastRow="0" w:firstColumn="1" w:lastColumn="0" w:noHBand="0" w:noVBand="1"/>
      </w:tblPr>
      <w:tblGrid>
        <w:gridCol w:w="456"/>
        <w:gridCol w:w="2445"/>
        <w:gridCol w:w="2445"/>
        <w:gridCol w:w="2316"/>
      </w:tblGrid>
      <w:tr w:rsidR="00385995" w14:paraId="76FFFEF4" w14:textId="77777777" w:rsidTr="00754708">
        <w:tc>
          <w:tcPr>
            <w:tcW w:w="456" w:type="dxa"/>
          </w:tcPr>
          <w:p w14:paraId="12ADCDA6" w14:textId="55BD38A1" w:rsidR="00385995" w:rsidRDefault="00385995" w:rsidP="00754708">
            <w:r>
              <w:t>#</w:t>
            </w:r>
          </w:p>
        </w:tc>
        <w:tc>
          <w:tcPr>
            <w:tcW w:w="2445" w:type="dxa"/>
          </w:tcPr>
          <w:p w14:paraId="30B71FBD" w14:textId="77777777" w:rsidR="00385995" w:rsidRDefault="00385995" w:rsidP="00754708">
            <w:r>
              <w:t>MAE</w:t>
            </w:r>
          </w:p>
        </w:tc>
        <w:tc>
          <w:tcPr>
            <w:tcW w:w="2445" w:type="dxa"/>
          </w:tcPr>
          <w:p w14:paraId="7C49659B" w14:textId="77777777" w:rsidR="00385995" w:rsidRDefault="00385995" w:rsidP="00754708">
            <w:r>
              <w:t>SMAPE</w:t>
            </w:r>
          </w:p>
        </w:tc>
        <w:tc>
          <w:tcPr>
            <w:tcW w:w="2316" w:type="dxa"/>
          </w:tcPr>
          <w:p w14:paraId="26CBE43F" w14:textId="77777777" w:rsidR="00385995" w:rsidRDefault="00385995" w:rsidP="00754708">
            <w:r>
              <w:t>RMSE</w:t>
            </w:r>
          </w:p>
        </w:tc>
      </w:tr>
      <w:tr w:rsidR="00385995" w14:paraId="58AECF46" w14:textId="77777777" w:rsidTr="00754708">
        <w:tc>
          <w:tcPr>
            <w:tcW w:w="456" w:type="dxa"/>
          </w:tcPr>
          <w:p w14:paraId="55E4CE13" w14:textId="418FE68C" w:rsidR="00385995" w:rsidRDefault="00385995" w:rsidP="00754708">
            <w:r>
              <w:t>1</w:t>
            </w:r>
          </w:p>
        </w:tc>
        <w:tc>
          <w:tcPr>
            <w:tcW w:w="2445" w:type="dxa"/>
          </w:tcPr>
          <w:p w14:paraId="45C29D6C" w14:textId="77777777" w:rsidR="00385995" w:rsidRDefault="00385995" w:rsidP="00754708">
            <w:r w:rsidRPr="00385995">
              <w:t>11.126461988304094</w:t>
            </w:r>
          </w:p>
        </w:tc>
        <w:tc>
          <w:tcPr>
            <w:tcW w:w="2445" w:type="dxa"/>
          </w:tcPr>
          <w:p w14:paraId="561E0F00" w14:textId="77777777" w:rsidR="00385995" w:rsidRDefault="00385995" w:rsidP="00754708">
            <w:r w:rsidRPr="00385995">
              <w:t>0.5977127357014901</w:t>
            </w:r>
          </w:p>
        </w:tc>
        <w:tc>
          <w:tcPr>
            <w:tcW w:w="2316" w:type="dxa"/>
          </w:tcPr>
          <w:p w14:paraId="5A3259E0" w14:textId="77777777" w:rsidR="00385995" w:rsidRDefault="00385995" w:rsidP="00754708">
            <w:r w:rsidRPr="00385995">
              <w:t>16.491247900324023</w:t>
            </w:r>
          </w:p>
        </w:tc>
      </w:tr>
      <w:tr w:rsidR="00385995" w14:paraId="24EE5CAA" w14:textId="77777777" w:rsidTr="00754708">
        <w:tc>
          <w:tcPr>
            <w:tcW w:w="456" w:type="dxa"/>
          </w:tcPr>
          <w:p w14:paraId="455295A8" w14:textId="4E8AA97D" w:rsidR="00385995" w:rsidRDefault="00385995" w:rsidP="00754708">
            <w:r>
              <w:t>2</w:t>
            </w:r>
          </w:p>
        </w:tc>
        <w:tc>
          <w:tcPr>
            <w:tcW w:w="2445" w:type="dxa"/>
          </w:tcPr>
          <w:p w14:paraId="0C443716" w14:textId="77777777" w:rsidR="00385995" w:rsidRDefault="00385995" w:rsidP="00754708">
            <w:r w:rsidRPr="00385995">
              <w:t>13.274267093758834</w:t>
            </w:r>
          </w:p>
        </w:tc>
        <w:tc>
          <w:tcPr>
            <w:tcW w:w="2445" w:type="dxa"/>
          </w:tcPr>
          <w:p w14:paraId="3001ED6F" w14:textId="77777777" w:rsidR="00385995" w:rsidRDefault="00385995" w:rsidP="00754708">
            <w:r w:rsidRPr="00385995">
              <w:t>0.6972292246352332</w:t>
            </w:r>
          </w:p>
        </w:tc>
        <w:tc>
          <w:tcPr>
            <w:tcW w:w="2316" w:type="dxa"/>
          </w:tcPr>
          <w:p w14:paraId="40F8D41E" w14:textId="35DF22CB" w:rsidR="00385995" w:rsidRDefault="00385995" w:rsidP="00754708">
            <w:r w:rsidRPr="00385995">
              <w:t>17.523084885859184</w:t>
            </w:r>
          </w:p>
        </w:tc>
      </w:tr>
    </w:tbl>
    <w:p w14:paraId="7C209397" w14:textId="547F231C" w:rsidR="00754708" w:rsidRDefault="00754708" w:rsidP="00754708">
      <w:pPr>
        <w:jc w:val="center"/>
      </w:pPr>
      <w:r>
        <w:t>Tabla 7</w:t>
      </w:r>
      <w:r w:rsidRPr="00754708">
        <w:t xml:space="preserve"> </w:t>
      </w:r>
      <w:r>
        <w:t>Comparaciones de Rendimientos entre Pruebas</w:t>
      </w:r>
      <w:r w:rsidRPr="00754708">
        <w:t>.</w:t>
      </w:r>
    </w:p>
    <w:p w14:paraId="08EE4797" w14:textId="77777777" w:rsidR="00012623" w:rsidRDefault="00012623" w:rsidP="00503E8E">
      <w:pPr>
        <w:rPr>
          <w:b/>
        </w:rPr>
      </w:pPr>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77777777" w:rsidR="00385995" w:rsidRDefault="00385995" w:rsidP="00503E8E">
      <w:pPr>
        <w:rPr>
          <w:b/>
        </w:rPr>
      </w:pPr>
    </w:p>
    <w:p w14:paraId="14638062" w14:textId="77777777" w:rsidR="00434248" w:rsidRDefault="00434248" w:rsidP="00503E8E">
      <w:pPr>
        <w:rPr>
          <w:b/>
        </w:rPr>
      </w:pPr>
    </w:p>
    <w:p w14:paraId="5AB0458C" w14:textId="77777777" w:rsidR="00541D7F" w:rsidRDefault="00541D7F" w:rsidP="00503E8E">
      <w:pPr>
        <w:rPr>
          <w:b/>
        </w:rPr>
      </w:pPr>
    </w:p>
    <w:p w14:paraId="68C43696" w14:textId="77777777" w:rsidR="00D24C0E" w:rsidRDefault="00D24C0E" w:rsidP="00503E8E">
      <w:pPr>
        <w:rPr>
          <w:b/>
        </w:rPr>
      </w:pPr>
    </w:p>
    <w:p w14:paraId="4A6EF82D" w14:textId="19F71C67" w:rsidR="00D24C0E" w:rsidRDefault="00D24C0E" w:rsidP="00503E8E">
      <w:pPr>
        <w:rPr>
          <w:b/>
        </w:rPr>
      </w:pPr>
      <w:r>
        <w:rPr>
          <w:b/>
        </w:rPr>
        <w:t>Prueba de capas</w:t>
      </w:r>
    </w:p>
    <w:p w14:paraId="1E33AE77" w14:textId="77777777" w:rsidR="00D24C0E" w:rsidRDefault="00D24C0E" w:rsidP="00503E8E">
      <w:pPr>
        <w:rPr>
          <w:b/>
        </w:rPr>
      </w:pPr>
    </w:p>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19F24A88" w14:textId="77777777" w:rsidR="00CB1B99" w:rsidRDefault="00CB1B99" w:rsidP="00503E8E">
      <w:pPr>
        <w:rPr>
          <w:b/>
        </w:rPr>
      </w:pPr>
    </w:p>
    <w:p w14:paraId="0F464F03" w14:textId="2C1E1477" w:rsidR="00CB1B99" w:rsidRDefault="0076189B" w:rsidP="00CB1B99">
      <w:pPr>
        <w:jc w:val="center"/>
      </w:pPr>
      <w:r>
        <w:t>Tabla 8</w:t>
      </w:r>
      <w:r w:rsidR="00CB1B99" w:rsidRPr="00754708">
        <w:t xml:space="preserve"> </w:t>
      </w:r>
      <w:r w:rsidR="00CB1B99">
        <w:t>Comparaciones de Rendimientos entre Pruebas</w:t>
      </w:r>
      <w:r w:rsidR="00CB1B99" w:rsidRPr="00754708">
        <w:t>.</w:t>
      </w:r>
    </w:p>
    <w:p w14:paraId="30F9CF14" w14:textId="02D3B7FE" w:rsidR="00D24C0E" w:rsidRDefault="00D24C0E" w:rsidP="00503E8E">
      <w:pPr>
        <w:rPr>
          <w:b/>
        </w:rPr>
      </w:pPr>
    </w:p>
    <w:p w14:paraId="7EDACF46" w14:textId="783DB987" w:rsidR="00533DDD" w:rsidRDefault="00CB1B99" w:rsidP="00897BB8">
      <w:pPr>
        <w:jc w:val="both"/>
      </w:pPr>
      <w:r>
        <w:t xml:space="preserve">Como se puede ver en la tabla </w:t>
      </w:r>
      <w:r w:rsidR="0076189B">
        <w:t>8</w:t>
      </w:r>
      <w:r>
        <w:t xml:space="preserve"> el primer modelo sigue siendo el mejor </w:t>
      </w:r>
      <w:r w:rsidR="009B2399">
        <w:t>modelo, E</w:t>
      </w:r>
      <w:r w:rsidR="00897BB8">
        <w:t xml:space="preserve">n el código de </w:t>
      </w:r>
      <w:proofErr w:type="spellStart"/>
      <w:r w:rsidR="00897BB8">
        <w:t>G</w:t>
      </w:r>
      <w:r>
        <w:t>ithub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3919A3">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897BB8">
        <w:fldChar w:fldCharType="separate"/>
      </w:r>
      <w:r w:rsidR="00897BB8" w:rsidRPr="00897BB8">
        <w:rPr>
          <w:noProof/>
        </w:rPr>
        <w:t>[44]</w:t>
      </w:r>
      <w:r w:rsidR="00897BB8">
        <w:fldChar w:fldCharType="end"/>
      </w:r>
      <w:r>
        <w:t>, se hacen pruebas de 1 y 2 capas como máximo, por lo tanto no continuamos con las pruebas de cap</w:t>
      </w:r>
      <w:r w:rsidR="009B2399">
        <w:t>as, siendo la prueba de 2 capas la prueba tercera prueba.</w:t>
      </w:r>
    </w:p>
    <w:p w14:paraId="2B4EB953" w14:textId="77777777" w:rsidR="00533DDD" w:rsidRDefault="00533DDD" w:rsidP="00533DDD"/>
    <w:p w14:paraId="37C05FD9" w14:textId="4EDBEBD1" w:rsidR="00B60F47" w:rsidRDefault="00284F17" w:rsidP="00B60F47">
      <w:r>
        <w:rPr>
          <w:noProof/>
        </w:rPr>
        <w:lastRenderedPageBreak/>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0DF197F3" w14:textId="3A29BBF1" w:rsidR="00284F17" w:rsidRDefault="00284F17" w:rsidP="00284F17">
      <w:pPr>
        <w:jc w:val="center"/>
        <w:rPr>
          <w:rFonts w:eastAsiaTheme="majorEastAsia"/>
        </w:rPr>
      </w:pPr>
      <w:r>
        <w:rPr>
          <w:rFonts w:eastAsiaTheme="majorEastAsia"/>
        </w:rPr>
        <w:t>Figura 8: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p>
    <w:p w14:paraId="401444A0" w14:textId="33F9FAFD" w:rsidR="009B2399" w:rsidRDefault="009B2399">
      <w:pPr>
        <w:spacing w:after="160" w:line="259" w:lineRule="auto"/>
      </w:pPr>
      <w:r>
        <w:br w:type="page"/>
      </w:r>
    </w:p>
    <w:p w14:paraId="181E815F" w14:textId="77777777" w:rsidR="004975E7" w:rsidRDefault="004975E7">
      <w:pPr>
        <w:spacing w:after="160" w:line="259" w:lineRule="auto"/>
      </w:pPr>
    </w:p>
    <w:p w14:paraId="0A810B54" w14:textId="65F0D438" w:rsidR="00DE2438" w:rsidRPr="00FA1763" w:rsidRDefault="00FA1763" w:rsidP="00FA1763">
      <w:pPr>
        <w:pStyle w:val="Ttulo3"/>
      </w:pPr>
      <w:bookmarkStart w:id="67" w:name="_Toc181900502"/>
      <w:r w:rsidRPr="00FA1763">
        <w:t>4.</w:t>
      </w:r>
      <w:r>
        <w:t>5.5</w:t>
      </w:r>
      <w:r w:rsidRPr="00FA1763">
        <w:t xml:space="preserve"> </w:t>
      </w:r>
      <w:r w:rsidR="00DE2438" w:rsidRPr="00FA1763">
        <w:t>Pruebas Editorial Universitaria</w:t>
      </w:r>
      <w:bookmarkEnd w:id="67"/>
      <w:r w:rsidR="00DE2438" w:rsidRPr="00FA1763">
        <w:t xml:space="preserve"> </w:t>
      </w:r>
    </w:p>
    <w:p w14:paraId="56C5EB9C" w14:textId="77777777" w:rsidR="00DE2438" w:rsidRDefault="00DE2438" w:rsidP="004833B4"/>
    <w:p w14:paraId="757D27CB" w14:textId="0B4A6699" w:rsidR="00F31FDF" w:rsidRDefault="003A34F5" w:rsidP="00897BB8">
      <w:pPr>
        <w:jc w:val="both"/>
      </w:pPr>
      <w:r>
        <w:t xml:space="preserve">Concluidas las pruebas en </w:t>
      </w:r>
      <w:proofErr w:type="spellStart"/>
      <w:r>
        <w:t>T</w:t>
      </w:r>
      <w:r w:rsidR="00F31FDF">
        <w:t>u</w:t>
      </w:r>
      <w:r w:rsidR="004815D9">
        <w:t>m</w:t>
      </w:r>
      <w:proofErr w:type="spellEnd"/>
      <w:r w:rsidR="004815D9">
        <w:t xml:space="preserve"> </w:t>
      </w:r>
      <w:proofErr w:type="spellStart"/>
      <w:r w:rsidR="00D852FD">
        <w:t>T</w:t>
      </w:r>
      <w:r w:rsidR="004815D9">
        <w:t>ransmedia</w:t>
      </w:r>
      <w:proofErr w:type="spellEnd"/>
      <w:r w:rsidR="004815D9">
        <w:t xml:space="preserve"> se seleccio</w:t>
      </w:r>
      <w:r w:rsidR="00D852FD">
        <w:t xml:space="preserve">nó </w:t>
      </w:r>
      <w:r w:rsidR="004815D9">
        <w:t>el model</w:t>
      </w:r>
      <w:r w:rsidR="00D852FD">
        <w:t>o</w:t>
      </w:r>
      <w:r w:rsidR="00F31FDF">
        <w:t xml:space="preserve"> con mejor rendimiento y se pasaron a probar con los datos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78AB3BD" w:rsidR="009B2399" w:rsidRDefault="009B2399" w:rsidP="00897BB8">
      <w:pPr>
        <w:jc w:val="both"/>
      </w:pPr>
      <w:r>
        <w:t xml:space="preserve">Para utilizar el mejor modelo de TUM en Editorial UA se construyó el </w:t>
      </w:r>
      <w:proofErr w:type="spellStart"/>
      <w:r w:rsidRPr="00386AF5">
        <w:rPr>
          <w:i/>
        </w:rPr>
        <w:t>dataset</w:t>
      </w:r>
      <w:proofErr w:type="spellEnd"/>
      <w:r>
        <w:t xml:space="preserve"> con las mismas columnas que </w:t>
      </w:r>
      <w:proofErr w:type="spellStart"/>
      <w:r>
        <w:t>Tum</w:t>
      </w:r>
      <w:proofErr w:type="spellEnd"/>
      <w:r>
        <w:t xml:space="preserve">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6189B" w14:paraId="68FA4AA0" w14:textId="77777777" w:rsidTr="0076189B">
        <w:trPr>
          <w:trHeight w:val="365"/>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76189B">
        <w:trPr>
          <w:trHeight w:val="628"/>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76189B">
      <w:pPr>
        <w:jc w:val="center"/>
      </w:pPr>
      <w:r>
        <w:t>Tabla 9</w:t>
      </w:r>
      <w:r w:rsidRPr="00754708">
        <w:t xml:space="preserve"> </w:t>
      </w:r>
      <w:r>
        <w:t>Prueba 4</w:t>
      </w:r>
    </w:p>
    <w:p w14:paraId="13A29281" w14:textId="77777777" w:rsidR="00897BB8" w:rsidRDefault="00897BB8" w:rsidP="0076189B">
      <w:pPr>
        <w:jc w:val="center"/>
      </w:pPr>
    </w:p>
    <w:p w14:paraId="5DCEDE1F" w14:textId="1A733B04" w:rsidR="00284F17" w:rsidRDefault="00284F17" w:rsidP="00284F17">
      <w:r>
        <w:t xml:space="preserve">En la tabla 9 se ve el rendimiento del mejor modelo de </w:t>
      </w:r>
      <w:proofErr w:type="spellStart"/>
      <w:r>
        <w:t>Tum</w:t>
      </w:r>
      <w:proofErr w:type="spellEnd"/>
      <w:r>
        <w:t xml:space="preserve"> </w:t>
      </w:r>
      <w:proofErr w:type="spellStart"/>
      <w:r>
        <w:t>Transmedia</w:t>
      </w:r>
      <w:proofErr w:type="spellEnd"/>
      <w:r>
        <w:t xml:space="preserve"> UA aplicado y reentrenado por 500 </w:t>
      </w:r>
      <w:r w:rsidR="00202082">
        <w:t>épocas</w:t>
      </w:r>
      <w:r>
        <w:t xml:space="preserve"> con los datos de Editorial Universitaria UA.</w:t>
      </w:r>
    </w:p>
    <w:p w14:paraId="3BC8723D" w14:textId="77777777" w:rsidR="0076189B" w:rsidRDefault="0076189B" w:rsidP="004833B4"/>
    <w:p w14:paraId="753CC501" w14:textId="47D13886" w:rsidR="0076189B" w:rsidRDefault="0076189B" w:rsidP="009B2399">
      <w:pP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p>
    <w:p w14:paraId="375E9F71" w14:textId="77777777" w:rsidR="0076189B" w:rsidRDefault="0076189B" w:rsidP="009B2399">
      <w:pPr>
        <w:rPr>
          <w:rFonts w:ascii="Courier New" w:hAnsi="Courier New" w:cs="Courier New"/>
          <w:color w:val="212121"/>
          <w:sz w:val="21"/>
          <w:szCs w:val="21"/>
          <w:shd w:val="clear" w:color="auto" w:fill="FFFFFF"/>
        </w:rPr>
      </w:pPr>
    </w:p>
    <w:p w14:paraId="49F5CD6A" w14:textId="3F4A379D" w:rsidR="00343EBF" w:rsidRDefault="00284F17" w:rsidP="00284F17">
      <w:pPr>
        <w:jc w:val="center"/>
        <w:rPr>
          <w:rFonts w:eastAsiaTheme="majorEastAsia"/>
        </w:rPr>
      </w:pPr>
      <w:r>
        <w:rPr>
          <w:rFonts w:eastAsiaTheme="majorEastAsia"/>
        </w:rPr>
        <w:t>Figura 9</w:t>
      </w:r>
      <w:r w:rsidR="00343EBF">
        <w:rPr>
          <w:rFonts w:eastAsiaTheme="majorEastAsia"/>
        </w:rPr>
        <w:t xml:space="preserve">: </w:t>
      </w:r>
      <w:r>
        <w:rPr>
          <w:rFonts w:eastAsiaTheme="majorEastAsia"/>
        </w:rPr>
        <w:t>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 xml:space="preserve">de </w:t>
      </w:r>
      <w:r>
        <w:rPr>
          <w:rFonts w:eastAsiaTheme="majorEastAsia"/>
        </w:rPr>
        <w:t xml:space="preserve"> la prueba 4.</w:t>
      </w:r>
    </w:p>
    <w:p w14:paraId="4AE00BFD" w14:textId="5EDB0D8B" w:rsidR="00897BB8" w:rsidRDefault="00897BB8">
      <w:pPr>
        <w:spacing w:after="160" w:line="259" w:lineRule="auto"/>
        <w:rPr>
          <w:rFonts w:eastAsiaTheme="majorEastAsia"/>
        </w:rPr>
      </w:pPr>
      <w:r>
        <w:rPr>
          <w:rFonts w:eastAsiaTheme="majorEastAsia"/>
        </w:rPr>
        <w:br w:type="page"/>
      </w: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284F17" w14:paraId="54E6CA18" w14:textId="77777777" w:rsidTr="007A4ED5">
        <w:tc>
          <w:tcPr>
            <w:tcW w:w="576" w:type="dxa"/>
          </w:tcPr>
          <w:p w14:paraId="5EC033CA" w14:textId="77777777" w:rsidR="00284F17" w:rsidRDefault="00284F17" w:rsidP="007A4ED5">
            <w:r>
              <w:lastRenderedPageBreak/>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7A4ED5">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02B7D65F" w:rsidR="00343EBF" w:rsidRDefault="004815D9" w:rsidP="004815D9">
      <w:pPr>
        <w:rPr>
          <w:rFonts w:eastAsiaTheme="majorEastAsia"/>
        </w:rPr>
      </w:pPr>
      <w:r>
        <w:t xml:space="preserve"> </w:t>
      </w:r>
      <w:r w:rsidR="00DA43E3">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p>
    <w:p w14:paraId="404EB714" w14:textId="77777777" w:rsidR="00D852FD" w:rsidRDefault="00D852FD" w:rsidP="004815D9">
      <w:pPr>
        <w:rPr>
          <w:rFonts w:eastAsiaTheme="majorEastAsia"/>
        </w:rPr>
      </w:pPr>
    </w:p>
    <w:p w14:paraId="793104A5" w14:textId="77777777" w:rsidR="00284F17" w:rsidRDefault="00284F17" w:rsidP="004815D9">
      <w:pPr>
        <w:rPr>
          <w:rFonts w:eastAsiaTheme="majorEastAsia"/>
        </w:rPr>
      </w:pPr>
    </w:p>
    <w:p w14:paraId="26D241C9" w14:textId="4EF7FF17" w:rsidR="00D852FD" w:rsidRDefault="00284F17" w:rsidP="00897BB8">
      <w:pPr>
        <w:jc w:val="both"/>
        <w:rPr>
          <w:rFonts w:eastAsiaTheme="majorEastAsia"/>
        </w:rPr>
      </w:pPr>
      <w:r>
        <w:rPr>
          <w:rFonts w:eastAsiaTheme="majorEastAsia"/>
        </w:rPr>
        <w:t xml:space="preserve">Dado que la prueba 4 no tuvo un </w:t>
      </w:r>
      <w:r w:rsidR="000476E1">
        <w:rPr>
          <w:rFonts w:eastAsiaTheme="majorEastAsia"/>
        </w:rPr>
        <w:t xml:space="preserve">MAE </w:t>
      </w:r>
      <w:r>
        <w:rPr>
          <w:rFonts w:eastAsiaTheme="majorEastAsia"/>
        </w:rPr>
        <w:t xml:space="preserve"> por debajo de 30, decidí hacer una búsqueda de </w:t>
      </w:r>
      <w:proofErr w:type="spellStart"/>
      <w:r>
        <w:rPr>
          <w:rFonts w:eastAsiaTheme="majorEastAsia"/>
        </w:rPr>
        <w:t>hiperparametros</w:t>
      </w:r>
      <w:proofErr w:type="spellEnd"/>
      <w:r>
        <w:rPr>
          <w:rFonts w:eastAsiaTheme="majorEastAsia"/>
        </w:rPr>
        <w:t xml:space="preserve"> usando</w:t>
      </w:r>
      <w:r w:rsidR="000476E1">
        <w:rPr>
          <w:rFonts w:eastAsiaTheme="majorEastAsia"/>
        </w:rPr>
        <w:t xml:space="preserve"> el algoritmo</w:t>
      </w:r>
      <w:r w:rsidR="00187A12">
        <w:rPr>
          <w:rFonts w:eastAsiaTheme="majorEastAsia"/>
        </w:rPr>
        <w:t xml:space="preserve"> </w:t>
      </w:r>
      <w:proofErr w:type="spellStart"/>
      <w:r w:rsidR="00187A12">
        <w:rPr>
          <w:rFonts w:eastAsiaTheme="majorEastAsia"/>
        </w:rPr>
        <w:t>H</w:t>
      </w:r>
      <w:r>
        <w:rPr>
          <w:rFonts w:eastAsiaTheme="majorEastAsia"/>
        </w:rPr>
        <w:t>yperband</w:t>
      </w:r>
      <w:proofErr w:type="spellEnd"/>
      <w:r w:rsidR="000476E1">
        <w:rPr>
          <w:rFonts w:eastAsiaTheme="majorEastAsia"/>
        </w:rPr>
        <w:t>, e</w:t>
      </w:r>
      <w:r w:rsidR="00DA43E3">
        <w:rPr>
          <w:rFonts w:eastAsiaTheme="majorEastAsia"/>
        </w:rPr>
        <w:t>n la tabla 10</w:t>
      </w:r>
      <w:r w:rsidR="000476E1">
        <w:rPr>
          <w:rFonts w:eastAsiaTheme="majorEastAsia"/>
        </w:rPr>
        <w:t xml:space="preserve"> se puede ver los mejores parámetros obtenidos.</w:t>
      </w:r>
    </w:p>
    <w:p w14:paraId="64784BB8" w14:textId="77777777" w:rsidR="000476E1" w:rsidRDefault="000476E1" w:rsidP="004815D9">
      <w:pPr>
        <w:rPr>
          <w:rFonts w:eastAsiaTheme="majorEastAsia"/>
        </w:rPr>
      </w:pPr>
    </w:p>
    <w:p w14:paraId="1F9EEB06" w14:textId="1565E238" w:rsidR="000476E1" w:rsidRDefault="000476E1" w:rsidP="004815D9">
      <w:pPr>
        <w:rPr>
          <w:rFonts w:eastAsiaTheme="majorEastAsia"/>
        </w:rPr>
      </w:pPr>
      <w:r>
        <w:rPr>
          <w:noProof/>
        </w:rPr>
        <w:drawing>
          <wp:inline distT="0" distB="0" distL="0" distR="0" wp14:anchorId="00A429BB" wp14:editId="3374D90A">
            <wp:extent cx="4953000" cy="3072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408" t="26354" r="36853" b="12153"/>
                    <a:stretch/>
                  </pic:blipFill>
                  <pic:spPr bwMode="auto">
                    <a:xfrm>
                      <a:off x="0" y="0"/>
                      <a:ext cx="4965447" cy="3079834"/>
                    </a:xfrm>
                    <a:prstGeom prst="rect">
                      <a:avLst/>
                    </a:prstGeom>
                    <a:ln>
                      <a:noFill/>
                    </a:ln>
                    <a:extLst>
                      <a:ext uri="{53640926-AAD7-44D8-BBD7-CCE9431645EC}">
                        <a14:shadowObscured xmlns:a14="http://schemas.microsoft.com/office/drawing/2010/main"/>
                      </a:ext>
                    </a:extLst>
                  </pic:spPr>
                </pic:pic>
              </a:graphicData>
            </a:graphic>
          </wp:inline>
        </w:drawing>
      </w:r>
    </w:p>
    <w:p w14:paraId="353DD341" w14:textId="413FAD97" w:rsidR="000476E1" w:rsidRDefault="000476E1" w:rsidP="000476E1">
      <w:pPr>
        <w:jc w:val="center"/>
        <w:rPr>
          <w:rFonts w:eastAsiaTheme="majorEastAsia"/>
        </w:rPr>
      </w:pPr>
      <w:r>
        <w:rPr>
          <w:rFonts w:eastAsiaTheme="majorEastAsia"/>
        </w:rPr>
        <w:t xml:space="preserve">Figura 10: Grafico de Los Valores Reales y los Valores Pronosticados </w:t>
      </w:r>
      <w:r w:rsidR="00202082">
        <w:rPr>
          <w:rFonts w:eastAsiaTheme="majorEastAsia"/>
        </w:rPr>
        <w:t xml:space="preserve">de la salida del modelo </w:t>
      </w:r>
      <w:r>
        <w:rPr>
          <w:rFonts w:eastAsiaTheme="majorEastAsia"/>
        </w:rPr>
        <w:t xml:space="preserve">de una parte de conjunto de prueba </w:t>
      </w:r>
      <w:proofErr w:type="spellStart"/>
      <w:r>
        <w:rPr>
          <w:rFonts w:eastAsiaTheme="majorEastAsia"/>
        </w:rPr>
        <w:t>Y_test</w:t>
      </w:r>
      <w:proofErr w:type="spellEnd"/>
      <w:r w:rsidR="00897BB8">
        <w:rPr>
          <w:rFonts w:eastAsiaTheme="majorEastAsia"/>
        </w:rPr>
        <w:t>, de</w:t>
      </w:r>
      <w:r>
        <w:rPr>
          <w:rFonts w:eastAsiaTheme="majorEastAsia"/>
        </w:rPr>
        <w:t xml:space="preserve"> la prueba 5.</w:t>
      </w:r>
    </w:p>
    <w:p w14:paraId="4F810891" w14:textId="77777777" w:rsidR="000476E1" w:rsidRDefault="000476E1" w:rsidP="004815D9">
      <w:pPr>
        <w:rPr>
          <w:rFonts w:eastAsiaTheme="majorEastAsia"/>
        </w:rPr>
      </w:pP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5572EB37" w14:textId="77777777" w:rsidR="000476E1" w:rsidRDefault="000476E1" w:rsidP="000476E1">
      <w:pPr>
        <w:rPr>
          <w:b/>
        </w:rPr>
      </w:pPr>
    </w:p>
    <w:p w14:paraId="67F3BF0F" w14:textId="3EAC852D" w:rsidR="00D852FD" w:rsidRDefault="00DA43E3" w:rsidP="000476E1">
      <w:pPr>
        <w:rPr>
          <w:rFonts w:eastAsiaTheme="majorEastAsia"/>
        </w:rPr>
      </w:pPr>
      <w:r>
        <w:t>Tabla 11</w:t>
      </w:r>
      <w:r w:rsidR="000476E1" w:rsidRPr="00754708">
        <w:t xml:space="preserve"> </w:t>
      </w:r>
      <w:r w:rsidR="000476E1">
        <w:t>Comparaciones de Rendimientos entre Pruebas 4 y 5</w:t>
      </w:r>
    </w:p>
    <w:p w14:paraId="0CF596E4" w14:textId="77777777" w:rsidR="00D852FD" w:rsidRDefault="00D852FD" w:rsidP="004815D9">
      <w:pPr>
        <w:rPr>
          <w:rFonts w:eastAsiaTheme="majorEastAsia"/>
        </w:rPr>
      </w:pPr>
    </w:p>
    <w:p w14:paraId="58309C29" w14:textId="036FD21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un MAE de 81.53 comparando mi mejor resultado con lo que obtuvieron en </w:t>
      </w:r>
      <w:r w:rsidR="00DA43E3">
        <w:rPr>
          <w:rFonts w:eastAsiaTheme="majorEastAsia"/>
        </w:rPr>
        <w:fldChar w:fldCharType="begin" w:fldLock="1"/>
      </w:r>
      <w:r w:rsidR="005A2FB4">
        <w:rPr>
          <w:rFonts w:eastAsiaTheme="majorEastAsia"/>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Pr>
          <w:rFonts w:eastAsiaTheme="majorEastAsia"/>
        </w:rPr>
        <w:fldChar w:fldCharType="separate"/>
      </w:r>
      <w:r w:rsidR="00DA43E3" w:rsidRPr="00DA43E3">
        <w:rPr>
          <w:rFonts w:eastAsiaTheme="majorEastAsia"/>
          <w:noProof/>
        </w:rPr>
        <w:t>[8]</w:t>
      </w:r>
      <w:r w:rsidR="00DA43E3">
        <w:rPr>
          <w:rFonts w:eastAsiaTheme="majorEastAsia"/>
        </w:rPr>
        <w:fldChar w:fldCharType="end"/>
      </w:r>
      <w:r w:rsidR="00DA43E3">
        <w:rPr>
          <w:rFonts w:eastAsiaTheme="majorEastAsia"/>
        </w:rPr>
        <w:t xml:space="preserve"> tenemos un </w:t>
      </w:r>
      <w:r w:rsidR="00DA43E3" w:rsidRPr="002B1596">
        <w:rPr>
          <w:rFonts w:eastAsiaTheme="majorEastAsia"/>
          <w:highlight w:val="yellow"/>
        </w:rPr>
        <w:t xml:space="preserve">resultado intermedio entre el mejor MAE menor a 30 y el peor MAE de 132.26 que en  </w:t>
      </w:r>
      <w:r w:rsidR="00DA43E3" w:rsidRPr="002B1596">
        <w:rPr>
          <w:rFonts w:eastAsiaTheme="majorEastAsia"/>
          <w:highlight w:val="yellow"/>
        </w:rPr>
        <w:fldChar w:fldCharType="begin" w:fldLock="1"/>
      </w:r>
      <w:r w:rsidR="005A2FB4" w:rsidRPr="002B1596">
        <w:rPr>
          <w:rFonts w:eastAsiaTheme="majorEastAsia"/>
          <w:highlight w:val="yellow"/>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sidRPr="002B1596">
        <w:rPr>
          <w:rFonts w:eastAsiaTheme="majorEastAsia"/>
          <w:highlight w:val="yellow"/>
        </w:rPr>
        <w:fldChar w:fldCharType="separate"/>
      </w:r>
      <w:r w:rsidR="00DA43E3" w:rsidRPr="002B1596">
        <w:rPr>
          <w:rFonts w:eastAsiaTheme="majorEastAsia"/>
          <w:noProof/>
          <w:highlight w:val="yellow"/>
        </w:rPr>
        <w:t>[8]</w:t>
      </w:r>
      <w:r w:rsidR="00DA43E3" w:rsidRPr="002B1596">
        <w:rPr>
          <w:rFonts w:eastAsiaTheme="majorEastAsia"/>
          <w:highlight w:val="yellow"/>
        </w:rPr>
        <w:fldChar w:fldCharType="end"/>
      </w:r>
      <w:r w:rsidR="00DA43E3" w:rsidRPr="002B1596">
        <w:rPr>
          <w:rFonts w:eastAsiaTheme="majorEastAsia"/>
          <w:highlight w:val="yellow"/>
        </w:rPr>
        <w:t xml:space="preserve"> lo tuvieron en el </w:t>
      </w:r>
      <w:proofErr w:type="spellStart"/>
      <w:r w:rsidR="00DA43E3" w:rsidRPr="002B1596">
        <w:rPr>
          <w:rFonts w:eastAsiaTheme="majorEastAsia"/>
          <w:i/>
          <w:highlight w:val="yellow"/>
        </w:rPr>
        <w:t>dataset</w:t>
      </w:r>
      <w:proofErr w:type="spellEnd"/>
      <w:r w:rsidR="00DA43E3" w:rsidRPr="002B1596">
        <w:rPr>
          <w:rFonts w:eastAsiaTheme="majorEastAsia"/>
          <w:highlight w:val="yellow"/>
        </w:rPr>
        <w:t xml:space="preserve"> de inglés.</w:t>
      </w:r>
    </w:p>
    <w:p w14:paraId="593CFFF9" w14:textId="475B4F68" w:rsidR="000476E1" w:rsidRDefault="000476E1" w:rsidP="004815D9">
      <w:pPr>
        <w:rPr>
          <w:rFonts w:eastAsiaTheme="majorEastAsia"/>
        </w:rPr>
      </w:pPr>
    </w:p>
    <w:p w14:paraId="5BE3B107" w14:textId="77777777" w:rsidR="00D852FD" w:rsidRDefault="00D852FD" w:rsidP="004815D9"/>
    <w:p w14:paraId="0D0E621D" w14:textId="77777777" w:rsidR="00803ACC" w:rsidRDefault="00803ACC" w:rsidP="004833B4"/>
    <w:p w14:paraId="7F93AEA0" w14:textId="303B5A3B" w:rsidR="00D852FD" w:rsidRDefault="00D852FD" w:rsidP="00D852FD">
      <w:pPr>
        <w:pStyle w:val="Ttulo3"/>
      </w:pPr>
      <w:bookmarkStart w:id="68" w:name="_Toc181900503"/>
      <w:r w:rsidRPr="00FA1763">
        <w:lastRenderedPageBreak/>
        <w:t>4.</w:t>
      </w:r>
      <w:r>
        <w:t>5.6</w:t>
      </w:r>
      <w:r w:rsidRPr="00FA1763">
        <w:t xml:space="preserve"> </w:t>
      </w:r>
      <w:r>
        <w:t xml:space="preserve">Conclusiones Pruebas </w:t>
      </w:r>
      <w:r w:rsidR="00EA29D7">
        <w:t>con datos de UA</w:t>
      </w:r>
      <w:bookmarkEnd w:id="68"/>
      <w:r w:rsidRPr="00FA1763">
        <w:t xml:space="preserve"> </w:t>
      </w:r>
    </w:p>
    <w:p w14:paraId="720375FE" w14:textId="77777777" w:rsidR="00EA29D7" w:rsidRPr="00EA29D7" w:rsidRDefault="00EA29D7" w:rsidP="00EA29D7"/>
    <w:p w14:paraId="63912909" w14:textId="566BCF39" w:rsidR="00D852FD" w:rsidRPr="00D852FD" w:rsidRDefault="00EA29D7" w:rsidP="00897BB8">
      <w:pPr>
        <w:jc w:val="both"/>
      </w:pPr>
      <w:r>
        <w:t xml:space="preserve">Una vez finalizadas las pruebas tanto para Editorial Universitaria UA como para </w:t>
      </w:r>
      <w:proofErr w:type="spellStart"/>
      <w:r>
        <w:t>Tum</w:t>
      </w:r>
      <w:proofErr w:type="spellEnd"/>
      <w:r>
        <w:t xml:space="preserve"> </w:t>
      </w:r>
      <w:proofErr w:type="spellStart"/>
      <w:r>
        <w:t>Transmedia</w:t>
      </w:r>
      <w:proofErr w:type="spellEnd"/>
      <w:r>
        <w:t xml:space="preserve"> UA, procedemos a resumir los mejores resultados en la siguiente tabla.</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77777777" w:rsidR="00DA43E3" w:rsidRDefault="00DA43E3" w:rsidP="00DA43E3">
            <w:proofErr w:type="spellStart"/>
            <w:r>
              <w:t>Tum</w:t>
            </w:r>
            <w:proofErr w:type="spellEnd"/>
            <w:r>
              <w:t xml:space="preserve"> </w:t>
            </w:r>
            <w:proofErr w:type="spellStart"/>
            <w:r>
              <w:t>Transmedia</w:t>
            </w:r>
            <w:proofErr w:type="spellEnd"/>
            <w:r>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 xml:space="preserve">Editorial </w:t>
            </w:r>
            <w:proofErr w:type="spellStart"/>
            <w:r>
              <w:t>Univeristaria</w:t>
            </w:r>
            <w:proofErr w:type="spellEnd"/>
            <w:r>
              <w:t xml:space="preserve">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D852FD">
      <w:pPr>
        <w:jc w:val="center"/>
      </w:pPr>
      <w:r>
        <w:t>Tabla 12</w:t>
      </w:r>
      <w:r w:rsidR="00D852FD">
        <w:t xml:space="preserve"> Resumen Pruebas con Mejores Resultados con datos de </w:t>
      </w:r>
      <w:r w:rsidR="00D852FD">
        <w:rPr>
          <w:rFonts w:eastAsiaTheme="majorEastAsia"/>
        </w:rPr>
        <w:t>UA.</w:t>
      </w:r>
    </w:p>
    <w:p w14:paraId="490B351B" w14:textId="77777777" w:rsidR="00D852FD" w:rsidRDefault="00D852FD">
      <w:pPr>
        <w:spacing w:after="160" w:line="259" w:lineRule="auto"/>
      </w:pPr>
    </w:p>
    <w:p w14:paraId="58DA3ADB" w14:textId="716D0667" w:rsidR="00DA43E3" w:rsidRDefault="00DA43E3" w:rsidP="00897BB8">
      <w:pPr>
        <w:spacing w:after="160" w:line="259" w:lineRule="auto"/>
        <w:jc w:val="both"/>
      </w:pPr>
      <w:r>
        <w:t xml:space="preserve">En la tabla 12 se puede ver que el resultado en </w:t>
      </w:r>
      <w:proofErr w:type="spellStart"/>
      <w:r w:rsidR="005A2FB4">
        <w:t>Tum</w:t>
      </w:r>
      <w:proofErr w:type="spellEnd"/>
      <w:r w:rsidR="005A2FB4">
        <w:t xml:space="preserve"> </w:t>
      </w:r>
      <w:proofErr w:type="spellStart"/>
      <w:r w:rsidR="005A2FB4">
        <w:t>Transmedia</w:t>
      </w:r>
      <w:proofErr w:type="spellEnd"/>
      <w:r w:rsidR="005A2FB4">
        <w:t xml:space="preserve"> UA comparado con </w:t>
      </w:r>
      <w:r w:rsidR="005A2FB4">
        <w:fldChar w:fldCharType="begin" w:fldLock="1"/>
      </w:r>
      <w:r w:rsidR="005A2FB4">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fue bastante mejor, mientras que el resultado de Editorial </w:t>
      </w:r>
      <w:proofErr w:type="spellStart"/>
      <w:r w:rsidR="005A2FB4">
        <w:t>Univeristaria</w:t>
      </w:r>
      <w:proofErr w:type="spellEnd"/>
      <w:r w:rsidR="005A2FB4">
        <w:t xml:space="preserve"> UA es un resultado intermedio ya que el mejor rendimiento está entre su mejor rendimiento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tienen varios resultados, uno por cada idioma. </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69130C23" w:rsidR="00D115C2" w:rsidRDefault="00FA1763" w:rsidP="00D115C2">
      <w:pPr>
        <w:pStyle w:val="Ttulo3"/>
      </w:pPr>
      <w:bookmarkStart w:id="69" w:name="_Toc181900504"/>
      <w:r w:rsidRPr="00FA1763">
        <w:lastRenderedPageBreak/>
        <w:t>4.</w:t>
      </w:r>
      <w:r w:rsidR="00D852FD">
        <w:t>5.7</w:t>
      </w:r>
      <w:r w:rsidRPr="00FA1763">
        <w:t xml:space="preserve"> </w:t>
      </w:r>
      <w:r w:rsidR="00E847F3">
        <w:t>Conversión de Modelos de UA a</w:t>
      </w:r>
      <w:r w:rsidR="00D115C2">
        <w:t xml:space="preserve"> </w:t>
      </w:r>
      <w:proofErr w:type="spellStart"/>
      <w:r w:rsidR="00D115C2">
        <w:t>Tum</w:t>
      </w:r>
      <w:proofErr w:type="spellEnd"/>
      <w:r w:rsidR="00D115C2">
        <w:t xml:space="preserve"> </w:t>
      </w:r>
      <w:proofErr w:type="spellStart"/>
      <w:r w:rsidR="00D115C2">
        <w:t>Transmedia</w:t>
      </w:r>
      <w:proofErr w:type="spellEnd"/>
      <w:r w:rsidR="00E847F3">
        <w:t xml:space="preserve"> GA4</w:t>
      </w:r>
      <w:bookmarkEnd w:id="69"/>
    </w:p>
    <w:p w14:paraId="0E1C51D4" w14:textId="77777777" w:rsidR="00D115C2" w:rsidRDefault="00D115C2" w:rsidP="004833B4">
      <w:pPr>
        <w:rPr>
          <w:rFonts w:eastAsiaTheme="majorEastAsia"/>
        </w:rPr>
      </w:pPr>
    </w:p>
    <w:p w14:paraId="6F7BE87C" w14:textId="77777777" w:rsidR="00D115C2" w:rsidRDefault="00D115C2" w:rsidP="004833B4"/>
    <w:p w14:paraId="621518D0" w14:textId="7BEA8E3C" w:rsidR="00496E89" w:rsidRDefault="00803ACC" w:rsidP="00897BB8">
      <w:pPr>
        <w:jc w:val="both"/>
      </w:pPr>
      <w:r>
        <w:rPr>
          <w:rFonts w:eastAsiaTheme="majorEastAsia"/>
        </w:rPr>
        <w:t>Se procedió a reentrenar</w:t>
      </w:r>
      <w:r w:rsidR="00897BB8">
        <w:rPr>
          <w:rFonts w:eastAsiaTheme="majorEastAsia"/>
        </w:rPr>
        <w:t xml:space="preserve"> por 500 épocas</w:t>
      </w:r>
      <w:r>
        <w:rPr>
          <w:rFonts w:eastAsiaTheme="majorEastAsia"/>
        </w:rPr>
        <w:t xml:space="preserve"> </w:t>
      </w:r>
      <w:r w:rsidR="004975E7">
        <w:rPr>
          <w:rFonts w:eastAsiaTheme="majorEastAsia"/>
        </w:rPr>
        <w:t>el mejor modelo</w:t>
      </w:r>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UA con los datos de</w:t>
      </w:r>
      <w:r w:rsidRPr="00803ACC">
        <w:rPr>
          <w:rFonts w:eastAsiaTheme="majorEastAsia"/>
        </w:rPr>
        <w:t xml:space="preserv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GA4.</w:t>
      </w:r>
      <w:r w:rsidR="00496E89" w:rsidRPr="00496E89">
        <w:t xml:space="preserve"> </w:t>
      </w:r>
      <w:r w:rsidR="00496E89">
        <w:t xml:space="preserve">Para utilizar el mejor modelo de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UA </w:t>
      </w:r>
      <w:r w:rsidR="00496E89">
        <w:t xml:space="preserve">en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GA4 </w:t>
      </w:r>
      <w:r w:rsidR="00496E89">
        <w:t xml:space="preserve">se construyó el </w:t>
      </w:r>
      <w:proofErr w:type="spellStart"/>
      <w:r w:rsidR="00496E89" w:rsidRPr="00386AF5">
        <w:rPr>
          <w:i/>
        </w:rPr>
        <w:t>dataset</w:t>
      </w:r>
      <w:proofErr w:type="spellEnd"/>
      <w:r w:rsidR="00496E89" w:rsidRPr="00386AF5">
        <w:rPr>
          <w:i/>
        </w:rPr>
        <w:t xml:space="preserve"> </w:t>
      </w:r>
      <w:r w:rsidR="00496E89">
        <w:t xml:space="preserve">con las mismas columnas que </w:t>
      </w:r>
      <w:proofErr w:type="spellStart"/>
      <w:r w:rsidR="00496E89">
        <w:t>Tum</w:t>
      </w:r>
      <w:proofErr w:type="spellEnd"/>
      <w:r w:rsidR="00496E89">
        <w:t xml:space="preserve"> </w:t>
      </w:r>
      <w:proofErr w:type="spellStart"/>
      <w:r w:rsidR="00496E89">
        <w:t>Transmedia</w:t>
      </w:r>
      <w:proofErr w:type="spellEnd"/>
      <w:r w:rsidR="007A4ED5">
        <w:t xml:space="preserve"> UA</w:t>
      </w:r>
      <w:r w:rsidR="00496E89">
        <w:t xml:space="preserve">, y se utilizó ese </w:t>
      </w:r>
      <w:proofErr w:type="spellStart"/>
      <w:r w:rsidR="00496E89" w:rsidRPr="00386AF5">
        <w:rPr>
          <w:i/>
        </w:rPr>
        <w:t>dataset</w:t>
      </w:r>
      <w:proofErr w:type="spellEnd"/>
      <w:r w:rsidR="00496E89" w:rsidRPr="00386AF5">
        <w:rPr>
          <w:i/>
        </w:rPr>
        <w:t xml:space="preserve"> </w:t>
      </w:r>
      <w:r w:rsidR="00496E89">
        <w:t>para</w:t>
      </w:r>
      <w:r w:rsidR="008475C0">
        <w:t xml:space="preserve"> las</w:t>
      </w:r>
      <w:r w:rsidR="00496E89">
        <w:t xml:space="preserve"> pruebas posteriores </w:t>
      </w:r>
      <w:r w:rsidR="007A4ED5">
        <w:t>en</w:t>
      </w:r>
      <w:r w:rsidR="00496E89">
        <w:t xml:space="preserve"> </w:t>
      </w:r>
      <w:proofErr w:type="spellStart"/>
      <w:r w:rsidR="007A4ED5">
        <w:rPr>
          <w:rFonts w:eastAsiaTheme="majorEastAsia"/>
        </w:rPr>
        <w:t>Tum</w:t>
      </w:r>
      <w:proofErr w:type="spellEnd"/>
      <w:r w:rsidR="007A4ED5">
        <w:rPr>
          <w:rFonts w:eastAsiaTheme="majorEastAsia"/>
        </w:rPr>
        <w:t xml:space="preserve"> </w:t>
      </w:r>
      <w:proofErr w:type="spellStart"/>
      <w:r w:rsidR="007A4ED5">
        <w:rPr>
          <w:rFonts w:eastAsiaTheme="majorEastAsia"/>
        </w:rPr>
        <w:t>Transmedia</w:t>
      </w:r>
      <w:proofErr w:type="spellEnd"/>
      <w:r w:rsidR="007A4ED5">
        <w:rPr>
          <w:rFonts w:eastAsiaTheme="majorEastAsia"/>
        </w:rPr>
        <w:t xml:space="preserve"> GA4</w:t>
      </w:r>
      <w:r w:rsidR="00496E89">
        <w:t>.</w:t>
      </w:r>
    </w:p>
    <w:p w14:paraId="1B2E279D" w14:textId="3711FCDE" w:rsidR="00803ACC" w:rsidRDefault="00803ACC" w:rsidP="00803ACC">
      <w:pPr>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A4ED5" w14:paraId="70E7F978" w14:textId="77777777" w:rsidTr="007A4ED5">
        <w:trPr>
          <w:trHeight w:val="365"/>
        </w:trPr>
        <w:tc>
          <w:tcPr>
            <w:tcW w:w="657" w:type="dxa"/>
          </w:tcPr>
          <w:p w14:paraId="29953AAB" w14:textId="77777777" w:rsidR="007A4ED5" w:rsidRDefault="007A4ED5" w:rsidP="007A4ED5">
            <w:r>
              <w:t>#</w:t>
            </w:r>
          </w:p>
        </w:tc>
        <w:tc>
          <w:tcPr>
            <w:tcW w:w="1778" w:type="dxa"/>
          </w:tcPr>
          <w:p w14:paraId="5CF87D1F" w14:textId="77777777" w:rsidR="007A4ED5" w:rsidRDefault="007A4ED5" w:rsidP="007A4ED5">
            <w:r>
              <w:t>Modelo</w:t>
            </w:r>
          </w:p>
        </w:tc>
        <w:tc>
          <w:tcPr>
            <w:tcW w:w="1778" w:type="dxa"/>
          </w:tcPr>
          <w:p w14:paraId="43E507A5" w14:textId="77777777" w:rsidR="007A4ED5" w:rsidRDefault="007A4ED5" w:rsidP="007A4ED5">
            <w:r>
              <w:t>MAE</w:t>
            </w:r>
          </w:p>
        </w:tc>
        <w:tc>
          <w:tcPr>
            <w:tcW w:w="1778" w:type="dxa"/>
          </w:tcPr>
          <w:p w14:paraId="446328AC" w14:textId="77777777" w:rsidR="007A4ED5" w:rsidRDefault="007A4ED5" w:rsidP="007A4ED5">
            <w:r>
              <w:t>SMAPE</w:t>
            </w:r>
          </w:p>
        </w:tc>
        <w:tc>
          <w:tcPr>
            <w:tcW w:w="1778" w:type="dxa"/>
          </w:tcPr>
          <w:p w14:paraId="2B1C1F42" w14:textId="77777777" w:rsidR="007A4ED5" w:rsidRDefault="007A4ED5" w:rsidP="007A4ED5">
            <w:r>
              <w:t>RMSE</w:t>
            </w:r>
          </w:p>
        </w:tc>
      </w:tr>
      <w:tr w:rsidR="007A4ED5" w:rsidRPr="0076189B" w14:paraId="0DC86BE9" w14:textId="77777777" w:rsidTr="007A4ED5">
        <w:trPr>
          <w:trHeight w:val="628"/>
        </w:trPr>
        <w:tc>
          <w:tcPr>
            <w:tcW w:w="657" w:type="dxa"/>
          </w:tcPr>
          <w:p w14:paraId="0E5A7046" w14:textId="081B525F" w:rsidR="007A4ED5" w:rsidRPr="00385995" w:rsidRDefault="007A4ED5" w:rsidP="007A4ED5">
            <w:r>
              <w:t>6</w:t>
            </w:r>
          </w:p>
        </w:tc>
        <w:tc>
          <w:tcPr>
            <w:tcW w:w="1778" w:type="dxa"/>
          </w:tcPr>
          <w:p w14:paraId="3E91F4B0" w14:textId="77777777" w:rsidR="007A4ED5" w:rsidRPr="00385995" w:rsidRDefault="007A4ED5" w:rsidP="007A4ED5">
            <w:r>
              <w:t>El mejor modelo de TUM UA</w:t>
            </w:r>
          </w:p>
        </w:tc>
        <w:tc>
          <w:tcPr>
            <w:tcW w:w="1778" w:type="dxa"/>
          </w:tcPr>
          <w:p w14:paraId="0064D3D1" w14:textId="0DD740B6" w:rsidR="007A4ED5" w:rsidRPr="00385995" w:rsidRDefault="00E847F3" w:rsidP="00E847F3">
            <w:r>
              <w:t>26.5404255319</w:t>
            </w:r>
          </w:p>
        </w:tc>
        <w:tc>
          <w:tcPr>
            <w:tcW w:w="1778"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778" w:type="dxa"/>
          </w:tcPr>
          <w:p w14:paraId="2CA695AA" w14:textId="6EE91903" w:rsidR="007A4ED5" w:rsidRPr="0076189B" w:rsidRDefault="007A4ED5" w:rsidP="00E847F3">
            <w:r w:rsidRPr="007A4ED5">
              <w:t>34.6621485053</w:t>
            </w:r>
          </w:p>
        </w:tc>
      </w:tr>
    </w:tbl>
    <w:p w14:paraId="69A02085" w14:textId="22559A9D" w:rsidR="00191A05" w:rsidRDefault="00191A05" w:rsidP="00191A05"/>
    <w:p w14:paraId="3459E2AE" w14:textId="2856D13E" w:rsidR="003F69E0" w:rsidRDefault="007A4ED5" w:rsidP="003F69E0">
      <w:pPr>
        <w:jc w:val="center"/>
      </w:pPr>
      <w:r>
        <w:t>Tabla 13 Prueba</w:t>
      </w:r>
      <w:r w:rsidR="003F69E0">
        <w:t xml:space="preserve"> </w:t>
      </w:r>
      <w:r>
        <w:t>Número 6</w:t>
      </w:r>
      <w:r w:rsidR="003F69E0">
        <w:t xml:space="preserve"> </w:t>
      </w:r>
    </w:p>
    <w:p w14:paraId="0387F48A" w14:textId="77777777" w:rsidR="00803ACC" w:rsidRDefault="00803ACC" w:rsidP="00803ACC"/>
    <w:p w14:paraId="301C9735" w14:textId="5CAEB52E" w:rsidR="00036B2C" w:rsidRDefault="007A4ED5" w:rsidP="00897BB8">
      <w:pPr>
        <w:jc w:val="both"/>
        <w:rPr>
          <w:rFonts w:eastAsiaTheme="majorEastAsia"/>
        </w:rPr>
      </w:pPr>
      <w:r>
        <w:rPr>
          <w:rFonts w:eastAsiaTheme="majorEastAsia"/>
        </w:rPr>
        <w:t xml:space="preserve">En la tabla 6 se puede ver el rendimiento del mejor modelo de TUM UA aplicado a TUM GA4, como se puede observar tiene un MAE por debajo de 30 en lo que concluimos que es un buen resultado y </w:t>
      </w:r>
      <w:r w:rsidR="00F04E3E">
        <w:rPr>
          <w:rFonts w:eastAsiaTheme="majorEastAsia"/>
        </w:rPr>
        <w:t xml:space="preserve">se decide no continuar realizando </w:t>
      </w:r>
      <w:r w:rsidR="00FD2576">
        <w:rPr>
          <w:rFonts w:eastAsiaTheme="majorEastAsia"/>
        </w:rPr>
        <w:t>más</w:t>
      </w:r>
      <w:r w:rsidR="00F04E3E">
        <w:rPr>
          <w:rFonts w:eastAsiaTheme="majorEastAsia"/>
        </w:rPr>
        <w:t xml:space="preserve"> pruebas en TUMGA4</w:t>
      </w:r>
      <w:r w:rsidR="00897BB8">
        <w:rPr>
          <w:rFonts w:eastAsiaTheme="majorEastAsia"/>
        </w:rPr>
        <w:t>.</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0B52FF4C" w:rsidR="00036B2C" w:rsidRDefault="00F04E3E" w:rsidP="00036B2C">
      <w:pPr>
        <w:jc w:val="center"/>
        <w:rPr>
          <w:rFonts w:eastAsiaTheme="majorEastAsia"/>
        </w:rPr>
      </w:pPr>
      <w:r>
        <w:rPr>
          <w:rFonts w:eastAsiaTheme="majorEastAsia"/>
        </w:rPr>
        <w:t>Figura 11</w:t>
      </w:r>
      <w:r w:rsidR="00036B2C">
        <w:rPr>
          <w:rFonts w:eastAsiaTheme="majorEastAsia"/>
        </w:rPr>
        <w:t xml:space="preserve">: </w:t>
      </w:r>
      <w:r>
        <w:rPr>
          <w:rFonts w:eastAsiaTheme="majorEastAsia"/>
        </w:rPr>
        <w:t>Grafico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p>
    <w:p w14:paraId="7010C63D" w14:textId="5B3592AD" w:rsidR="004C6CA9" w:rsidRDefault="004C6CA9">
      <w:pPr>
        <w:spacing w:after="160" w:line="259" w:lineRule="auto"/>
        <w:rPr>
          <w:rFonts w:eastAsiaTheme="majorEastAsia"/>
        </w:rPr>
      </w:pPr>
      <w:r>
        <w:rPr>
          <w:rFonts w:eastAsiaTheme="majorEastAsia"/>
        </w:rPr>
        <w:br w:type="page"/>
      </w:r>
    </w:p>
    <w:p w14:paraId="4BE1E378" w14:textId="449A8970" w:rsidR="00036B2C" w:rsidRDefault="00FA1763" w:rsidP="00D115C2">
      <w:pPr>
        <w:pStyle w:val="Ttulo3"/>
      </w:pPr>
      <w:bookmarkStart w:id="70" w:name="_Toc181900505"/>
      <w:r w:rsidRPr="00FA1763">
        <w:lastRenderedPageBreak/>
        <w:t>4.</w:t>
      </w:r>
      <w:r w:rsidR="00D852FD">
        <w:t>5.8</w:t>
      </w:r>
      <w:r w:rsidR="00E847F3">
        <w:t xml:space="preserve"> Pruebas </w:t>
      </w:r>
      <w:r w:rsidR="00D115C2">
        <w:t>Modelos de Editorial Universitaria</w:t>
      </w:r>
      <w:r w:rsidR="00E847F3">
        <w:t xml:space="preserve"> GA4</w:t>
      </w:r>
      <w:bookmarkEnd w:id="70"/>
    </w:p>
    <w:p w14:paraId="53E18C2B" w14:textId="77777777" w:rsidR="00036B2C" w:rsidRDefault="00036B2C" w:rsidP="00036B2C">
      <w:pPr>
        <w:rPr>
          <w:rFonts w:eastAsiaTheme="majorEastAsia"/>
        </w:rPr>
      </w:pPr>
    </w:p>
    <w:p w14:paraId="7A6F5BFB" w14:textId="3F504214"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proofErr w:type="spellStart"/>
      <w:r w:rsidR="00D93315">
        <w:rPr>
          <w:rFonts w:eastAsiaTheme="majorEastAsia"/>
        </w:rPr>
        <w:t>Tum</w:t>
      </w:r>
      <w:proofErr w:type="spellEnd"/>
      <w:r w:rsidR="00D93315">
        <w:rPr>
          <w:rFonts w:eastAsiaTheme="majorEastAsia"/>
        </w:rPr>
        <w:t xml:space="preserve">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264E63A7" w14:textId="77777777" w:rsidR="00E847F3" w:rsidRDefault="00E847F3" w:rsidP="003F69E0">
      <w:pPr>
        <w:jc w:val="center"/>
      </w:pPr>
    </w:p>
    <w:p w14:paraId="02A60A6F" w14:textId="77777777" w:rsidR="00D93315" w:rsidRDefault="00D93315" w:rsidP="00D93315"/>
    <w:p w14:paraId="36EAFE18" w14:textId="77777777" w:rsidR="00D93315" w:rsidRDefault="00D93315" w:rsidP="00D93315"/>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79BC342E" w14:textId="77777777" w:rsidR="00D93315" w:rsidRDefault="00D93315" w:rsidP="00D93315"/>
    <w:p w14:paraId="6A346E19" w14:textId="6CE7BF22" w:rsidR="00EB6374" w:rsidRDefault="00EB6374" w:rsidP="003F69E0">
      <w:pPr>
        <w:jc w:val="center"/>
      </w:pPr>
      <w:r>
        <w:t>Tabla 14</w:t>
      </w:r>
      <w:r w:rsidR="00D93315">
        <w:t xml:space="preserve"> Pruebas Número 7 y 8</w:t>
      </w:r>
    </w:p>
    <w:p w14:paraId="3AB6EB23" w14:textId="77777777" w:rsidR="00EB6374" w:rsidRDefault="00EB6374" w:rsidP="00EB6374"/>
    <w:p w14:paraId="16677BC1" w14:textId="39ECB39E" w:rsidR="00EB6374" w:rsidRDefault="00EB6374" w:rsidP="00EB6374">
      <w:r>
        <w:rPr>
          <w:noProof/>
        </w:rPr>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7633F401" w:rsidR="00EB6374" w:rsidRDefault="00DE0470" w:rsidP="00EB6374">
      <w:pPr>
        <w:jc w:val="center"/>
        <w:rPr>
          <w:rFonts w:eastAsiaTheme="majorEastAsia"/>
        </w:rPr>
      </w:pPr>
      <w:r>
        <w:rPr>
          <w:rFonts w:eastAsiaTheme="majorEastAsia"/>
        </w:rPr>
        <w:t>Figura 12</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w:t>
      </w:r>
      <w:proofErr w:type="spellStart"/>
      <w:r w:rsidR="00EB6374">
        <w:rPr>
          <w:rFonts w:eastAsiaTheme="majorEastAsia"/>
        </w:rPr>
        <w:t>Y_test</w:t>
      </w:r>
      <w:proofErr w:type="spellEnd"/>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p>
    <w:p w14:paraId="6E4F2C04" w14:textId="77777777" w:rsidR="00C16BD9" w:rsidRDefault="00C16BD9" w:rsidP="00C16BD9">
      <w:bookmarkStart w:id="71" w:name="_GoBack"/>
      <w:r>
        <w:rPr>
          <w:noProof/>
        </w:rPr>
        <w:lastRenderedPageBreak/>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bookmarkEnd w:id="71"/>
    </w:p>
    <w:p w14:paraId="6E587655" w14:textId="77777777" w:rsidR="00C16BD9" w:rsidRDefault="00C16BD9" w:rsidP="00C16BD9"/>
    <w:p w14:paraId="52C095D6" w14:textId="500E4476" w:rsidR="00C16BD9" w:rsidRDefault="00DE0470" w:rsidP="00C16BD9">
      <w:pPr>
        <w:jc w:val="center"/>
        <w:rPr>
          <w:rFonts w:eastAsiaTheme="majorEastAsia"/>
        </w:rPr>
      </w:pPr>
      <w:r>
        <w:rPr>
          <w:rFonts w:eastAsiaTheme="majorEastAsia"/>
        </w:rPr>
        <w:t>Figura 13</w:t>
      </w:r>
      <w:r w:rsidR="00C16BD9">
        <w:rPr>
          <w:rFonts w:eastAsiaTheme="majorEastAsia"/>
        </w:rPr>
        <w:t>: Grafico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w:t>
      </w:r>
      <w:proofErr w:type="spellStart"/>
      <w:r w:rsidR="00C16BD9">
        <w:rPr>
          <w:rFonts w:eastAsiaTheme="majorEastAsia"/>
        </w:rPr>
        <w:t>Y_test</w:t>
      </w:r>
      <w:proofErr w:type="spellEnd"/>
      <w:r w:rsidR="00C16BD9">
        <w:rPr>
          <w:rFonts w:eastAsiaTheme="majorEastAsia"/>
        </w:rPr>
        <w: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p>
    <w:p w14:paraId="7074995A" w14:textId="77777777" w:rsidR="00FA1763" w:rsidRDefault="00FA1763" w:rsidP="00883FE8"/>
    <w:p w14:paraId="42D026B5" w14:textId="77777777" w:rsidR="00C16BD9" w:rsidRDefault="00C16BD9" w:rsidP="00883FE8"/>
    <w:p w14:paraId="4669CA4A" w14:textId="77777777" w:rsidR="00C16BD9" w:rsidRDefault="00C16BD9" w:rsidP="00883FE8"/>
    <w:p w14:paraId="1FEA3F21" w14:textId="1E8C8C70" w:rsidR="009F634B" w:rsidRDefault="003F69E0" w:rsidP="00897BB8">
      <w:pPr>
        <w:jc w:val="both"/>
      </w:pPr>
      <w:r>
        <w:t>La tabla 1</w:t>
      </w:r>
      <w:r w:rsidR="00B13C86">
        <w:t>4</w:t>
      </w:r>
      <w:r>
        <w:t xml:space="preserve"> resume</w:t>
      </w:r>
      <w:r w:rsidR="008475C0">
        <w:t xml:space="preserve"> la</w:t>
      </w:r>
      <w:r>
        <w:t xml:space="preserve">s 2 </w:t>
      </w:r>
      <w:r w:rsidR="00C16BD9">
        <w:t xml:space="preserve">pruebas realizadas con los datos de Editorial Universitaria GA4, donde el mejor modelo es el que corresponde a la prueba 8, el rendimiento obtenido de acuerdo a </w:t>
      </w:r>
      <w:r w:rsidR="00C16BD9">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16BD9">
        <w:fldChar w:fldCharType="separate"/>
      </w:r>
      <w:r w:rsidR="00C16BD9" w:rsidRPr="00C16BD9">
        <w:rPr>
          <w:noProof/>
        </w:rPr>
        <w:t>[8]</w:t>
      </w:r>
      <w:r w:rsidR="00C16BD9">
        <w:fldChar w:fldCharType="end"/>
      </w:r>
      <w:r w:rsidR="00C16BD9">
        <w:t xml:space="preserve"> está dentro de los mejores que ellos obtuvieron, siendo su mejor rendimiento para el conjunto de dato de las paginas en ingles de 132.26, visualmente se puede ver en la figura 12 que el modelo de la prueb</w:t>
      </w:r>
      <w:r w:rsidR="002D5045">
        <w:t xml:space="preserve">a 7 se adapta mejor al hacer el pico más potente, sin embargo, </w:t>
      </w:r>
      <w:r w:rsidR="00C16BD9">
        <w:t>el modelo 8 como se puede ver en la figura 13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w:t>
      </w:r>
    </w:p>
    <w:p w14:paraId="636DF8CE" w14:textId="77777777" w:rsidR="009F634B" w:rsidRDefault="009F634B" w:rsidP="00883FE8"/>
    <w:p w14:paraId="43D90B37" w14:textId="77777777" w:rsidR="009F634B" w:rsidRDefault="009F634B" w:rsidP="00883FE8"/>
    <w:p w14:paraId="0FFE08B3" w14:textId="77777777" w:rsidR="009F634B" w:rsidRDefault="009F634B" w:rsidP="00883FE8"/>
    <w:p w14:paraId="1FA06836" w14:textId="77777777" w:rsidR="009F634B" w:rsidRDefault="009F634B" w:rsidP="00883FE8"/>
    <w:p w14:paraId="67CAA765" w14:textId="77777777" w:rsidR="009F634B" w:rsidRDefault="009F634B" w:rsidP="00883FE8"/>
    <w:p w14:paraId="00E022BC" w14:textId="78848C0F" w:rsidR="00AA1F8D" w:rsidRPr="00986CB5" w:rsidRDefault="00AA1F8D" w:rsidP="00883FE8">
      <w:r w:rsidRPr="00986CB5">
        <w:br w:type="page"/>
      </w:r>
    </w:p>
    <w:p w14:paraId="310C34D1" w14:textId="0D64F1BB" w:rsidR="00AA1F8D" w:rsidRDefault="00AA1F8D" w:rsidP="00AA1F8D">
      <w:pPr>
        <w:pStyle w:val="Ttulo1"/>
      </w:pPr>
      <w:bookmarkStart w:id="72" w:name="_Toc181900506"/>
      <w:r>
        <w:lastRenderedPageBreak/>
        <w:t>Capítulo 5</w:t>
      </w:r>
      <w:bookmarkEnd w:id="72"/>
    </w:p>
    <w:p w14:paraId="3C531276" w14:textId="77777777" w:rsidR="00AA1F8D" w:rsidRDefault="00AA1F8D" w:rsidP="008C43B3"/>
    <w:p w14:paraId="3257B07D" w14:textId="77777777" w:rsidR="008C43B3" w:rsidRDefault="008C43B3" w:rsidP="008C43B3"/>
    <w:p w14:paraId="691A8CE4" w14:textId="77777777" w:rsidR="008C43B3" w:rsidRDefault="008C43B3" w:rsidP="008C43B3"/>
    <w:p w14:paraId="3A9BECBB" w14:textId="77777777" w:rsidR="008C43B3" w:rsidRDefault="008C43B3" w:rsidP="008C43B3"/>
    <w:p w14:paraId="0AD59CFA" w14:textId="77777777" w:rsidR="008C43B3" w:rsidRDefault="008C43B3" w:rsidP="008C43B3"/>
    <w:p w14:paraId="3FF3CA88" w14:textId="77777777" w:rsidR="008C43B3" w:rsidRPr="00E0707D" w:rsidRDefault="008C43B3" w:rsidP="00AA1F8D">
      <w:pPr>
        <w:rPr>
          <w:sz w:val="52"/>
          <w:szCs w:val="52"/>
        </w:rPr>
      </w:pPr>
    </w:p>
    <w:p w14:paraId="59F81F38" w14:textId="131AF2F5" w:rsidR="00AA1F8D" w:rsidRDefault="00AA1F8D" w:rsidP="00AA1F8D">
      <w:pPr>
        <w:pStyle w:val="Ttulo1"/>
      </w:pPr>
      <w:bookmarkStart w:id="73" w:name="_Toc181900507"/>
      <w:r>
        <w:t>Conclusión</w:t>
      </w:r>
      <w:bookmarkEnd w:id="73"/>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74" w:name="_Toc181900508"/>
      <w:r w:rsidRPr="00A64279">
        <w:lastRenderedPageBreak/>
        <w:t xml:space="preserve">5.1 </w:t>
      </w:r>
      <w:r w:rsidRPr="00A64279">
        <w:rPr>
          <w:rStyle w:val="Ttulo2Car"/>
          <w:b/>
        </w:rPr>
        <w:t>Conclusiones</w:t>
      </w:r>
      <w:bookmarkEnd w:id="74"/>
    </w:p>
    <w:p w14:paraId="37EF1EE0" w14:textId="77777777" w:rsidR="00745A91" w:rsidRDefault="00745A91" w:rsidP="00AA1F8D"/>
    <w:p w14:paraId="7320FD2F" w14:textId="669B09D5" w:rsidR="008513BF" w:rsidRDefault="00A64279" w:rsidP="00962A51">
      <w:pPr>
        <w:jc w:val="both"/>
      </w:pPr>
      <w:r>
        <w:t xml:space="preserve">El desarrollo de este trabajo aporta a la </w:t>
      </w:r>
      <w:proofErr w:type="spellStart"/>
      <w:r>
        <w:t>U.Na.M</w:t>
      </w:r>
      <w:proofErr w:type="spellEnd"/>
      <w:r>
        <w:t xml:space="preserve"> modelos de </w:t>
      </w:r>
      <w:r w:rsidR="00FB6A53">
        <w:t>Pronóstico</w:t>
      </w:r>
      <w:r>
        <w:t xml:space="preserve"> de Tr</w:t>
      </w:r>
      <w:r w:rsidR="00EA196C">
        <w:t>á</w:t>
      </w:r>
      <w:r>
        <w:t>fico Web</w:t>
      </w:r>
      <w:r w:rsidR="003E06F0">
        <w:t xml:space="preserve"> para las páginas institucionales </w:t>
      </w:r>
      <w:proofErr w:type="spellStart"/>
      <w:r w:rsidR="003E06F0">
        <w:t>Tum</w:t>
      </w:r>
      <w:proofErr w:type="spellEnd"/>
      <w:r w:rsidR="003E06F0">
        <w:t xml:space="preserve"> </w:t>
      </w:r>
      <w:proofErr w:type="spellStart"/>
      <w:r w:rsidR="003E06F0">
        <w:t>Transmedia</w:t>
      </w:r>
      <w:proofErr w:type="spellEnd"/>
      <w:r w:rsidR="003E06F0">
        <w:t xml:space="preserve"> y Editorial Universitaria. </w:t>
      </w:r>
      <w:r w:rsidR="008513BF">
        <w:t xml:space="preserve">Para la página web de </w:t>
      </w:r>
      <w:proofErr w:type="spellStart"/>
      <w:r w:rsidR="008513BF">
        <w:t>Tum</w:t>
      </w:r>
      <w:proofErr w:type="spellEnd"/>
      <w:r w:rsidR="008513BF">
        <w:t xml:space="preserve"> </w:t>
      </w:r>
      <w:proofErr w:type="spellStart"/>
      <w:r w:rsidR="008513BF">
        <w:t>Transmedia</w:t>
      </w:r>
      <w:proofErr w:type="spellEnd"/>
      <w:r w:rsidR="008513BF">
        <w:t>, e</w:t>
      </w:r>
      <w:r w:rsidR="00FB6A53">
        <w:t xml:space="preserve">l mejor modelo </w:t>
      </w:r>
      <w:r w:rsidR="008C64D3">
        <w:t xml:space="preserve">con los datos </w:t>
      </w:r>
      <w:r w:rsidR="00FB6A53">
        <w:t xml:space="preserve">de UA tiene un </w:t>
      </w:r>
      <w:r w:rsidR="00CB5FDE">
        <w:t xml:space="preserve">MAE de </w:t>
      </w:r>
      <w:r w:rsidR="00CB5FDE" w:rsidRPr="00CB5FDE">
        <w:t>11</w:t>
      </w:r>
      <w:r w:rsidR="00FB6A53">
        <w:t xml:space="preserve">, mientras que </w:t>
      </w:r>
      <w:r w:rsidR="008C64D3">
        <w:t xml:space="preserve">el mejor modelo </w:t>
      </w:r>
      <w:r w:rsidR="00CB5FDE">
        <w:t xml:space="preserve">en el documento científico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FB6A53">
        <w:t xml:space="preserve"> </w:t>
      </w:r>
      <w:r w:rsidR="008C64D3">
        <w:t xml:space="preserve">donde se pronostican páginas web de Wikipedia, </w:t>
      </w:r>
      <w:r w:rsidR="00FB6A53">
        <w:t xml:space="preserve">tiene un </w:t>
      </w:r>
      <w:r w:rsidR="00CB5FDE">
        <w:t>MAE</w:t>
      </w:r>
      <w:r w:rsidR="00FB6A53">
        <w:t xml:space="preserve"> de </w:t>
      </w:r>
      <w:r w:rsidR="00CB5FDE">
        <w:t>17</w:t>
      </w:r>
      <w:r w:rsidR="00C2541A">
        <w:t xml:space="preserve"> </w:t>
      </w:r>
      <w:r w:rsidR="00CB5FDE">
        <w:t xml:space="preserve">sobre el </w:t>
      </w:r>
      <w:proofErr w:type="spellStart"/>
      <w:r w:rsidR="00CB5FDE" w:rsidRPr="00386AF5">
        <w:rPr>
          <w:i/>
        </w:rPr>
        <w:t>dataset</w:t>
      </w:r>
      <w:proofErr w:type="spellEnd"/>
      <w:r w:rsidR="00CB5FDE">
        <w:t xml:space="preserve"> de idioma chino de Wikipedia</w:t>
      </w:r>
      <w:r w:rsidR="00FB6A53">
        <w:t>,</w:t>
      </w:r>
      <w:r w:rsidR="008C64D3">
        <w:t xml:space="preserve"> dado que menores números de </w:t>
      </w:r>
      <w:r w:rsidR="00CB5FDE">
        <w:t>MAE</w:t>
      </w:r>
      <w:r w:rsidR="008C64D3">
        <w:t xml:space="preserve"> se traducen en un mejor</w:t>
      </w:r>
      <w:r w:rsidR="008513BF">
        <w:t>es</w:t>
      </w:r>
      <w:r w:rsidR="008C64D3">
        <w:t xml:space="preserve"> resultado</w:t>
      </w:r>
      <w:r w:rsidR="008513BF">
        <w:t>s</w:t>
      </w:r>
      <w:r w:rsidR="008C64D3">
        <w:t xml:space="preserve">, </w:t>
      </w:r>
      <w:r w:rsidR="00FB6A53">
        <w:t>conclu</w:t>
      </w:r>
      <w:r w:rsidR="008513BF">
        <w:t xml:space="preserve">yo </w:t>
      </w:r>
      <w:r w:rsidR="00FB6A53">
        <w:t xml:space="preserve">que es </w:t>
      </w:r>
      <w:r w:rsidR="008C64D3">
        <w:t xml:space="preserve">un buen resultado el </w:t>
      </w:r>
      <w:r w:rsidR="008513BF">
        <w:t xml:space="preserve">rendimiento del </w:t>
      </w:r>
      <w:r w:rsidR="008C64D3">
        <w:t>modelo obtenido</w:t>
      </w:r>
      <w:r w:rsidR="00CB5FDE">
        <w:t xml:space="preserve"> para </w:t>
      </w:r>
      <w:proofErr w:type="spellStart"/>
      <w:r w:rsidR="00CB5FDE">
        <w:t>Tum</w:t>
      </w:r>
      <w:proofErr w:type="spellEnd"/>
      <w:r w:rsidR="00CB5FDE">
        <w:t xml:space="preserve"> </w:t>
      </w:r>
      <w:proofErr w:type="spellStart"/>
      <w:r w:rsidR="00CB5FDE">
        <w:t>Transmedia</w:t>
      </w:r>
      <w:proofErr w:type="spellEnd"/>
      <w:r w:rsidR="008513BF">
        <w:t>.</w:t>
      </w:r>
    </w:p>
    <w:p w14:paraId="6983C9A6" w14:textId="77777777" w:rsidR="008513BF" w:rsidRDefault="008513BF" w:rsidP="00962A51">
      <w:pPr>
        <w:jc w:val="both"/>
      </w:pPr>
    </w:p>
    <w:p w14:paraId="7AD322F6" w14:textId="22984EA6" w:rsidR="008513BF" w:rsidRDefault="008513BF" w:rsidP="00962A51">
      <w:pPr>
        <w:jc w:val="both"/>
      </w:pPr>
      <w:r>
        <w:t>Para la página web de la Editorial Universitaria t</w:t>
      </w:r>
      <w:r w:rsidR="008C64D3">
        <w:t xml:space="preserve">enemos el mejor modelo </w:t>
      </w:r>
      <w:r>
        <w:t>generado</w:t>
      </w:r>
      <w:r w:rsidR="008C64D3">
        <w:t xml:space="preserve">, este modelo tiene un </w:t>
      </w:r>
      <w:r w:rsidR="00CB5FDE">
        <w:t>MAE</w:t>
      </w:r>
      <w:r w:rsidR="008C64D3">
        <w:t xml:space="preserve"> de </w:t>
      </w:r>
      <w:r w:rsidR="00962A51" w:rsidRPr="000476E1">
        <w:t>81</w:t>
      </w:r>
      <w:r w:rsidR="008C64D3">
        <w:t xml:space="preserve">, </w:t>
      </w:r>
      <w:r w:rsidR="00CB5FDE">
        <w:t xml:space="preserve">en el documento </w:t>
      </w:r>
      <w:r w:rsidR="00962A51">
        <w:t>científico</w:t>
      </w:r>
      <w:r w:rsidR="00CB5FDE">
        <w:t xml:space="preserve">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CB5FDE">
        <w:t xml:space="preserve"> se menciona como un buen rendimiento un MAE por debajo de 30, lo cual para este conjunto de datos no se ha podido obtener.</w:t>
      </w:r>
    </w:p>
    <w:p w14:paraId="648E1A51" w14:textId="77777777" w:rsidR="00CB5FDE" w:rsidRDefault="00CB5FDE" w:rsidP="00962A51">
      <w:pPr>
        <w:jc w:val="both"/>
      </w:pPr>
    </w:p>
    <w:p w14:paraId="3A94843F" w14:textId="1E8997A6" w:rsidR="00CB5FDE" w:rsidRPr="00CB5FDE" w:rsidRDefault="00CB5FDE" w:rsidP="00962A51">
      <w:pPr>
        <w:jc w:val="both"/>
        <w:rPr>
          <w:rFonts w:ascii="Courier New" w:hAnsi="Courier New" w:cs="Courier New"/>
          <w:color w:val="212121"/>
          <w:sz w:val="21"/>
          <w:szCs w:val="21"/>
          <w:shd w:val="clear" w:color="auto" w:fill="FFFFFF"/>
        </w:rPr>
      </w:pPr>
      <w:r>
        <w:t xml:space="preserve">Respecto a  medir el rendimiento de los modelos usando SMAPE según el código del ganador de </w:t>
      </w:r>
      <w:proofErr w:type="spellStart"/>
      <w:r>
        <w:t>Kaggle</w:t>
      </w:r>
      <w:proofErr w:type="spellEnd"/>
      <w:r>
        <w:t xml:space="preserve"> </w:t>
      </w:r>
      <w:r w:rsidR="0002323A">
        <w:fldChar w:fldCharType="begin" w:fldLock="1"/>
      </w:r>
      <w:r w:rsidR="00781161">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02323A">
        <w:fldChar w:fldCharType="separate"/>
      </w:r>
      <w:r w:rsidR="0002323A" w:rsidRPr="0002323A">
        <w:rPr>
          <w:noProof/>
        </w:rPr>
        <w:t>[1]</w:t>
      </w:r>
      <w:r w:rsidR="0002323A">
        <w:fldChar w:fldCharType="end"/>
      </w:r>
      <w:r w:rsidR="0002323A">
        <w:t xml:space="preserve"> tienen un SMAPE de 0.349, en mi caso los mejores modelos tienen un SMAPE</w:t>
      </w:r>
      <w:r w:rsidR="00A00433">
        <w:t xml:space="preserve"> que ronda los 0.</w:t>
      </w:r>
      <w:r w:rsidR="004D0E58">
        <w:t>57</w:t>
      </w:r>
      <w:r w:rsidR="00A00433">
        <w:t>, por lo que podemos decir que medido en SMAPE el rendimiento no fue el esperado.</w:t>
      </w:r>
    </w:p>
    <w:p w14:paraId="1032D645" w14:textId="77777777" w:rsidR="008513BF" w:rsidRDefault="008513BF" w:rsidP="00962A51">
      <w:pPr>
        <w:jc w:val="both"/>
      </w:pPr>
    </w:p>
    <w:p w14:paraId="01AE8C10" w14:textId="4431144D" w:rsidR="00C13366" w:rsidRDefault="00A00433" w:rsidP="00512974">
      <w:r>
        <w:t>Durante el desarrollo de l</w:t>
      </w:r>
      <w:r w:rsidR="001944BC">
        <w:t xml:space="preserve">a tesis hubo un </w:t>
      </w:r>
      <w:r w:rsidR="00B10C5C">
        <w:t>suceso</w:t>
      </w:r>
      <w:r w:rsidR="001944BC">
        <w:t xml:space="preserve"> inesperado</w:t>
      </w:r>
      <w:r>
        <w:t xml:space="preserve">, y este fue el cambio de </w:t>
      </w:r>
      <w:r w:rsidR="00B10C5C">
        <w:t xml:space="preserve"> la forma de registrar </w:t>
      </w:r>
      <w:r w:rsidR="00512974">
        <w:t>el trá</w:t>
      </w:r>
      <w:r w:rsidR="00C13366">
        <w:t>fico web desde la propiedad</w:t>
      </w:r>
      <w:r w:rsidR="00B10C5C">
        <w:t xml:space="preserve"> Universal </w:t>
      </w:r>
      <w:proofErr w:type="spellStart"/>
      <w:r w:rsidR="00B10C5C">
        <w:t>Analytics</w:t>
      </w:r>
      <w:proofErr w:type="spellEnd"/>
      <w:r w:rsidR="00B10C5C">
        <w:t xml:space="preserve"> a Google </w:t>
      </w:r>
      <w:proofErr w:type="spellStart"/>
      <w:r w:rsidR="00B10C5C">
        <w:t>Analytics</w:t>
      </w:r>
      <w:proofErr w:type="spellEnd"/>
      <w:r w:rsidR="00B10C5C">
        <w:t xml:space="preserve"> 4 </w:t>
      </w:r>
      <w:r w:rsidR="00C13366">
        <w:fldChar w:fldCharType="begin" w:fldLock="1"/>
      </w:r>
      <w:r w:rsidR="00C22747">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sidR="00C13366">
        <w:fldChar w:fldCharType="separate"/>
      </w:r>
      <w:r w:rsidR="00D71E3D" w:rsidRPr="00D71E3D">
        <w:rPr>
          <w:noProof/>
        </w:rPr>
        <w:t>[45]</w:t>
      </w:r>
      <w:r w:rsidR="00C13366">
        <w:fldChar w:fldCharType="end"/>
      </w:r>
      <w:r w:rsidR="00C13366">
        <w:t xml:space="preserve"> siendo este último el</w:t>
      </w:r>
      <w:r w:rsidR="004D0E58">
        <w:t xml:space="preserve"> único en continuar funcionando.</w:t>
      </w:r>
      <w:r w:rsidR="00C13366">
        <w:t xml:space="preserve"> </w:t>
      </w:r>
      <w:r w:rsidR="008513BF">
        <w:t>S</w:t>
      </w:r>
      <w:r w:rsidR="008C64D3">
        <w:t xml:space="preserve">e realizaron pruebas de pasar los modelos </w:t>
      </w:r>
      <w:r w:rsidR="00C2541A">
        <w:t xml:space="preserve">entrenados </w:t>
      </w:r>
      <w:r w:rsidR="008C64D3">
        <w:t>con los d</w:t>
      </w:r>
      <w:r w:rsidR="00C13366">
        <w:t>atos de UA a GA4.</w:t>
      </w:r>
    </w:p>
    <w:p w14:paraId="67DDEC42" w14:textId="77777777" w:rsidR="00C13366" w:rsidRDefault="00C13366" w:rsidP="00962A51">
      <w:pPr>
        <w:jc w:val="both"/>
      </w:pPr>
    </w:p>
    <w:p w14:paraId="203FE2C9" w14:textId="4A23BD5E" w:rsidR="00C13366" w:rsidRDefault="00C2541A" w:rsidP="00962A51">
      <w:pPr>
        <w:jc w:val="both"/>
      </w:pPr>
      <w:r>
        <w:t>Los</w:t>
      </w:r>
      <w:r w:rsidR="00C13366">
        <w:t xml:space="preserve"> mejor</w:t>
      </w:r>
      <w:r>
        <w:t>es</w:t>
      </w:r>
      <w:r w:rsidR="00C13366">
        <w:t xml:space="preserve"> modelo</w:t>
      </w:r>
      <w:r>
        <w:t>s</w:t>
      </w:r>
      <w:r w:rsidR="00C13366">
        <w:t xml:space="preserve"> de </w:t>
      </w:r>
      <w:proofErr w:type="spellStart"/>
      <w:r w:rsidR="00C13366">
        <w:t>Tum</w:t>
      </w:r>
      <w:proofErr w:type="spellEnd"/>
      <w:r w:rsidR="00C13366">
        <w:t xml:space="preserve"> </w:t>
      </w:r>
      <w:proofErr w:type="spellStart"/>
      <w:r w:rsidR="00C13366">
        <w:t>Transmedia</w:t>
      </w:r>
      <w:proofErr w:type="spellEnd"/>
      <w:r w:rsidR="00C13366">
        <w:t xml:space="preserve"> UA y Editorial Universitaria UA se probaron con los datos de Editorial Universitaria GA4 el cual mejoró levemente el rendimiento pasando de un MAE de 81 a 71 aun así es un rendimiento que está por debajo de lo esperado, por otro lado,</w:t>
      </w:r>
      <w:r w:rsidR="00C13366" w:rsidRPr="00C13366">
        <w:t xml:space="preserve"> </w:t>
      </w:r>
      <w:r w:rsidR="00C13366">
        <w:t xml:space="preserve">el mejor modelo de </w:t>
      </w:r>
      <w:proofErr w:type="spellStart"/>
      <w:r w:rsidR="00C13366">
        <w:t>Tum</w:t>
      </w:r>
      <w:proofErr w:type="spellEnd"/>
      <w:r w:rsidR="00C13366">
        <w:t xml:space="preserve"> </w:t>
      </w:r>
      <w:proofErr w:type="spellStart"/>
      <w:r w:rsidR="00C13366">
        <w:t>Transmedia</w:t>
      </w:r>
      <w:proofErr w:type="spellEnd"/>
      <w:r w:rsidR="00C13366">
        <w:t xml:space="preserve"> UA se probó </w:t>
      </w:r>
      <w:r>
        <w:t>con los datos de</w:t>
      </w:r>
      <w:r w:rsidR="00C13366">
        <w:t xml:space="preserve"> </w:t>
      </w:r>
      <w:proofErr w:type="spellStart"/>
      <w:r w:rsidR="00C13366">
        <w:t>Tum</w:t>
      </w:r>
      <w:proofErr w:type="spellEnd"/>
      <w:r w:rsidR="00C13366">
        <w:t xml:space="preserve"> </w:t>
      </w:r>
      <w:proofErr w:type="spellStart"/>
      <w:r w:rsidR="00C13366">
        <w:t>Transmedia</w:t>
      </w:r>
      <w:proofErr w:type="spellEnd"/>
      <w:r w:rsidR="00C13366">
        <w:t xml:space="preserve"> GA4 manteniendo un buen rendimiento con un MAE por debajo de 30.</w:t>
      </w:r>
    </w:p>
    <w:p w14:paraId="176F44B8" w14:textId="77777777" w:rsidR="00C13366" w:rsidRDefault="00C13366" w:rsidP="00962A51">
      <w:pPr>
        <w:jc w:val="both"/>
      </w:pPr>
    </w:p>
    <w:p w14:paraId="7CE7A780" w14:textId="09FC726C" w:rsidR="008C64D3" w:rsidRDefault="00962A51" w:rsidP="00962A51">
      <w:pPr>
        <w:jc w:val="both"/>
      </w:pPr>
      <w:r>
        <w:t xml:space="preserve">Dado que los modelos de GA4 </w:t>
      </w:r>
      <w:r w:rsidR="000A3B8E">
        <w:t xml:space="preserve"> tuvieron un conjunto reducido de datos</w:t>
      </w:r>
      <w:r>
        <w:t xml:space="preserve"> para poder reentrenarse</w:t>
      </w:r>
      <w:r w:rsidR="000A3B8E">
        <w:t>, está la posibilidad de que si contáramos con una mayor cantidad de datos, pudiéramos tener un mejor rendimiento en el pronóstico.</w:t>
      </w:r>
    </w:p>
    <w:p w14:paraId="1F6E09C4" w14:textId="77777777" w:rsidR="00A64279" w:rsidRDefault="00A64279" w:rsidP="00AA1F8D"/>
    <w:p w14:paraId="5B796610" w14:textId="77777777" w:rsidR="00A64279" w:rsidRDefault="00A64279" w:rsidP="00AA1F8D"/>
    <w:p w14:paraId="558147EA" w14:textId="3FE4AA1D" w:rsidR="00962A51" w:rsidRDefault="00962A51">
      <w:pPr>
        <w:spacing w:after="160" w:line="259" w:lineRule="auto"/>
      </w:pPr>
      <w:r>
        <w:br w:type="page"/>
      </w:r>
    </w:p>
    <w:p w14:paraId="405811A8" w14:textId="03C2F709" w:rsidR="00992BA7" w:rsidRDefault="00A64279" w:rsidP="00A64279">
      <w:pPr>
        <w:pStyle w:val="Ttulo2"/>
      </w:pPr>
      <w:bookmarkStart w:id="75" w:name="_Toc181900509"/>
      <w:r>
        <w:lastRenderedPageBreak/>
        <w:t>5</w:t>
      </w:r>
      <w:r w:rsidRPr="00A64279">
        <w:t>.2 Futuras líneas de investigación</w:t>
      </w:r>
      <w:bookmarkEnd w:id="75"/>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104C832E" w:rsidR="00F1585A" w:rsidRDefault="00F1585A" w:rsidP="000A3B8E">
      <w:pPr>
        <w:pStyle w:val="Prrafodelista"/>
        <w:numPr>
          <w:ilvl w:val="0"/>
          <w:numId w:val="21"/>
        </w:numPr>
      </w:pPr>
      <w:r>
        <w:t>Desarrollar un sistema que realice el pronóstico de series de tiempo de tráfico web en tiempo real.</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 xml:space="preserve">eb de la </w:t>
      </w:r>
      <w:proofErr w:type="spellStart"/>
      <w:r>
        <w:t>U.Na.M</w:t>
      </w:r>
      <w:proofErr w:type="spellEnd"/>
      <w:r>
        <w:t>.</w:t>
      </w:r>
    </w:p>
    <w:p w14:paraId="6ED6019E" w14:textId="22EF231F" w:rsidR="003F41E6" w:rsidRDefault="00962A51" w:rsidP="00962A51">
      <w:pPr>
        <w:pStyle w:val="Prrafodelista"/>
      </w:pPr>
      <w:r>
        <w:t xml:space="preserve"> </w:t>
      </w:r>
    </w:p>
    <w:p w14:paraId="6BF69C45" w14:textId="7FA8CECF" w:rsidR="003F41E6" w:rsidRDefault="003F41E6" w:rsidP="00742D5D">
      <w:pPr>
        <w:pStyle w:val="Prrafodelista"/>
        <w:numPr>
          <w:ilvl w:val="0"/>
          <w:numId w:val="21"/>
        </w:numPr>
      </w:pPr>
      <w:r>
        <w:t>Entrenar modelos de pronóstico de series de tiempo de tráfico web cuando se tengan una mayor cantidad de datos de GA4.</w:t>
      </w: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4BDAF217" w14:textId="77777777" w:rsidR="00992BA7" w:rsidRDefault="00992BA7" w:rsidP="004833B4"/>
    <w:p w14:paraId="29863C31" w14:textId="1DBFE37E" w:rsidR="00992BA7" w:rsidRDefault="00992BA7">
      <w:pPr>
        <w:spacing w:after="160" w:line="259" w:lineRule="auto"/>
      </w:pPr>
      <w:r>
        <w:br w:type="page"/>
      </w:r>
    </w:p>
    <w:p w14:paraId="0B326ACD" w14:textId="58249996" w:rsidR="00992BA7" w:rsidRPr="00DE0470" w:rsidRDefault="00992BA7" w:rsidP="00992BA7">
      <w:pPr>
        <w:pStyle w:val="Ttulo1"/>
      </w:pPr>
      <w:bookmarkStart w:id="76" w:name="_Toc181900510"/>
      <w:r w:rsidRPr="00DE0470">
        <w:lastRenderedPageBreak/>
        <w:t>Anexo</w:t>
      </w:r>
      <w:r w:rsidR="00C2541A" w:rsidRPr="00DE0470">
        <w:t xml:space="preserve"> 1</w:t>
      </w:r>
      <w:bookmarkEnd w:id="76"/>
    </w:p>
    <w:p w14:paraId="2837F90A" w14:textId="77777777" w:rsidR="00992BA7" w:rsidRPr="00DE0470" w:rsidRDefault="00992BA7" w:rsidP="00992BA7"/>
    <w:p w14:paraId="25022E2A" w14:textId="77777777" w:rsidR="00D84630" w:rsidRDefault="00D84630" w:rsidP="00D84630">
      <w:r>
        <w:t xml:space="preserve">A través del siguiente código se configuró la semilla en </w:t>
      </w:r>
      <w:proofErr w:type="spellStart"/>
      <w:r>
        <w:t>Keras</w:t>
      </w:r>
      <w:proofErr w:type="spellEnd"/>
      <w:r>
        <w:t xml:space="preserve"> para poder hacer pruebas replicables:</w:t>
      </w:r>
    </w:p>
    <w:p w14:paraId="5FB1B63B" w14:textId="77777777" w:rsidR="00D84630" w:rsidRDefault="00D84630" w:rsidP="00D84630"/>
    <w:p w14:paraId="3FA8DF62" w14:textId="77777777" w:rsidR="00D84630" w:rsidRPr="008475C0" w:rsidRDefault="00D84630" w:rsidP="00D84630">
      <w:pPr>
        <w:shd w:val="clear" w:color="auto" w:fill="F7F7F7"/>
        <w:spacing w:line="285" w:lineRule="atLeast"/>
        <w:rPr>
          <w:color w:val="000000"/>
          <w:lang w:val="en-US"/>
        </w:rPr>
      </w:pPr>
      <w:proofErr w:type="spellStart"/>
      <w:r w:rsidRPr="008475C0">
        <w:rPr>
          <w:color w:val="000000"/>
          <w:lang w:val="en-US"/>
        </w:rPr>
        <w:t>seed_value</w:t>
      </w:r>
      <w:proofErr w:type="spellEnd"/>
      <w:r w:rsidRPr="008475C0">
        <w:rPr>
          <w:color w:val="000000"/>
          <w:lang w:val="en-US"/>
        </w:rPr>
        <w:t xml:space="preserve"> = </w:t>
      </w:r>
      <w:r w:rsidRPr="008475C0">
        <w:rPr>
          <w:color w:val="116644"/>
          <w:lang w:val="en-US"/>
        </w:rPr>
        <w:t>42</w:t>
      </w:r>
    </w:p>
    <w:p w14:paraId="4C8E864C" w14:textId="77777777" w:rsidR="00D84630" w:rsidRPr="008475C0" w:rsidRDefault="00D84630" w:rsidP="00D84630">
      <w:pPr>
        <w:shd w:val="clear" w:color="auto" w:fill="F7F7F7"/>
        <w:spacing w:line="285" w:lineRule="atLeast"/>
        <w:rPr>
          <w:color w:val="000000"/>
          <w:lang w:val="en-US"/>
        </w:rPr>
      </w:pPr>
      <w:proofErr w:type="gramStart"/>
      <w:r w:rsidRPr="008475C0">
        <w:rPr>
          <w:color w:val="AF00DB"/>
          <w:lang w:val="en-US"/>
        </w:rPr>
        <w:t>import</w:t>
      </w:r>
      <w:proofErr w:type="gramEnd"/>
      <w:r w:rsidRPr="008475C0">
        <w:rPr>
          <w:color w:val="000000"/>
          <w:lang w:val="en-US"/>
        </w:rPr>
        <w:t xml:space="preserve"> random </w:t>
      </w:r>
    </w:p>
    <w:p w14:paraId="12C2E755" w14:textId="77777777" w:rsidR="00D84630" w:rsidRPr="008475C0" w:rsidRDefault="00D84630" w:rsidP="00D84630">
      <w:pPr>
        <w:shd w:val="clear" w:color="auto" w:fill="F7F7F7"/>
        <w:spacing w:line="285" w:lineRule="atLeast"/>
        <w:rPr>
          <w:color w:val="000000"/>
          <w:lang w:val="en-US"/>
        </w:rPr>
      </w:pPr>
      <w:proofErr w:type="spellStart"/>
      <w:proofErr w:type="gramStart"/>
      <w:r w:rsidRPr="008475C0">
        <w:rPr>
          <w:color w:val="000000"/>
          <w:lang w:val="en-US"/>
        </w:rPr>
        <w:t>np.random.seed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5A315390" w14:textId="77777777" w:rsidR="00D84630" w:rsidRPr="008475C0" w:rsidRDefault="00D84630" w:rsidP="00D84630">
      <w:pPr>
        <w:shd w:val="clear" w:color="auto" w:fill="F7F7F7"/>
        <w:spacing w:line="285" w:lineRule="atLeast"/>
        <w:rPr>
          <w:color w:val="000000"/>
          <w:lang w:val="en-US"/>
        </w:rPr>
      </w:pPr>
      <w:proofErr w:type="spellStart"/>
      <w:proofErr w:type="gramStart"/>
      <w:r w:rsidRPr="008475C0">
        <w:rPr>
          <w:color w:val="000000"/>
          <w:lang w:val="en-US"/>
        </w:rPr>
        <w:t>random.seed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315F912E" w14:textId="77777777" w:rsidR="00D84630" w:rsidRPr="008475C0" w:rsidRDefault="00D84630" w:rsidP="00D84630">
      <w:pPr>
        <w:shd w:val="clear" w:color="auto" w:fill="F7F7F7"/>
        <w:spacing w:line="285" w:lineRule="atLeast"/>
        <w:rPr>
          <w:color w:val="000000"/>
          <w:lang w:val="en-US"/>
        </w:rPr>
      </w:pPr>
      <w:proofErr w:type="spellStart"/>
      <w:r w:rsidRPr="008475C0">
        <w:rPr>
          <w:color w:val="000000"/>
          <w:lang w:val="en-US"/>
        </w:rPr>
        <w:t>tf.random.set_</w:t>
      </w:r>
      <w:proofErr w:type="gramStart"/>
      <w:r w:rsidRPr="008475C0">
        <w:rPr>
          <w:color w:val="000000"/>
          <w:lang w:val="en-US"/>
        </w:rPr>
        <w:t>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617FDF11" w14:textId="77777777" w:rsidR="00D84630" w:rsidRDefault="00D84630" w:rsidP="00992BA7">
      <w:pPr>
        <w:rPr>
          <w:lang w:val="en-US"/>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67563083" w:rsidR="00D20498" w:rsidRDefault="00D20498" w:rsidP="00D20498">
      <w:pPr>
        <w:jc w:val="center"/>
      </w:pPr>
      <w:r>
        <w:t xml:space="preserve">Tabla 14 </w:t>
      </w:r>
      <w:r>
        <w:t>Resumen del Modelo Obtenido de la Prueba</w:t>
      </w:r>
      <w:r>
        <w:t xml:space="preserve"> Número </w:t>
      </w:r>
      <w:r>
        <w:t>1</w:t>
      </w:r>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6EE49A72" w:rsidR="00D20498" w:rsidRDefault="00D20498" w:rsidP="00D20498">
      <w:pPr>
        <w:jc w:val="center"/>
        <w:rPr>
          <w:rFonts w:eastAsiaTheme="majorEastAsia"/>
        </w:rPr>
      </w:pPr>
      <w:r>
        <w:rPr>
          <w:rFonts w:eastAsiaTheme="majorEastAsia"/>
        </w:rPr>
        <w:t>Figura 14</w:t>
      </w:r>
      <w:r>
        <w:rPr>
          <w:rFonts w:eastAsiaTheme="majorEastAsia"/>
        </w:rPr>
        <w:t xml:space="preserve">: Grafico </w:t>
      </w:r>
      <w:r>
        <w:rPr>
          <w:rFonts w:eastAsiaTheme="majorEastAsia"/>
        </w:rPr>
        <w:t xml:space="preserve">Formato </w:t>
      </w:r>
      <w:proofErr w:type="spellStart"/>
      <w:r>
        <w:rPr>
          <w:rFonts w:eastAsiaTheme="majorEastAsia"/>
        </w:rPr>
        <w:t>Dot</w:t>
      </w:r>
      <w:proofErr w:type="spellEnd"/>
      <w:r>
        <w:rPr>
          <w:rFonts w:eastAsiaTheme="majorEastAsia"/>
        </w:rPr>
        <w:t xml:space="preserve"> de la primera prueba</w:t>
      </w:r>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1EF0C549" w:rsidR="00D20498" w:rsidRDefault="00D20498" w:rsidP="00D20498">
      <w:pPr>
        <w:jc w:val="center"/>
      </w:pPr>
      <w:r>
        <w:t xml:space="preserve">Tabla 14 Resumen del Modelo Obtenido de la Prueba Número </w:t>
      </w:r>
      <w:r>
        <w:t>2</w:t>
      </w:r>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65EEA64C" w:rsidR="00D20498" w:rsidRDefault="00D20498" w:rsidP="00D20498">
      <w:pPr>
        <w:jc w:val="center"/>
        <w:rPr>
          <w:rFonts w:eastAsiaTheme="majorEastAsia"/>
        </w:rPr>
      </w:pPr>
      <w:r>
        <w:rPr>
          <w:rFonts w:eastAsiaTheme="majorEastAsia"/>
        </w:rPr>
        <w:t>Figura 15</w:t>
      </w:r>
      <w:r>
        <w:rPr>
          <w:rFonts w:eastAsiaTheme="majorEastAsia"/>
        </w:rPr>
        <w:t xml:space="preserve">: Grafico Formato </w:t>
      </w:r>
      <w:proofErr w:type="spellStart"/>
      <w:r>
        <w:rPr>
          <w:rFonts w:eastAsiaTheme="majorEastAsia"/>
        </w:rPr>
        <w:t>Dot</w:t>
      </w:r>
      <w:proofErr w:type="spellEnd"/>
      <w:r>
        <w:rPr>
          <w:rFonts w:eastAsiaTheme="majorEastAsia"/>
        </w:rPr>
        <w:t xml:space="preserve"> de la </w:t>
      </w:r>
      <w:r>
        <w:rPr>
          <w:rFonts w:eastAsiaTheme="majorEastAsia"/>
        </w:rPr>
        <w:t>segunda</w:t>
      </w:r>
      <w:r>
        <w:rPr>
          <w:rFonts w:eastAsiaTheme="majorEastAsia"/>
        </w:rPr>
        <w:t xml:space="preserve"> prueba</w:t>
      </w:r>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5765938F" w:rsidR="00D20498" w:rsidRDefault="00D20498" w:rsidP="00D20498">
      <w:pPr>
        <w:jc w:val="center"/>
      </w:pPr>
      <w:r>
        <w:t xml:space="preserve">Tabla 14 Resumen del Modelo Obtenido de la Prueba Número </w:t>
      </w:r>
      <w:r>
        <w:t>3</w:t>
      </w:r>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240DAE9F" w:rsidR="00D20498" w:rsidRDefault="00D20498" w:rsidP="00D20498">
      <w:pPr>
        <w:jc w:val="center"/>
        <w:rPr>
          <w:rFonts w:eastAsiaTheme="majorEastAsia"/>
        </w:rPr>
      </w:pPr>
      <w:r>
        <w:rPr>
          <w:rFonts w:eastAsiaTheme="majorEastAsia"/>
        </w:rPr>
        <w:t xml:space="preserve">Figura 15: Grafico Formato </w:t>
      </w:r>
      <w:proofErr w:type="spellStart"/>
      <w:r>
        <w:rPr>
          <w:rFonts w:eastAsiaTheme="majorEastAsia"/>
        </w:rPr>
        <w:t>Dot</w:t>
      </w:r>
      <w:proofErr w:type="spellEnd"/>
      <w:r>
        <w:rPr>
          <w:rFonts w:eastAsiaTheme="majorEastAsia"/>
        </w:rPr>
        <w:t xml:space="preserve"> de la </w:t>
      </w:r>
      <w:r>
        <w:rPr>
          <w:rFonts w:eastAsiaTheme="majorEastAsia"/>
        </w:rPr>
        <w:t>tercera</w:t>
      </w:r>
      <w:r>
        <w:rPr>
          <w:rFonts w:eastAsiaTheme="majorEastAsia"/>
        </w:rPr>
        <w:t xml:space="preserve"> prueba</w:t>
      </w:r>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22B4B651" w:rsidR="00D20498" w:rsidRDefault="00D20498" w:rsidP="00D20498">
      <w:pPr>
        <w:jc w:val="center"/>
      </w:pPr>
      <w:r>
        <w:t xml:space="preserve">Tabla 14 Resumen del Modelo Obtenido de la Prueba Número </w:t>
      </w:r>
      <w:r>
        <w:t>4</w:t>
      </w:r>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689D4413" w:rsidR="00D20498" w:rsidRDefault="00D20498" w:rsidP="00D20498">
      <w:pPr>
        <w:jc w:val="center"/>
        <w:rPr>
          <w:rFonts w:eastAsiaTheme="majorEastAsia"/>
        </w:rPr>
      </w:pPr>
      <w:r>
        <w:rPr>
          <w:rFonts w:eastAsiaTheme="majorEastAsia"/>
        </w:rPr>
        <w:t xml:space="preserve">Figura 15: Grafico Formato </w:t>
      </w:r>
      <w:proofErr w:type="spellStart"/>
      <w:r>
        <w:rPr>
          <w:rFonts w:eastAsiaTheme="majorEastAsia"/>
        </w:rPr>
        <w:t>Dot</w:t>
      </w:r>
      <w:proofErr w:type="spellEnd"/>
      <w:r>
        <w:rPr>
          <w:rFonts w:eastAsiaTheme="majorEastAsia"/>
        </w:rPr>
        <w:t xml:space="preserve"> de la </w:t>
      </w:r>
      <w:r>
        <w:rPr>
          <w:rFonts w:eastAsiaTheme="majorEastAsia"/>
        </w:rPr>
        <w:t>cuarta</w:t>
      </w:r>
      <w:r>
        <w:rPr>
          <w:rFonts w:eastAsiaTheme="majorEastAsia"/>
        </w:rPr>
        <w:t xml:space="preserve"> prueba</w:t>
      </w:r>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38A889E9" w:rsidR="00D20498" w:rsidRDefault="00D20498" w:rsidP="00D20498">
      <w:pPr>
        <w:jc w:val="center"/>
      </w:pPr>
      <w:r>
        <w:t xml:space="preserve">Tabla 14 Resumen del Modelo Obtenido de la Prueba Número </w:t>
      </w:r>
      <w:r>
        <w:t>5</w:t>
      </w:r>
    </w:p>
    <w:p w14:paraId="476F89F3" w14:textId="77777777" w:rsidR="00D20498" w:rsidRDefault="00D20498" w:rsidP="00F212CC">
      <w:pPr>
        <w:rPr>
          <w:b/>
        </w:rPr>
      </w:pPr>
    </w:p>
    <w:p w14:paraId="57036977" w14:textId="60C7DD25" w:rsidR="002B1596" w:rsidRDefault="002B1596" w:rsidP="00F212CC">
      <w:pPr>
        <w:rPr>
          <w:b/>
        </w:rPr>
      </w:pPr>
      <w:r>
        <w:rPr>
          <w:b/>
          <w:noProof/>
        </w:rPr>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4A117F86" w:rsidR="00D20498" w:rsidRDefault="00D20498" w:rsidP="00D20498">
      <w:pPr>
        <w:jc w:val="center"/>
        <w:rPr>
          <w:rFonts w:eastAsiaTheme="majorEastAsia"/>
        </w:rPr>
      </w:pPr>
      <w:r>
        <w:rPr>
          <w:rFonts w:eastAsiaTheme="majorEastAsia"/>
        </w:rPr>
        <w:lastRenderedPageBreak/>
        <w:t xml:space="preserve">Figura 15: Grafico Formato </w:t>
      </w:r>
      <w:proofErr w:type="spellStart"/>
      <w:r>
        <w:rPr>
          <w:rFonts w:eastAsiaTheme="majorEastAsia"/>
        </w:rPr>
        <w:t>Dot</w:t>
      </w:r>
      <w:proofErr w:type="spellEnd"/>
      <w:r>
        <w:rPr>
          <w:rFonts w:eastAsiaTheme="majorEastAsia"/>
        </w:rPr>
        <w:t xml:space="preserve"> de la </w:t>
      </w:r>
      <w:r>
        <w:rPr>
          <w:rFonts w:eastAsiaTheme="majorEastAsia"/>
        </w:rPr>
        <w:t>quinta</w:t>
      </w:r>
      <w:r>
        <w:rPr>
          <w:rFonts w:eastAsiaTheme="majorEastAsia"/>
        </w:rPr>
        <w:t xml:space="preserve"> prueba</w:t>
      </w:r>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00E6677A" w:rsidR="00D20498" w:rsidRDefault="00D20498" w:rsidP="00D20498">
      <w:pPr>
        <w:jc w:val="center"/>
      </w:pPr>
      <w:r>
        <w:t xml:space="preserve">Tabla 14 Resumen del Modelo Obtenido de la Prueba Número </w:t>
      </w:r>
      <w:r>
        <w:t>6</w:t>
      </w:r>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77777777" w:rsidR="00D20498" w:rsidRDefault="00D20498" w:rsidP="00D20498">
      <w:pPr>
        <w:jc w:val="center"/>
        <w:rPr>
          <w:rFonts w:eastAsiaTheme="majorEastAsia"/>
        </w:rPr>
      </w:pPr>
      <w:r>
        <w:rPr>
          <w:rFonts w:eastAsiaTheme="majorEastAsia"/>
        </w:rPr>
        <w:t xml:space="preserve">Figura 15: Grafico Formato </w:t>
      </w:r>
      <w:proofErr w:type="spellStart"/>
      <w:r>
        <w:rPr>
          <w:rFonts w:eastAsiaTheme="majorEastAsia"/>
        </w:rPr>
        <w:t>Dot</w:t>
      </w:r>
      <w:proofErr w:type="spellEnd"/>
      <w:r>
        <w:rPr>
          <w:rFonts w:eastAsiaTheme="majorEastAsia"/>
        </w:rPr>
        <w:t xml:space="preserve"> de la sexta prueba</w:t>
      </w:r>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32421A3A" w:rsidR="00D20498" w:rsidRDefault="00D20498" w:rsidP="00D20498">
      <w:pPr>
        <w:jc w:val="center"/>
      </w:pPr>
      <w:r>
        <w:t xml:space="preserve">Tabla 14 Resumen del Modelo Obtenido de la Prueba Número </w:t>
      </w:r>
      <w:r>
        <w:t>7</w:t>
      </w:r>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025A008B" w:rsidR="00D20498" w:rsidRDefault="00D20498" w:rsidP="00D20498">
      <w:pPr>
        <w:jc w:val="center"/>
        <w:rPr>
          <w:rFonts w:eastAsiaTheme="majorEastAsia"/>
        </w:rPr>
      </w:pPr>
      <w:r>
        <w:rPr>
          <w:rFonts w:eastAsiaTheme="majorEastAsia"/>
        </w:rPr>
        <w:t xml:space="preserve">Figura 15: Grafico Formato </w:t>
      </w:r>
      <w:proofErr w:type="spellStart"/>
      <w:r>
        <w:rPr>
          <w:rFonts w:eastAsiaTheme="majorEastAsia"/>
        </w:rPr>
        <w:t>Dot</w:t>
      </w:r>
      <w:proofErr w:type="spellEnd"/>
      <w:r>
        <w:rPr>
          <w:rFonts w:eastAsiaTheme="majorEastAsia"/>
        </w:rPr>
        <w:t xml:space="preserve"> de la </w:t>
      </w:r>
      <w:r>
        <w:rPr>
          <w:rFonts w:eastAsiaTheme="majorEastAsia"/>
        </w:rPr>
        <w:t>séptima</w:t>
      </w:r>
      <w:r>
        <w:rPr>
          <w:rFonts w:eastAsiaTheme="majorEastAsia"/>
        </w:rPr>
        <w:t xml:space="preserve"> prueba</w:t>
      </w:r>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3F842171" w:rsidR="00D20498" w:rsidRDefault="00D20498" w:rsidP="00D20498">
      <w:pPr>
        <w:jc w:val="center"/>
      </w:pPr>
      <w:r>
        <w:t xml:space="preserve">Tabla 14 Resumen del Modelo Obtenido de la Prueba Número </w:t>
      </w:r>
      <w:r>
        <w:t>8</w:t>
      </w: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E962412" w14:textId="3BC24414" w:rsidR="00D20498" w:rsidRDefault="00D20498" w:rsidP="00D20498">
      <w:pPr>
        <w:jc w:val="center"/>
        <w:rPr>
          <w:rFonts w:eastAsiaTheme="majorEastAsia"/>
        </w:rPr>
      </w:pPr>
      <w:r>
        <w:rPr>
          <w:rFonts w:eastAsiaTheme="majorEastAsia"/>
        </w:rPr>
        <w:t xml:space="preserve">Figura 15: Grafico Formato </w:t>
      </w:r>
      <w:proofErr w:type="spellStart"/>
      <w:r>
        <w:rPr>
          <w:rFonts w:eastAsiaTheme="majorEastAsia"/>
        </w:rPr>
        <w:t>Dot</w:t>
      </w:r>
      <w:proofErr w:type="spellEnd"/>
      <w:r>
        <w:rPr>
          <w:rFonts w:eastAsiaTheme="majorEastAsia"/>
        </w:rPr>
        <w:t xml:space="preserve"> de la </w:t>
      </w:r>
      <w:r>
        <w:rPr>
          <w:rFonts w:eastAsiaTheme="majorEastAsia"/>
        </w:rPr>
        <w:t>octava</w:t>
      </w:r>
      <w:r>
        <w:rPr>
          <w:rFonts w:eastAsiaTheme="majorEastAsia"/>
        </w:rPr>
        <w:t xml:space="preserve"> prueba</w:t>
      </w:r>
    </w:p>
    <w:p w14:paraId="382342DD" w14:textId="5C599237" w:rsidR="00D84630" w:rsidRDefault="00D84630" w:rsidP="00992BA7">
      <w:r w:rsidRPr="00D84630">
        <w:lastRenderedPageBreak/>
        <w:t>El código utilizado en el Proyecto se puede encontrar en el siguiente</w:t>
      </w:r>
      <w:r w:rsidR="00D54459">
        <w:t xml:space="preserve"> repositorio de </w:t>
      </w:r>
      <w:r w:rsidRPr="00D84630">
        <w:t xml:space="preserve"> </w:t>
      </w:r>
      <w:proofErr w:type="spellStart"/>
      <w:r w:rsidRPr="00D84630">
        <w:t>github</w:t>
      </w:r>
      <w:proofErr w:type="spellEnd"/>
      <w:r w:rsidR="00D54459">
        <w:t>:</w:t>
      </w:r>
    </w:p>
    <w:p w14:paraId="12C4FB86" w14:textId="77777777" w:rsidR="00D84630" w:rsidRDefault="00D84630" w:rsidP="00992BA7"/>
    <w:p w14:paraId="29F20F82" w14:textId="168491C0" w:rsidR="00D84630" w:rsidRPr="00DE0470" w:rsidRDefault="00D84630" w:rsidP="00992BA7">
      <w:pPr>
        <w:rPr>
          <w:lang w:val="en-US"/>
        </w:rPr>
      </w:pPr>
      <w:r w:rsidRPr="00DE0470">
        <w:rPr>
          <w:highlight w:val="yellow"/>
          <w:lang w:val="en-US"/>
        </w:rPr>
        <w:t>(</w:t>
      </w:r>
      <w:proofErr w:type="spellStart"/>
      <w:proofErr w:type="gramStart"/>
      <w:r w:rsidRPr="00DE0470">
        <w:rPr>
          <w:highlight w:val="yellow"/>
          <w:lang w:val="en-US"/>
        </w:rPr>
        <w:t>agregar</w:t>
      </w:r>
      <w:proofErr w:type="spellEnd"/>
      <w:proofErr w:type="gramEnd"/>
      <w:r w:rsidRPr="00DE0470">
        <w:rPr>
          <w:highlight w:val="yellow"/>
          <w:lang w:val="en-US"/>
        </w:rPr>
        <w:t xml:space="preserve"> enlace)</w:t>
      </w:r>
    </w:p>
    <w:p w14:paraId="29E4A7BD" w14:textId="77777777" w:rsidR="004D0E58" w:rsidRPr="00DE0470" w:rsidRDefault="004D0E58" w:rsidP="00992BA7">
      <w:pPr>
        <w:rPr>
          <w:lang w:val="en-US"/>
        </w:rPr>
      </w:pPr>
    </w:p>
    <w:p w14:paraId="0EB7D412" w14:textId="77777777" w:rsidR="00D84630" w:rsidRPr="00DE0470" w:rsidRDefault="00D84630" w:rsidP="00992BA7">
      <w:pPr>
        <w:rPr>
          <w:lang w:val="en-US"/>
        </w:rPr>
      </w:pPr>
    </w:p>
    <w:p w14:paraId="3BC8E4E6" w14:textId="77777777" w:rsidR="00D84630" w:rsidRPr="00DE0470" w:rsidRDefault="00D84630" w:rsidP="00992BA7">
      <w:pPr>
        <w:rPr>
          <w:lang w:val="en-US"/>
        </w:rPr>
      </w:pPr>
    </w:p>
    <w:p w14:paraId="510CFEF1" w14:textId="7A9D4986" w:rsidR="004833B4" w:rsidRPr="00DE0470" w:rsidRDefault="004833B4" w:rsidP="00D84630">
      <w:pPr>
        <w:rPr>
          <w:lang w:val="en-US"/>
        </w:rPr>
      </w:pPr>
      <w:r w:rsidRPr="00DE0470">
        <w:rPr>
          <w:lang w:val="en-US"/>
        </w:rPr>
        <w:br w:type="page"/>
      </w:r>
    </w:p>
    <w:p w14:paraId="3BC796AD" w14:textId="3D1EF5D4" w:rsidR="004833B4" w:rsidRPr="00EF1F9E" w:rsidRDefault="00C016C7" w:rsidP="004833B4">
      <w:pPr>
        <w:pStyle w:val="Ttulo1"/>
        <w:rPr>
          <w:lang w:val="en-US"/>
        </w:rPr>
      </w:pPr>
      <w:bookmarkStart w:id="77" w:name="_Toc181900511"/>
      <w:proofErr w:type="spellStart"/>
      <w:r w:rsidRPr="00EF1F9E">
        <w:rPr>
          <w:lang w:val="en-US"/>
        </w:rPr>
        <w:lastRenderedPageBreak/>
        <w:t>Bibliografía</w:t>
      </w:r>
      <w:bookmarkEnd w:id="77"/>
      <w:proofErr w:type="spellEnd"/>
    </w:p>
    <w:p w14:paraId="67C9A925" w14:textId="77777777" w:rsidR="00C016C7" w:rsidRPr="00210393" w:rsidRDefault="00C016C7" w:rsidP="00C016C7">
      <w:pPr>
        <w:rPr>
          <w:lang w:val="en-US"/>
        </w:rPr>
      </w:pPr>
    </w:p>
    <w:p w14:paraId="0485072B" w14:textId="607B41E0" w:rsidR="00944D8C" w:rsidRPr="00C724B5" w:rsidRDefault="008B2A42" w:rsidP="00944D8C">
      <w:pPr>
        <w:widowControl w:val="0"/>
        <w:autoSpaceDE w:val="0"/>
        <w:autoSpaceDN w:val="0"/>
        <w:adjustRightInd w:val="0"/>
        <w:ind w:left="640" w:hanging="640"/>
        <w:rPr>
          <w:noProof/>
          <w:lang w:val="en-US"/>
        </w:rPr>
      </w:pPr>
      <w:ins w:id="78" w:author="enrique gauto sand" w:date="2022-10-07T17:52:00Z">
        <w:r>
          <w:rPr>
            <w:lang w:val="en-US"/>
          </w:rPr>
          <w:fldChar w:fldCharType="begin" w:fldLock="1"/>
        </w:r>
        <w:r w:rsidRPr="00210393">
          <w:rPr>
            <w:lang w:val="en-US"/>
          </w:rPr>
          <w:instrText>ADDIN Mendeley Bi</w:instrText>
        </w:r>
        <w:r>
          <w:rPr>
            <w:lang w:val="en-US"/>
          </w:rPr>
          <w:instrText xml:space="preserve">bliography CSL_BIBLIOGRAPHY </w:instrText>
        </w:r>
      </w:ins>
      <w:r>
        <w:rPr>
          <w:lang w:val="en-US"/>
        </w:rPr>
        <w:fldChar w:fldCharType="separate"/>
      </w:r>
      <w:r w:rsidR="00944D8C" w:rsidRPr="00C724B5">
        <w:rPr>
          <w:noProof/>
          <w:lang w:val="en-US"/>
        </w:rPr>
        <w:t>[1]</w:t>
      </w:r>
      <w:r w:rsidR="00944D8C" w:rsidRPr="00C724B5">
        <w:rPr>
          <w:noProof/>
          <w:lang w:val="en-US"/>
        </w:rPr>
        <w:tab/>
        <w:t xml:space="preserve">N. Petluri and E. Al-Masri, “Web Traffic Prediction of Wikipedia Pages,” </w:t>
      </w:r>
      <w:r w:rsidR="00944D8C" w:rsidRPr="00C724B5">
        <w:rPr>
          <w:i/>
          <w:iCs/>
          <w:noProof/>
          <w:lang w:val="en-US"/>
        </w:rPr>
        <w:t>Proc. - 2018 IEEE Int. Conf. Big Data, Big Data 2018</w:t>
      </w:r>
      <w:r w:rsidR="00944D8C" w:rsidRPr="00C724B5">
        <w:rPr>
          <w:noProof/>
          <w:lang w:val="en-US"/>
        </w:rPr>
        <w:t>, pp. 5427–5429, 2019.</w:t>
      </w:r>
    </w:p>
    <w:p w14:paraId="7E70BF28"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w:t>
      </w:r>
      <w:r w:rsidRPr="00C724B5">
        <w:rPr>
          <w:noProof/>
          <w:lang w:val="en-US"/>
        </w:rPr>
        <w:tab/>
        <w:t xml:space="preserve">D. Quoc Nguyen, M. Nguyet Phan, and I. Zelinka, “Periodic Time Series Forecasting with Bidirectional Long Short-Term Memory: Periodic Time Series Forecasting with Bidirectional LSTM,” </w:t>
      </w:r>
      <w:r w:rsidRPr="00C724B5">
        <w:rPr>
          <w:i/>
          <w:iCs/>
          <w:noProof/>
          <w:lang w:val="en-US"/>
        </w:rPr>
        <w:t>ACM Int. Conf. Proceeding Ser.</w:t>
      </w:r>
      <w:r w:rsidRPr="00C724B5">
        <w:rPr>
          <w:noProof/>
          <w:lang w:val="en-US"/>
        </w:rPr>
        <w:t>, pp. 60–64, 2021.</w:t>
      </w:r>
    </w:p>
    <w:p w14:paraId="46625DC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w:t>
      </w:r>
      <w:r w:rsidRPr="00C724B5">
        <w:rPr>
          <w:noProof/>
          <w:lang w:val="en-US"/>
        </w:rPr>
        <w:tab/>
        <w:t>V. Kotu and B. Deshpande, “Chapter 12 - Time Series Forecasting,” V. Kotu and B. B. T.-D. S. (Second E. Deshpande, Eds. Morgan Kaufmann, 2019, pp. 395–445.</w:t>
      </w:r>
    </w:p>
    <w:p w14:paraId="46B385F6"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w:t>
      </w:r>
      <w:r w:rsidRPr="00C724B5">
        <w:rPr>
          <w:noProof/>
          <w:lang w:val="en-US"/>
        </w:rPr>
        <w:tab/>
        <w:t xml:space="preserve">K. Zhou, W. Wang, L. Huang, and B. Liu, “Comparative study on the time series forecasting of web traffic based on statistical model and Generative Adversarial model,” </w:t>
      </w:r>
      <w:r w:rsidRPr="00C724B5">
        <w:rPr>
          <w:i/>
          <w:iCs/>
          <w:noProof/>
          <w:lang w:val="en-US"/>
        </w:rPr>
        <w:t>Knowledge-Based Syst.</w:t>
      </w:r>
      <w:r w:rsidRPr="00C724B5">
        <w:rPr>
          <w:noProof/>
          <w:lang w:val="en-US"/>
        </w:rPr>
        <w:t>, vol. 213, p. 106467, Feb. 2021.</w:t>
      </w:r>
    </w:p>
    <w:p w14:paraId="702707D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[5]</w:t>
      </w:r>
      <w:r w:rsidRPr="00C724B5">
        <w:rPr>
          <w:noProof/>
          <w:lang w:val="en-US"/>
        </w:rPr>
        <w:tab/>
        <w:t xml:space="preserve">S. Hochreiter and J. Schmidhuber, “Long Short-Term Memory,” </w:t>
      </w:r>
      <w:r w:rsidRPr="00C724B5">
        <w:rPr>
          <w:i/>
          <w:iCs/>
          <w:noProof/>
          <w:lang w:val="en-US"/>
        </w:rPr>
        <w:t>Neural Comput.</w:t>
      </w:r>
      <w:r w:rsidRPr="00C724B5">
        <w:rPr>
          <w:noProof/>
          <w:lang w:val="en-US"/>
        </w:rPr>
        <w:t>, vol. 9, no. 8, pp. 1735–1780, Nov. 1997.</w:t>
      </w:r>
    </w:p>
    <w:p w14:paraId="24644B93"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[6]</w:t>
      </w:r>
      <w:r w:rsidRPr="00C724B5">
        <w:rPr>
          <w:noProof/>
          <w:lang w:val="en-US"/>
        </w:rPr>
        <w:tab/>
        <w:t xml:space="preserve">K. Zhou, W. Wang, L. Huang, and B. Liu, “Comparative study on the time series forecasting of web traffic based on statistical model and Generative Adversarial model,” </w:t>
      </w:r>
      <w:r w:rsidRPr="00C724B5">
        <w:rPr>
          <w:i/>
          <w:iCs/>
          <w:noProof/>
          <w:lang w:val="en-US"/>
        </w:rPr>
        <w:t>Knowledge-Based Syst.</w:t>
      </w:r>
      <w:r w:rsidRPr="00C724B5">
        <w:rPr>
          <w:noProof/>
          <w:lang w:val="en-US"/>
        </w:rPr>
        <w:t>, vol. 213, Feb. 2021.</w:t>
      </w:r>
    </w:p>
    <w:p w14:paraId="36B40E1C"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[7]</w:t>
      </w:r>
      <w:r w:rsidRPr="00C724B5">
        <w:rPr>
          <w:noProof/>
          <w:lang w:val="en-US"/>
        </w:rPr>
        <w:tab/>
        <w:t>“Prophet: forecasting at scale.” [Online]. Available: https://research.facebook.com/blog/2017/2/prophet-forecasting-at-scale/. [Accessed: 24-Oct-2020].</w:t>
      </w:r>
    </w:p>
    <w:p w14:paraId="348E1B7E"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[8]</w:t>
      </w:r>
      <w:r w:rsidRPr="00C724B5">
        <w:rPr>
          <w:noProof/>
          <w:lang w:val="en-US"/>
        </w:rPr>
        <w:tab/>
        <w:t xml:space="preserve">R. Casado-Vara, A. M. del Rey, D. Pérez-Palau, L. De-La-fuente-valentín, and J. M. Corchado, “Web Traffic Time Series Forecasting Using LSTM Neural Networks with Distributed Asynchronous Training,” </w:t>
      </w:r>
      <w:r w:rsidRPr="00C724B5">
        <w:rPr>
          <w:i/>
          <w:iCs/>
          <w:noProof/>
          <w:lang w:val="en-US"/>
        </w:rPr>
        <w:t>Math. 2021, Vol. 9, Page 421</w:t>
      </w:r>
      <w:r w:rsidRPr="00C724B5">
        <w:rPr>
          <w:noProof/>
          <w:lang w:val="en-US"/>
        </w:rPr>
        <w:t>, vol. 9, no. 4, p. 421, Feb. 2021.</w:t>
      </w:r>
    </w:p>
    <w:p w14:paraId="4AC18A03"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[9]</w:t>
      </w:r>
      <w:r w:rsidRPr="00C724B5">
        <w:rPr>
          <w:noProof/>
          <w:lang w:val="en-US"/>
        </w:rPr>
        <w:tab/>
        <w:t xml:space="preserve">W. Wang and Y. Lu, “Analysis of the Mean Absolute Error (MAE) and the Root Mean Square Error (RMSE) in Assessing Rounding Model,” in </w:t>
      </w:r>
      <w:r w:rsidRPr="00C724B5">
        <w:rPr>
          <w:i/>
          <w:iCs/>
          <w:noProof/>
          <w:lang w:val="en-US"/>
        </w:rPr>
        <w:t>IOP Conference Series: Materials Science and Engineering</w:t>
      </w:r>
      <w:r w:rsidRPr="00C724B5">
        <w:rPr>
          <w:noProof/>
          <w:lang w:val="en-US"/>
        </w:rPr>
        <w:t>, 2018, vol. 324, no. 1.</w:t>
      </w:r>
    </w:p>
    <w:p w14:paraId="7DD87BB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[10]</w:t>
      </w:r>
      <w:r w:rsidRPr="00C724B5">
        <w:rPr>
          <w:noProof/>
          <w:lang w:val="en-US"/>
        </w:rPr>
        <w:tab/>
        <w:t xml:space="preserve">P. J. Huber, “Robust Estimation of a Location Parameter,” in </w:t>
      </w:r>
      <w:r w:rsidRPr="00C724B5">
        <w:rPr>
          <w:i/>
          <w:iCs/>
          <w:noProof/>
          <w:lang w:val="en-US"/>
        </w:rPr>
        <w:t>Breakthroughs in Statistics: Methodology and Distribution</w:t>
      </w:r>
      <w:r w:rsidRPr="00C724B5">
        <w:rPr>
          <w:noProof/>
          <w:lang w:val="en-US"/>
        </w:rPr>
        <w:t>, S. Kotz and N. L. Johnson, Eds. New York, NY: Springer New York, 1992, pp. 492–518.</w:t>
      </w:r>
    </w:p>
    <w:p w14:paraId="750FFC0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[11]</w:t>
      </w:r>
      <w:r w:rsidRPr="00C724B5">
        <w:rPr>
          <w:noProof/>
          <w:lang w:val="en-US"/>
        </w:rPr>
        <w:tab/>
        <w:t xml:space="preserve">K. Cho </w:t>
      </w:r>
      <w:r w:rsidRPr="00C724B5">
        <w:rPr>
          <w:i/>
          <w:iCs/>
          <w:noProof/>
          <w:lang w:val="en-US"/>
        </w:rPr>
        <w:t>et al.</w:t>
      </w:r>
      <w:r w:rsidRPr="00C724B5">
        <w:rPr>
          <w:noProof/>
          <w:lang w:val="en-US"/>
        </w:rPr>
        <w:t xml:space="preserve">, “Learning phrase representations using RNN encoder-decoder for statistical machine translation,” in </w:t>
      </w:r>
      <w:r w:rsidRPr="00C724B5">
        <w:rPr>
          <w:i/>
          <w:iCs/>
          <w:noProof/>
          <w:lang w:val="en-US"/>
        </w:rPr>
        <w:t>EMNLP 2014 - 2014 Conference on Empirical Methods in Natural Language Processing, Proceedings of the Conference</w:t>
      </w:r>
      <w:r w:rsidRPr="00C724B5">
        <w:rPr>
          <w:noProof/>
          <w:lang w:val="en-US"/>
        </w:rPr>
        <w:t>, 2014, pp. 1724–1734.</w:t>
      </w:r>
    </w:p>
    <w:p w14:paraId="01441720"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[12]</w:t>
      </w:r>
      <w:r w:rsidRPr="00C724B5">
        <w:rPr>
          <w:noProof/>
          <w:lang w:val="en-US"/>
        </w:rPr>
        <w:tab/>
        <w:t>“Web Traffic Time Series Forecasting,” 2017. [Online]. Available: https://www.kaggle.com/c/web-traffic-time-series-forecasting/discussion/39367. [Accessed: 12-Oct-2022].</w:t>
      </w:r>
    </w:p>
    <w:p w14:paraId="2C37C8DE"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[13]</w:t>
      </w:r>
      <w:r w:rsidRPr="00C724B5">
        <w:rPr>
          <w:noProof/>
          <w:lang w:val="en-US"/>
        </w:rPr>
        <w:tab/>
        <w:t>“Choosing the correct error metric: MAPE vs. sMAPE,” 2020. [Online]. Available: https://towardsdatascience.com/choosing-the-correct-error-metric-mape-vs-smape-5328dec53fac. [Accessed: 12-Oct-2022].</w:t>
      </w:r>
    </w:p>
    <w:p w14:paraId="7321C6DC"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[14]</w:t>
      </w:r>
      <w:r w:rsidRPr="00C724B5">
        <w:rPr>
          <w:noProof/>
          <w:lang w:val="en-US"/>
        </w:rPr>
        <w:tab/>
        <w:t xml:space="preserve">C. Kuranga and N. Pillay, “A comparative study of nonlinear regression and autoregressive techniques in hybrid with particle swarm optimization for time-series forecasting,” </w:t>
      </w:r>
      <w:r w:rsidRPr="00C724B5">
        <w:rPr>
          <w:i/>
          <w:iCs/>
          <w:noProof/>
          <w:lang w:val="en-US"/>
        </w:rPr>
        <w:t>Expert Syst. Appl.</w:t>
      </w:r>
      <w:r w:rsidRPr="00C724B5">
        <w:rPr>
          <w:noProof/>
          <w:lang w:val="en-US"/>
        </w:rPr>
        <w:t>, vol. 190, Mar. 2022.</w:t>
      </w:r>
    </w:p>
    <w:p w14:paraId="71D6E5EF"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[15]</w:t>
      </w:r>
      <w:r w:rsidRPr="00C724B5">
        <w:rPr>
          <w:noProof/>
          <w:lang w:val="en-US"/>
        </w:rPr>
        <w:tab/>
        <w:t xml:space="preserve">P. Khanarsa, A. Luangsodsai, K. Sinapiromsaran, I. F. Astachova, K. A. </w:t>
      </w:r>
      <w:r w:rsidRPr="00C724B5">
        <w:rPr>
          <w:noProof/>
          <w:lang w:val="en-US"/>
        </w:rPr>
        <w:lastRenderedPageBreak/>
        <w:t xml:space="preserve">Makoviy, and Y. V Khitskova, “Possibilities for predicting the state of usability web resources,” </w:t>
      </w:r>
      <w:r w:rsidRPr="00C724B5">
        <w:rPr>
          <w:i/>
          <w:iCs/>
          <w:noProof/>
          <w:lang w:val="en-US"/>
        </w:rPr>
        <w:t>J. Phys. Conf. Ser.</w:t>
      </w:r>
      <w:r w:rsidRPr="00C724B5">
        <w:rPr>
          <w:noProof/>
          <w:lang w:val="en-US"/>
        </w:rPr>
        <w:t>, vol. 1902, no. 1, p. 012029, May 2021.</w:t>
      </w:r>
    </w:p>
    <w:p w14:paraId="5C3FFBBB"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[16]</w:t>
      </w:r>
      <w:r w:rsidRPr="00C724B5">
        <w:rPr>
          <w:noProof/>
          <w:lang w:val="en-US"/>
        </w:rPr>
        <w:tab/>
        <w:t>D. Deng, F. Karl, F. Hutter, B. Bischl, and M. Lindauer, “Efficient Automated Deep Learning for Time Series Forecasting,” 2022.</w:t>
      </w:r>
    </w:p>
    <w:p w14:paraId="1DA92328"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[17]</w:t>
      </w:r>
      <w:r w:rsidRPr="00C724B5">
        <w:rPr>
          <w:noProof/>
          <w:lang w:val="en-US"/>
        </w:rPr>
        <w:tab/>
        <w:t xml:space="preserve">S. Xu, C. Han, and C. Ran, “A Time Series Combined Forecasting Model Based on Prophet-LGBM,” </w:t>
      </w:r>
      <w:r w:rsidRPr="00C724B5">
        <w:rPr>
          <w:i/>
          <w:iCs/>
          <w:noProof/>
          <w:lang w:val="en-US"/>
        </w:rPr>
        <w:t>ACM Int. Conf. Proceeding Ser.</w:t>
      </w:r>
      <w:r w:rsidRPr="00C724B5">
        <w:rPr>
          <w:noProof/>
          <w:lang w:val="en-US"/>
        </w:rPr>
        <w:t>, May 2021.</w:t>
      </w:r>
    </w:p>
    <w:p w14:paraId="7CB6706C"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[18]</w:t>
      </w:r>
      <w:r w:rsidRPr="00C724B5">
        <w:rPr>
          <w:noProof/>
          <w:lang w:val="en-US"/>
        </w:rPr>
        <w:tab/>
        <w:t>“The M3-Competition Database.” [Online]. Available: https://forecasters.org/resources/time-series-data/m3-competition/. [Accessed: 18-Oct-2022].</w:t>
      </w:r>
    </w:p>
    <w:p w14:paraId="7E03D697"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[19]</w:t>
      </w:r>
      <w:r w:rsidRPr="00C724B5">
        <w:rPr>
          <w:noProof/>
          <w:lang w:val="en-US"/>
        </w:rPr>
        <w:tab/>
        <w:t>A. Botchkarev, “Performance Metrics (Error Measures) in Machine Learning Regression, Forecasting and Prognostics: Properties and Typology,” 2018.</w:t>
      </w:r>
    </w:p>
    <w:p w14:paraId="744C6CB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[20]</w:t>
      </w:r>
      <w:r w:rsidRPr="00C724B5">
        <w:rPr>
          <w:noProof/>
          <w:lang w:val="en-US"/>
        </w:rPr>
        <w:tab/>
        <w:t xml:space="preserve">P. Chapman </w:t>
      </w:r>
      <w:r w:rsidRPr="00C724B5">
        <w:rPr>
          <w:i/>
          <w:iCs/>
          <w:noProof/>
          <w:lang w:val="en-US"/>
        </w:rPr>
        <w:t>et al.</w:t>
      </w:r>
      <w:r w:rsidRPr="00C724B5">
        <w:rPr>
          <w:noProof/>
          <w:lang w:val="en-US"/>
        </w:rPr>
        <w:t xml:space="preserve">, “CRISP-DM 1.0: Step-by-step data mining guide,” </w:t>
      </w:r>
      <w:r w:rsidRPr="00C724B5">
        <w:rPr>
          <w:i/>
          <w:iCs/>
          <w:noProof/>
          <w:lang w:val="en-US"/>
        </w:rPr>
        <w:t>SPSS inc</w:t>
      </w:r>
      <w:r w:rsidRPr="00C724B5">
        <w:rPr>
          <w:noProof/>
          <w:lang w:val="en-US"/>
        </w:rPr>
        <w:t>, vol. 9, no. 13, pp. 1–73, 2000.</w:t>
      </w:r>
    </w:p>
    <w:p w14:paraId="32F2BCA9"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[21]</w:t>
      </w:r>
      <w:r w:rsidRPr="00C724B5">
        <w:rPr>
          <w:noProof/>
          <w:lang w:val="en-US"/>
        </w:rPr>
        <w:tab/>
        <w:t xml:space="preserve">C. Schröer, F. Kruse, and J. M. Gómez, “A systematic literature review on applying CRISP-DM process model,” </w:t>
      </w:r>
      <w:r w:rsidRPr="00C724B5">
        <w:rPr>
          <w:i/>
          <w:iCs/>
          <w:noProof/>
          <w:lang w:val="en-US"/>
        </w:rPr>
        <w:t>Procedia Comput. Sci.</w:t>
      </w:r>
      <w:r w:rsidRPr="00C724B5">
        <w:rPr>
          <w:noProof/>
          <w:lang w:val="en-US"/>
        </w:rPr>
        <w:t>, vol. 181, pp. 526–534, 2021.</w:t>
      </w:r>
    </w:p>
    <w:p w14:paraId="253C6AB3" w14:textId="77777777" w:rsidR="00944D8C" w:rsidRPr="00944D8C" w:rsidRDefault="00944D8C" w:rsidP="00944D8C">
      <w:pPr>
        <w:widowControl w:val="0"/>
        <w:autoSpaceDE w:val="0"/>
        <w:autoSpaceDN w:val="0"/>
        <w:adjustRightInd w:val="0"/>
        <w:ind w:left="640" w:hanging="640"/>
        <w:rPr>
          <w:noProof/>
        </w:rPr>
      </w:pPr>
      <w:r w:rsidRPr="00C724B5">
        <w:rPr>
          <w:noProof/>
          <w:lang w:val="en-US"/>
        </w:rPr>
        <w:t>[22]</w:t>
      </w:r>
      <w:r w:rsidRPr="00C724B5">
        <w:rPr>
          <w:noProof/>
          <w:lang w:val="en-US"/>
        </w:rPr>
        <w:tab/>
        <w:t xml:space="preserve">Python Software Foundation, “Python 3.12.1 documentation.” [Online]. Available: https://docs.python.org/3/. </w:t>
      </w:r>
      <w:r w:rsidRPr="00944D8C">
        <w:rPr>
          <w:noProof/>
        </w:rPr>
        <w:t>[Accessed: 02-Feb-2024].</w:t>
      </w:r>
    </w:p>
    <w:p w14:paraId="19D61D90"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[23]</w:t>
      </w:r>
      <w:r w:rsidRPr="00944D8C">
        <w:rPr>
          <w:noProof/>
        </w:rPr>
        <w:tab/>
        <w:t xml:space="preserve">Google, “Plataforma de archivos compartidos y almacenamiento personal en la nube - Google.” </w:t>
      </w:r>
      <w:r w:rsidRPr="00C724B5">
        <w:rPr>
          <w:noProof/>
          <w:lang w:val="en-US"/>
        </w:rPr>
        <w:t>[Online]. Available: https://www.google.com/intl/es-419_ar/drive/. [Accessed: 02-Feb-2024].</w:t>
      </w:r>
    </w:p>
    <w:p w14:paraId="4638CA32" w14:textId="77777777" w:rsidR="00944D8C" w:rsidRPr="00944D8C" w:rsidRDefault="00944D8C" w:rsidP="00944D8C">
      <w:pPr>
        <w:widowControl w:val="0"/>
        <w:autoSpaceDE w:val="0"/>
        <w:autoSpaceDN w:val="0"/>
        <w:adjustRightInd w:val="0"/>
        <w:ind w:left="640" w:hanging="640"/>
        <w:rPr>
          <w:noProof/>
        </w:rPr>
      </w:pPr>
      <w:r w:rsidRPr="00C724B5">
        <w:rPr>
          <w:noProof/>
          <w:lang w:val="en-US"/>
        </w:rPr>
        <w:t>[24]</w:t>
      </w:r>
      <w:r w:rsidRPr="00C724B5">
        <w:rPr>
          <w:noProof/>
          <w:lang w:val="en-US"/>
        </w:rPr>
        <w:tab/>
        <w:t xml:space="preserve">Google, “Ayuda de Google.” [Online]. Available: https://support.google.com/. </w:t>
      </w:r>
      <w:r w:rsidRPr="00944D8C">
        <w:rPr>
          <w:noProof/>
        </w:rPr>
        <w:t>[Accessed: 02-Feb-2024].</w:t>
      </w:r>
    </w:p>
    <w:p w14:paraId="0BB1B270"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[25]</w:t>
      </w:r>
      <w:r w:rsidRPr="00944D8C">
        <w:rPr>
          <w:noProof/>
        </w:rPr>
        <w:tab/>
        <w:t xml:space="preserve">Google Lcc, “Ayuda de Google,” </w:t>
      </w:r>
      <w:r w:rsidRPr="00944D8C">
        <w:rPr>
          <w:i/>
          <w:iCs/>
          <w:noProof/>
        </w:rPr>
        <w:t>Ayuda de Google</w:t>
      </w:r>
      <w:r w:rsidRPr="00944D8C">
        <w:rPr>
          <w:noProof/>
        </w:rPr>
        <w:t xml:space="preserve">, 2023. </w:t>
      </w:r>
      <w:r w:rsidRPr="00C724B5">
        <w:rPr>
          <w:noProof/>
          <w:lang w:val="en-US"/>
        </w:rPr>
        <w:t>[Online]. Available: https://support.google.com/.</w:t>
      </w:r>
    </w:p>
    <w:p w14:paraId="3B173719"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[26]</w:t>
      </w:r>
      <w:r w:rsidRPr="00944D8C">
        <w:rPr>
          <w:noProof/>
        </w:rPr>
        <w:tab/>
        <w:t xml:space="preserve">“Microsoft: Nube, aplicaciones y juegos.” </w:t>
      </w:r>
      <w:r w:rsidRPr="00C724B5">
        <w:rPr>
          <w:noProof/>
          <w:lang w:val="en-US"/>
        </w:rPr>
        <w:t>[Online]. Available: https://www.microsoft.com/es-ar/. [Accessed: 16-Apr-2024].</w:t>
      </w:r>
    </w:p>
    <w:p w14:paraId="04A98DB5" w14:textId="77777777" w:rsidR="00944D8C" w:rsidRPr="00944D8C" w:rsidRDefault="00944D8C" w:rsidP="00944D8C">
      <w:pPr>
        <w:widowControl w:val="0"/>
        <w:autoSpaceDE w:val="0"/>
        <w:autoSpaceDN w:val="0"/>
        <w:adjustRightInd w:val="0"/>
        <w:ind w:left="640" w:hanging="640"/>
        <w:rPr>
          <w:noProof/>
        </w:rPr>
      </w:pPr>
      <w:r w:rsidRPr="00C724B5">
        <w:rPr>
          <w:noProof/>
          <w:lang w:val="en-US"/>
        </w:rPr>
        <w:t>[27]</w:t>
      </w:r>
      <w:r w:rsidRPr="00C724B5">
        <w:rPr>
          <w:noProof/>
          <w:lang w:val="en-US"/>
        </w:rPr>
        <w:tab/>
        <w:t xml:space="preserve">Numpy.org, “NumPy Documentation.” [Online]. Available: https://numpy.org/doc/. </w:t>
      </w:r>
      <w:r w:rsidRPr="00944D8C">
        <w:rPr>
          <w:noProof/>
        </w:rPr>
        <w:t>[Accessed: 05-Feb-2024].</w:t>
      </w:r>
    </w:p>
    <w:p w14:paraId="77AE0123"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[28]</w:t>
      </w:r>
      <w:r w:rsidRPr="00944D8C">
        <w:rPr>
          <w:noProof/>
        </w:rPr>
        <w:tab/>
        <w:t xml:space="preserve">Google Lcc, “TensorFlow es una plataforma de código abierto de extremo a extremo para el aprendizaje automático.” </w:t>
      </w:r>
      <w:r w:rsidRPr="00C724B5">
        <w:rPr>
          <w:noProof/>
          <w:lang w:val="en-US"/>
        </w:rPr>
        <w:t>[Online]. Available: https://www.tensorflow.org/. [Accessed: 05-Feb-2024].</w:t>
      </w:r>
    </w:p>
    <w:p w14:paraId="696E983E"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[29]</w:t>
      </w:r>
      <w:r w:rsidRPr="00C724B5">
        <w:rPr>
          <w:noProof/>
          <w:lang w:val="en-US"/>
        </w:rPr>
        <w:tab/>
        <w:t>“About pandas.” [Online]. Available: https://pandas.pydata.org/about/. [Accessed: 06-Feb-2024].</w:t>
      </w:r>
    </w:p>
    <w:p w14:paraId="52D37E87"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[30]</w:t>
      </w:r>
      <w:r w:rsidRPr="00C724B5">
        <w:rPr>
          <w:noProof/>
          <w:lang w:val="en-US"/>
        </w:rPr>
        <w:tab/>
        <w:t>“https://matplotlib.org/.” [Online]. Available: https://matplotlib.org/. [Accessed: 06-Feb-2024].</w:t>
      </w:r>
    </w:p>
    <w:p w14:paraId="16A9F27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[31]</w:t>
      </w:r>
      <w:r w:rsidRPr="00C724B5">
        <w:rPr>
          <w:noProof/>
          <w:lang w:val="en-US"/>
        </w:rPr>
        <w:tab/>
        <w:t>Google, “Google Colab.” [Online]. Available: https://research.google.com/colaboratory. [Accessed: 02-Feb-2024].</w:t>
      </w:r>
    </w:p>
    <w:p w14:paraId="10C8590A"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[32]</w:t>
      </w:r>
      <w:r w:rsidRPr="00C724B5">
        <w:rPr>
          <w:noProof/>
          <w:lang w:val="en-US"/>
        </w:rPr>
        <w:tab/>
        <w:t>GitHub, “Acerca de Git.” [Online]. Available: https://docs.github.com/es/get-started/using-git/about-git. [Accessed: 06-Feb-2024].</w:t>
      </w:r>
    </w:p>
    <w:p w14:paraId="710C8DE0"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[33]</w:t>
      </w:r>
      <w:r w:rsidRPr="00C724B5">
        <w:rPr>
          <w:noProof/>
          <w:lang w:val="en-US"/>
        </w:rPr>
        <w:tab/>
        <w:t>“Introduction to the Keras Tuner.” [Online]. Available: https://www.tensorflow.org/tutorials/keras/keras_tuner. [Accessed: 15-Feb-2024].</w:t>
      </w:r>
    </w:p>
    <w:p w14:paraId="09ABC1E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[34]</w:t>
      </w:r>
      <w:r w:rsidRPr="00C724B5">
        <w:rPr>
          <w:noProof/>
          <w:lang w:val="en-US"/>
        </w:rPr>
        <w:tab/>
        <w:t>“Keras FAQ.” [Online]. Available: https://keras.io/getting_started/faq/#. [Accessed: 15-Feb-2024].</w:t>
      </w:r>
    </w:p>
    <w:p w14:paraId="1D39F08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[35]</w:t>
      </w:r>
      <w:r w:rsidRPr="00C724B5">
        <w:rPr>
          <w:noProof/>
          <w:lang w:val="en-US"/>
        </w:rPr>
        <w:tab/>
        <w:t xml:space="preserve">“The base Tuner class.” [Online]. Available: </w:t>
      </w:r>
      <w:r w:rsidRPr="00C724B5">
        <w:rPr>
          <w:noProof/>
          <w:lang w:val="en-US"/>
        </w:rPr>
        <w:lastRenderedPageBreak/>
        <w:t>https://keras.io/api/keras_tuner/tuners/base_tuner/. [Accessed: 15-Feb-2024].</w:t>
      </w:r>
    </w:p>
    <w:p w14:paraId="52CCC3A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[36]</w:t>
      </w:r>
      <w:r w:rsidRPr="00C724B5">
        <w:rPr>
          <w:noProof/>
          <w:lang w:val="en-US"/>
        </w:rPr>
        <w:tab/>
        <w:t xml:space="preserve">L. Li, K. Jamieson, G. DeSalvo, A. Rostamizadeh, and A. Talwalkar, “Hyperband: A novel bandit-based approach to hyperparameter optimization,” </w:t>
      </w:r>
      <w:r w:rsidRPr="00C724B5">
        <w:rPr>
          <w:i/>
          <w:iCs/>
          <w:noProof/>
          <w:lang w:val="en-US"/>
        </w:rPr>
        <w:t>J. Mach. Learn. Res.</w:t>
      </w:r>
      <w:r w:rsidRPr="00C724B5">
        <w:rPr>
          <w:noProof/>
          <w:lang w:val="en-US"/>
        </w:rPr>
        <w:t>, vol. 18, pp. 1–52, 2018.</w:t>
      </w:r>
    </w:p>
    <w:p w14:paraId="1479E2D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[37]</w:t>
      </w:r>
      <w:r w:rsidRPr="00C724B5">
        <w:rPr>
          <w:noProof/>
          <w:lang w:val="en-US"/>
        </w:rPr>
        <w:tab/>
        <w:t xml:space="preserve">J. Bergstra and B. Yoshua, “Random search for hyper-parameter optimization,” </w:t>
      </w:r>
      <w:r w:rsidRPr="00C724B5">
        <w:rPr>
          <w:i/>
          <w:iCs/>
          <w:noProof/>
          <w:lang w:val="en-US"/>
        </w:rPr>
        <w:t>J. Mach. Learn. Res.</w:t>
      </w:r>
      <w:r w:rsidRPr="00C724B5">
        <w:rPr>
          <w:noProof/>
          <w:lang w:val="en-US"/>
        </w:rPr>
        <w:t>, vol. 13, no. 10, pp. 281–305, 2012.</w:t>
      </w:r>
    </w:p>
    <w:p w14:paraId="2300F6E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[38]</w:t>
      </w:r>
      <w:r w:rsidRPr="00C724B5">
        <w:rPr>
          <w:noProof/>
          <w:lang w:val="en-US"/>
        </w:rPr>
        <w:tab/>
        <w:t xml:space="preserve">J. Snoek, H. Larochelle, and R. P. Adams, “Practical Bayesian Optimization of Machine Learning Algorithms,” </w:t>
      </w:r>
      <w:r w:rsidRPr="00C724B5">
        <w:rPr>
          <w:i/>
          <w:iCs/>
          <w:noProof/>
          <w:lang w:val="en-US"/>
        </w:rPr>
        <w:t>Adv. Neural Inf. Process. Syst.</w:t>
      </w:r>
      <w:r w:rsidRPr="00C724B5">
        <w:rPr>
          <w:noProof/>
          <w:lang w:val="en-US"/>
        </w:rPr>
        <w:t>, vol. 25, 2012.</w:t>
      </w:r>
    </w:p>
    <w:p w14:paraId="770DB63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[39]</w:t>
      </w:r>
      <w:r w:rsidRPr="00C724B5">
        <w:rPr>
          <w:noProof/>
          <w:lang w:val="en-US"/>
        </w:rPr>
        <w:tab/>
        <w:t xml:space="preserve">A. Baghbanpourasl, E. Lughofer, P. Meyer-Heye, H. Zorrer, and C. Eitzinger, “Virtual quality control using bidirectional lstm networks and gradient boosting,” in </w:t>
      </w:r>
      <w:r w:rsidRPr="00C724B5">
        <w:rPr>
          <w:i/>
          <w:iCs/>
          <w:noProof/>
          <w:lang w:val="en-US"/>
        </w:rPr>
        <w:t>IEEE International Conference on Industrial Informatics (INDIN)</w:t>
      </w:r>
      <w:r w:rsidRPr="00C724B5">
        <w:rPr>
          <w:noProof/>
          <w:lang w:val="en-US"/>
        </w:rPr>
        <w:t>, 2019, vol. 2019-July, pp. 1638–1643.</w:t>
      </w:r>
    </w:p>
    <w:p w14:paraId="641541B0"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[40]</w:t>
      </w:r>
      <w:r w:rsidRPr="00C724B5">
        <w:rPr>
          <w:noProof/>
          <w:lang w:val="en-US"/>
        </w:rPr>
        <w:tab/>
        <w:t xml:space="preserve">J. Tourille, O. Ferret, X. Tannier, and A. L. Nvol, “Neural architecture for temporal relation extraction: A Bi-LSTM approach for detecting narrative containers,” in </w:t>
      </w:r>
      <w:r w:rsidRPr="00C724B5">
        <w:rPr>
          <w:i/>
          <w:iCs/>
          <w:noProof/>
          <w:lang w:val="en-US"/>
        </w:rPr>
        <w:t>ACL 2017 - 55th Annual Meeting of the Association for Computational Linguistics, Proceedings of the Conference (Long Papers)</w:t>
      </w:r>
      <w:r w:rsidRPr="00C724B5">
        <w:rPr>
          <w:noProof/>
          <w:lang w:val="en-US"/>
        </w:rPr>
        <w:t>, 2017, vol. 2, pp. 224–230.</w:t>
      </w:r>
    </w:p>
    <w:p w14:paraId="1E85DCC6"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[41]</w:t>
      </w:r>
      <w:r w:rsidRPr="00C724B5">
        <w:rPr>
          <w:noProof/>
          <w:lang w:val="en-US"/>
        </w:rPr>
        <w:tab/>
        <w:t xml:space="preserve">W. Rüdiger and J. Hipp, “CRISP-DM : Towards a Standard Process Model for Data Mining,” </w:t>
      </w:r>
      <w:r w:rsidRPr="00C724B5">
        <w:rPr>
          <w:i/>
          <w:iCs/>
          <w:noProof/>
          <w:lang w:val="en-US"/>
        </w:rPr>
        <w:t>Proc. Fourth Int. Conf. Pract. Appl. Knowl. Discov. Data Min.</w:t>
      </w:r>
      <w:r w:rsidRPr="00C724B5">
        <w:rPr>
          <w:noProof/>
          <w:lang w:val="en-US"/>
        </w:rPr>
        <w:t>, no. 24959, pp. 29–39, 2000.</w:t>
      </w:r>
    </w:p>
    <w:p w14:paraId="1073579F" w14:textId="77777777" w:rsidR="00944D8C" w:rsidRPr="00944D8C" w:rsidRDefault="00944D8C" w:rsidP="00944D8C">
      <w:pPr>
        <w:widowControl w:val="0"/>
        <w:autoSpaceDE w:val="0"/>
        <w:autoSpaceDN w:val="0"/>
        <w:adjustRightInd w:val="0"/>
        <w:ind w:left="640" w:hanging="640"/>
        <w:rPr>
          <w:noProof/>
        </w:rPr>
      </w:pPr>
      <w:r w:rsidRPr="00944D8C">
        <w:rPr>
          <w:noProof/>
        </w:rPr>
        <w:t>[42]</w:t>
      </w:r>
      <w:r w:rsidRPr="00944D8C">
        <w:rPr>
          <w:noProof/>
        </w:rPr>
        <w:tab/>
        <w:t xml:space="preserve">“[UA] Información sobre las agrupaciones de canales.” </w:t>
      </w:r>
      <w:r w:rsidRPr="00C724B5">
        <w:rPr>
          <w:noProof/>
          <w:lang w:val="en-US"/>
        </w:rPr>
        <w:t xml:space="preserve">[Online]. Available: https://support.google.com/analytics/answer/6010097. </w:t>
      </w:r>
      <w:r w:rsidRPr="00944D8C">
        <w:rPr>
          <w:noProof/>
        </w:rPr>
        <w:t>[Accessed: 07-Feb-2024].</w:t>
      </w:r>
    </w:p>
    <w:p w14:paraId="33F53160" w14:textId="77777777" w:rsidR="00944D8C" w:rsidRPr="00C724B5" w:rsidRDefault="00944D8C" w:rsidP="00944D8C">
      <w:pPr>
        <w:widowControl w:val="0"/>
        <w:autoSpaceDE w:val="0"/>
        <w:autoSpaceDN w:val="0"/>
        <w:adjustRightInd w:val="0"/>
        <w:ind w:left="640" w:hanging="640"/>
        <w:rPr>
          <w:noProof/>
          <w:lang w:val="en-US"/>
        </w:rPr>
      </w:pPr>
      <w:r w:rsidRPr="00944D8C">
        <w:rPr>
          <w:noProof/>
        </w:rPr>
        <w:t>[43]</w:t>
      </w:r>
      <w:r w:rsidRPr="00944D8C">
        <w:rPr>
          <w:noProof/>
        </w:rPr>
        <w:tab/>
        <w:t xml:space="preserve">“[GA4] Informe ‘Detalles de la tecnología.’” [Online]. </w:t>
      </w:r>
      <w:r w:rsidRPr="00C724B5">
        <w:rPr>
          <w:noProof/>
          <w:lang w:val="en-US"/>
        </w:rPr>
        <w:t>Available: https://support.google.com/analytics/answer/12980150. [Accessed: 07-Feb-2023].</w:t>
      </w:r>
    </w:p>
    <w:p w14:paraId="6073F5B5" w14:textId="77777777" w:rsidR="00944D8C" w:rsidRPr="00944D8C" w:rsidRDefault="00944D8C" w:rsidP="00944D8C">
      <w:pPr>
        <w:widowControl w:val="0"/>
        <w:autoSpaceDE w:val="0"/>
        <w:autoSpaceDN w:val="0"/>
        <w:adjustRightInd w:val="0"/>
        <w:ind w:left="640" w:hanging="640"/>
        <w:rPr>
          <w:noProof/>
        </w:rPr>
      </w:pPr>
      <w:r w:rsidRPr="00C724B5">
        <w:rPr>
          <w:noProof/>
          <w:lang w:val="en-US"/>
        </w:rPr>
        <w:t>[44]</w:t>
      </w:r>
      <w:r w:rsidRPr="00C724B5">
        <w:rPr>
          <w:noProof/>
          <w:lang w:val="en-US"/>
        </w:rPr>
        <w:tab/>
        <w:t xml:space="preserve">A. Suilin, “kaggle-web-traffic.” [Online]. Available: https://github.com/Arturus/kaggle-web-traffic. </w:t>
      </w:r>
      <w:r w:rsidRPr="00944D8C">
        <w:rPr>
          <w:noProof/>
        </w:rPr>
        <w:t>[Accessed: 07-Nov-2024].</w:t>
      </w:r>
    </w:p>
    <w:p w14:paraId="5BA605AE" w14:textId="77777777" w:rsidR="00944D8C" w:rsidRPr="00C724B5" w:rsidRDefault="00944D8C" w:rsidP="00944D8C">
      <w:pPr>
        <w:widowControl w:val="0"/>
        <w:autoSpaceDE w:val="0"/>
        <w:autoSpaceDN w:val="0"/>
        <w:adjustRightInd w:val="0"/>
        <w:ind w:left="640" w:hanging="640"/>
        <w:rPr>
          <w:noProof/>
          <w:lang w:val="en-US"/>
        </w:rPr>
      </w:pPr>
      <w:r w:rsidRPr="00944D8C">
        <w:rPr>
          <w:noProof/>
        </w:rPr>
        <w:t>[45]</w:t>
      </w:r>
      <w:r w:rsidRPr="00944D8C">
        <w:rPr>
          <w:noProof/>
        </w:rPr>
        <w:tab/>
        <w:t xml:space="preserve">“[UA→GA4] Diferencias entre los datos de Universal Analytics y Google Analytics 4.” </w:t>
      </w:r>
      <w:r w:rsidRPr="00C724B5">
        <w:rPr>
          <w:noProof/>
          <w:lang w:val="en-US"/>
        </w:rPr>
        <w:t>[Online]. Available: https://support.google.com/analytics/answer/9964640. [Accessed: 10-Feb-2024].</w:t>
      </w:r>
    </w:p>
    <w:p w14:paraId="0B34D7C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[46]</w:t>
      </w:r>
      <w:r w:rsidRPr="00C724B5">
        <w:rPr>
          <w:noProof/>
          <w:lang w:val="en-US"/>
        </w:rPr>
        <w:tab/>
        <w:t xml:space="preserve">T. T. Dang, H. Y. T. Ngan, and W. Liu, “Distance-based k-nearest neighbors outlier detection method in large-scale traffic data,” </w:t>
      </w:r>
      <w:r w:rsidRPr="00C724B5">
        <w:rPr>
          <w:i/>
          <w:iCs/>
          <w:noProof/>
          <w:lang w:val="en-US"/>
        </w:rPr>
        <w:t>Int. Conf. Digit. Signal Process. DSP</w:t>
      </w:r>
      <w:r w:rsidRPr="00C724B5">
        <w:rPr>
          <w:noProof/>
          <w:lang w:val="en-US"/>
        </w:rPr>
        <w:t>, vol. 2015-Septe, pp. 507–510, 2015.</w:t>
      </w:r>
    </w:p>
    <w:p w14:paraId="0545BE0A"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[47]</w:t>
      </w:r>
      <w:r w:rsidRPr="00C724B5">
        <w:rPr>
          <w:noProof/>
          <w:lang w:val="en-US"/>
        </w:rPr>
        <w:tab/>
        <w:t xml:space="preserve">A. Blázquez-Garc\’\ia, A. Conde, U. Mori, and J. A. Lozano, “A Review on Outlier/Anomaly Detection in Time Series Data,” </w:t>
      </w:r>
      <w:r w:rsidRPr="00C724B5">
        <w:rPr>
          <w:i/>
          <w:iCs/>
          <w:noProof/>
          <w:lang w:val="en-US"/>
        </w:rPr>
        <w:t>ACM Comput. Surv.</w:t>
      </w:r>
      <w:r w:rsidRPr="00C724B5">
        <w:rPr>
          <w:noProof/>
          <w:lang w:val="en-US"/>
        </w:rPr>
        <w:t>, vol. 54, no. 3, 2021.</w:t>
      </w:r>
    </w:p>
    <w:p w14:paraId="5F983E94" w14:textId="77777777" w:rsidR="00944D8C" w:rsidRPr="00944D8C" w:rsidRDefault="00944D8C" w:rsidP="00944D8C">
      <w:pPr>
        <w:widowControl w:val="0"/>
        <w:autoSpaceDE w:val="0"/>
        <w:autoSpaceDN w:val="0"/>
        <w:adjustRightInd w:val="0"/>
        <w:ind w:left="640" w:hanging="640"/>
        <w:rPr>
          <w:noProof/>
        </w:rPr>
      </w:pPr>
      <w:r w:rsidRPr="00C724B5">
        <w:rPr>
          <w:noProof/>
          <w:lang w:val="en-US"/>
        </w:rPr>
        <w:t>[48]</w:t>
      </w:r>
      <w:r w:rsidRPr="00C724B5">
        <w:rPr>
          <w:noProof/>
          <w:lang w:val="en-US"/>
        </w:rPr>
        <w:tab/>
        <w:t xml:space="preserve">analyticsvidhya, “Multivariate Multi-step Time Series Forecasting using Stacked LSTM sequence to sequence Autoencoder in Tensorflow 2.0 / Keras.” [Online]. Available: https://www.analyticsvidhya.com/blog/2020/10/multivariate-multi-step-time-series-forecasting-using-stacked-lstm-sequence-to-sequence-autoencoder-in-tensorflow-2-0-keras/. </w:t>
      </w:r>
      <w:r w:rsidRPr="00944D8C">
        <w:rPr>
          <w:noProof/>
        </w:rPr>
        <w:t>[Accessed: 01-Jan-2023].</w:t>
      </w:r>
    </w:p>
    <w:p w14:paraId="3E6AD632" w14:textId="70D61D5D" w:rsidR="00C016C7" w:rsidRPr="0004583A" w:rsidRDefault="008B2A42" w:rsidP="00C016C7">
      <w:pPr>
        <w:rPr>
          <w:lang w:val="en-US"/>
        </w:rPr>
      </w:pPr>
      <w:ins w:id="79" w:author="enrique gauto sand" w:date="2022-10-07T17:52:00Z">
        <w:r>
          <w:rPr>
            <w:lang w:val="en-US"/>
          </w:rPr>
          <w:fldChar w:fldCharType="end"/>
        </w:r>
      </w:ins>
    </w:p>
    <w:p w14:paraId="18EB14AA" w14:textId="35AACAB3" w:rsidR="004833B4" w:rsidRPr="0004583A" w:rsidRDefault="004833B4" w:rsidP="004833B4">
      <w:pPr>
        <w:rPr>
          <w:lang w:val="en-US"/>
        </w:rPr>
      </w:pPr>
    </w:p>
    <w:p w14:paraId="7F1AA20C" w14:textId="77777777" w:rsidR="004833B4" w:rsidRPr="0004583A" w:rsidRDefault="004833B4" w:rsidP="004833B4">
      <w:pPr>
        <w:rPr>
          <w:lang w:val="en-US"/>
        </w:rPr>
      </w:pPr>
    </w:p>
    <w:p w14:paraId="5D527CDB" w14:textId="77777777" w:rsidR="002F2B1E" w:rsidRDefault="002F2B1E" w:rsidP="005A39A9">
      <w:pPr>
        <w:tabs>
          <w:tab w:val="left" w:pos="5880"/>
        </w:tabs>
        <w:rPr>
          <w:lang w:val="en-US"/>
        </w:rPr>
      </w:pPr>
    </w:p>
    <w:p w14:paraId="4B9EAC16" w14:textId="77777777" w:rsidR="003A222A" w:rsidRDefault="003A222A" w:rsidP="005A39A9">
      <w:pPr>
        <w:tabs>
          <w:tab w:val="left" w:pos="5880"/>
        </w:tabs>
        <w:rPr>
          <w:lang w:val="en-US"/>
        </w:rPr>
      </w:pPr>
    </w:p>
    <w:p w14:paraId="213CB23E" w14:textId="77777777" w:rsidR="003A222A" w:rsidRDefault="003A222A" w:rsidP="005A39A9">
      <w:pPr>
        <w:tabs>
          <w:tab w:val="left" w:pos="5880"/>
        </w:tabs>
        <w:rPr>
          <w:lang w:val="en-US"/>
        </w:rPr>
      </w:pPr>
    </w:p>
    <w:p w14:paraId="308EBDBB" w14:textId="09E8BAEF" w:rsidR="003A222A" w:rsidRDefault="003A222A">
      <w:pPr>
        <w:spacing w:after="160" w:line="259" w:lineRule="auto"/>
        <w:rPr>
          <w:lang w:val="en-US"/>
        </w:rPr>
      </w:pPr>
    </w:p>
    <w:sectPr w:rsidR="003A222A" w:rsidSect="00130CAD">
      <w:footerReference w:type="default" r:id="rId50"/>
      <w:pgSz w:w="11907" w:h="16840" w:code="9"/>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75FAE" w14:textId="77777777" w:rsidR="00B04846" w:rsidRDefault="00B04846" w:rsidP="00F83EC8">
      <w:r>
        <w:separator/>
      </w:r>
    </w:p>
  </w:endnote>
  <w:endnote w:type="continuationSeparator" w:id="0">
    <w:p w14:paraId="1D6C09AA" w14:textId="77777777" w:rsidR="00B04846" w:rsidRDefault="00B04846"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002262"/>
      <w:docPartObj>
        <w:docPartGallery w:val="Page Numbers (Bottom of Page)"/>
        <w:docPartUnique/>
      </w:docPartObj>
    </w:sdtPr>
    <w:sdtContent>
      <w:p w14:paraId="63D41CAA" w14:textId="028243FC" w:rsidR="00DE0470" w:rsidRDefault="00DE0470" w:rsidP="00EF6274">
        <w:pPr>
          <w:pStyle w:val="Piedepgina"/>
          <w:jc w:val="center"/>
        </w:pPr>
        <w:r>
          <w:fldChar w:fldCharType="begin"/>
        </w:r>
        <w:r>
          <w:instrText>PAGE   \* MERGEFORMAT</w:instrText>
        </w:r>
        <w:r>
          <w:fldChar w:fldCharType="separate"/>
        </w:r>
        <w:r w:rsidR="004C6CA9">
          <w:rPr>
            <w:noProof/>
          </w:rPr>
          <w:t>46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225C5" w14:textId="77777777" w:rsidR="00B04846" w:rsidRDefault="00B04846" w:rsidP="00F83EC8">
      <w:r>
        <w:separator/>
      </w:r>
    </w:p>
  </w:footnote>
  <w:footnote w:type="continuationSeparator" w:id="0">
    <w:p w14:paraId="6BB12D6B" w14:textId="77777777" w:rsidR="00B04846" w:rsidRDefault="00B04846" w:rsidP="00F83E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3E7758"/>
    <w:multiLevelType w:val="hybridMultilevel"/>
    <w:tmpl w:val="B972F4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5" w15:restartNumberingAfterBreak="0">
    <w:nsid w:val="308E77B3"/>
    <w:multiLevelType w:val="multilevel"/>
    <w:tmpl w:val="B646273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23F387D"/>
    <w:multiLevelType w:val="hybridMultilevel"/>
    <w:tmpl w:val="A3EAC3F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9"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0"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5F678A8"/>
    <w:multiLevelType w:val="hybridMultilevel"/>
    <w:tmpl w:val="321A59E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58377FD3"/>
    <w:multiLevelType w:val="hybridMultilevel"/>
    <w:tmpl w:val="EF705FB6"/>
    <w:lvl w:ilvl="0" w:tplc="CFCAF3A0">
      <w:start w:val="1"/>
      <w:numFmt w:val="decimal"/>
      <w:lvlText w:val="1.2.%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7745DBC"/>
    <w:multiLevelType w:val="hybridMultilevel"/>
    <w:tmpl w:val="61F6B854"/>
    <w:lvl w:ilvl="0" w:tplc="BDC6D11E">
      <w:start w:val="1"/>
      <w:numFmt w:val="decimal"/>
      <w:lvlText w:val="3.%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8"/>
  </w:num>
  <w:num w:numId="5">
    <w:abstractNumId w:val="19"/>
  </w:num>
  <w:num w:numId="6">
    <w:abstractNumId w:val="11"/>
  </w:num>
  <w:num w:numId="7">
    <w:abstractNumId w:val="10"/>
  </w:num>
  <w:num w:numId="8">
    <w:abstractNumId w:val="15"/>
  </w:num>
  <w:num w:numId="9">
    <w:abstractNumId w:val="6"/>
  </w:num>
  <w:num w:numId="10">
    <w:abstractNumId w:val="7"/>
  </w:num>
  <w:num w:numId="11">
    <w:abstractNumId w:val="9"/>
  </w:num>
  <w:num w:numId="12">
    <w:abstractNumId w:val="4"/>
  </w:num>
  <w:num w:numId="13">
    <w:abstractNumId w:val="1"/>
  </w:num>
  <w:num w:numId="14">
    <w:abstractNumId w:val="17"/>
  </w:num>
  <w:num w:numId="15">
    <w:abstractNumId w:val="13"/>
  </w:num>
  <w:num w:numId="16">
    <w:abstractNumId w:val="14"/>
  </w:num>
  <w:num w:numId="17">
    <w:abstractNumId w:val="18"/>
  </w:num>
  <w:num w:numId="18">
    <w:abstractNumId w:val="16"/>
  </w:num>
  <w:num w:numId="19">
    <w:abstractNumId w:val="0"/>
  </w:num>
  <w:num w:numId="20">
    <w:abstractNumId w:val="2"/>
  </w:num>
  <w:num w:numId="21">
    <w:abstractNumId w:val="20"/>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Windows Live" w15:userId="8c2c388c15d0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EBD"/>
    <w:rsid w:val="0002323A"/>
    <w:rsid w:val="00033C01"/>
    <w:rsid w:val="000350C3"/>
    <w:rsid w:val="000355FF"/>
    <w:rsid w:val="000356B0"/>
    <w:rsid w:val="00036B2C"/>
    <w:rsid w:val="00040546"/>
    <w:rsid w:val="00040AD0"/>
    <w:rsid w:val="00042BC1"/>
    <w:rsid w:val="0004583A"/>
    <w:rsid w:val="00046E28"/>
    <w:rsid w:val="000476E1"/>
    <w:rsid w:val="00051B33"/>
    <w:rsid w:val="000520CE"/>
    <w:rsid w:val="000538FE"/>
    <w:rsid w:val="0005724B"/>
    <w:rsid w:val="00060816"/>
    <w:rsid w:val="00062B90"/>
    <w:rsid w:val="000639CA"/>
    <w:rsid w:val="00064DB1"/>
    <w:rsid w:val="00065A45"/>
    <w:rsid w:val="00065A8B"/>
    <w:rsid w:val="0007270E"/>
    <w:rsid w:val="00077FA2"/>
    <w:rsid w:val="00084242"/>
    <w:rsid w:val="000853C0"/>
    <w:rsid w:val="00085FD8"/>
    <w:rsid w:val="00091F42"/>
    <w:rsid w:val="00093C28"/>
    <w:rsid w:val="0009601C"/>
    <w:rsid w:val="000A3034"/>
    <w:rsid w:val="000A3A22"/>
    <w:rsid w:val="000A3B1C"/>
    <w:rsid w:val="000A3B8E"/>
    <w:rsid w:val="000A4976"/>
    <w:rsid w:val="000A557C"/>
    <w:rsid w:val="000A7549"/>
    <w:rsid w:val="000B133E"/>
    <w:rsid w:val="000B153C"/>
    <w:rsid w:val="000B4455"/>
    <w:rsid w:val="000B4ECE"/>
    <w:rsid w:val="000B51C3"/>
    <w:rsid w:val="000B6017"/>
    <w:rsid w:val="000C04D6"/>
    <w:rsid w:val="000C382B"/>
    <w:rsid w:val="000C4FB4"/>
    <w:rsid w:val="000D0D9D"/>
    <w:rsid w:val="000D28EF"/>
    <w:rsid w:val="000E13C2"/>
    <w:rsid w:val="000E7255"/>
    <w:rsid w:val="000E7A6E"/>
    <w:rsid w:val="000F0E99"/>
    <w:rsid w:val="000F4078"/>
    <w:rsid w:val="000F51F5"/>
    <w:rsid w:val="000F5A9B"/>
    <w:rsid w:val="000F663E"/>
    <w:rsid w:val="000F7FB1"/>
    <w:rsid w:val="00100AD0"/>
    <w:rsid w:val="00106C01"/>
    <w:rsid w:val="00111DBD"/>
    <w:rsid w:val="00114DD3"/>
    <w:rsid w:val="0011563B"/>
    <w:rsid w:val="00115A81"/>
    <w:rsid w:val="0011703F"/>
    <w:rsid w:val="00130CAD"/>
    <w:rsid w:val="0013100D"/>
    <w:rsid w:val="00131283"/>
    <w:rsid w:val="00132483"/>
    <w:rsid w:val="0013366D"/>
    <w:rsid w:val="00136501"/>
    <w:rsid w:val="0014038A"/>
    <w:rsid w:val="00140D71"/>
    <w:rsid w:val="001411A5"/>
    <w:rsid w:val="00144E04"/>
    <w:rsid w:val="00145ABA"/>
    <w:rsid w:val="0014719B"/>
    <w:rsid w:val="001501D8"/>
    <w:rsid w:val="0015160E"/>
    <w:rsid w:val="00156129"/>
    <w:rsid w:val="00165BA6"/>
    <w:rsid w:val="001661F5"/>
    <w:rsid w:val="00166821"/>
    <w:rsid w:val="001668D5"/>
    <w:rsid w:val="00172FBB"/>
    <w:rsid w:val="00183B53"/>
    <w:rsid w:val="00186FBD"/>
    <w:rsid w:val="00187A12"/>
    <w:rsid w:val="00190027"/>
    <w:rsid w:val="00190D84"/>
    <w:rsid w:val="00191A05"/>
    <w:rsid w:val="00191EEB"/>
    <w:rsid w:val="001944BC"/>
    <w:rsid w:val="00197070"/>
    <w:rsid w:val="001A414E"/>
    <w:rsid w:val="001A6A31"/>
    <w:rsid w:val="001B0B3C"/>
    <w:rsid w:val="001B655F"/>
    <w:rsid w:val="001C29E4"/>
    <w:rsid w:val="001C33C6"/>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10393"/>
    <w:rsid w:val="00211BFD"/>
    <w:rsid w:val="00213452"/>
    <w:rsid w:val="002157C1"/>
    <w:rsid w:val="002179E5"/>
    <w:rsid w:val="00217B50"/>
    <w:rsid w:val="00217BDF"/>
    <w:rsid w:val="0022512C"/>
    <w:rsid w:val="002368AB"/>
    <w:rsid w:val="00236AE2"/>
    <w:rsid w:val="0024281C"/>
    <w:rsid w:val="00244E9F"/>
    <w:rsid w:val="00245FB5"/>
    <w:rsid w:val="002535EA"/>
    <w:rsid w:val="0025370A"/>
    <w:rsid w:val="002539E6"/>
    <w:rsid w:val="00255B38"/>
    <w:rsid w:val="00261D51"/>
    <w:rsid w:val="00262BF4"/>
    <w:rsid w:val="00263265"/>
    <w:rsid w:val="00263337"/>
    <w:rsid w:val="00263BE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764F"/>
    <w:rsid w:val="002A76A1"/>
    <w:rsid w:val="002B1596"/>
    <w:rsid w:val="002B5937"/>
    <w:rsid w:val="002B5BF7"/>
    <w:rsid w:val="002B690F"/>
    <w:rsid w:val="002B79F7"/>
    <w:rsid w:val="002B7D33"/>
    <w:rsid w:val="002C004B"/>
    <w:rsid w:val="002C06BE"/>
    <w:rsid w:val="002C4AFE"/>
    <w:rsid w:val="002C5FE4"/>
    <w:rsid w:val="002C6D8A"/>
    <w:rsid w:val="002D016A"/>
    <w:rsid w:val="002D298A"/>
    <w:rsid w:val="002D4A1B"/>
    <w:rsid w:val="002D4C7A"/>
    <w:rsid w:val="002D5045"/>
    <w:rsid w:val="002D507D"/>
    <w:rsid w:val="002E217B"/>
    <w:rsid w:val="002E2792"/>
    <w:rsid w:val="002E5CA6"/>
    <w:rsid w:val="002F0A7F"/>
    <w:rsid w:val="002F0C69"/>
    <w:rsid w:val="002F2B1E"/>
    <w:rsid w:val="002F49EB"/>
    <w:rsid w:val="00300678"/>
    <w:rsid w:val="0030182E"/>
    <w:rsid w:val="00302AEA"/>
    <w:rsid w:val="0030456E"/>
    <w:rsid w:val="00306573"/>
    <w:rsid w:val="00307B58"/>
    <w:rsid w:val="0031231B"/>
    <w:rsid w:val="00313D52"/>
    <w:rsid w:val="00315517"/>
    <w:rsid w:val="003207F2"/>
    <w:rsid w:val="00320E68"/>
    <w:rsid w:val="0032126D"/>
    <w:rsid w:val="0032253F"/>
    <w:rsid w:val="00327F7B"/>
    <w:rsid w:val="00331C6B"/>
    <w:rsid w:val="003346E1"/>
    <w:rsid w:val="003355F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79B0"/>
    <w:rsid w:val="0038337A"/>
    <w:rsid w:val="003848BE"/>
    <w:rsid w:val="00385995"/>
    <w:rsid w:val="00386AF5"/>
    <w:rsid w:val="003909AB"/>
    <w:rsid w:val="003919A3"/>
    <w:rsid w:val="003921B6"/>
    <w:rsid w:val="00396C45"/>
    <w:rsid w:val="003A0C74"/>
    <w:rsid w:val="003A222A"/>
    <w:rsid w:val="003A3231"/>
    <w:rsid w:val="003A34F5"/>
    <w:rsid w:val="003A645A"/>
    <w:rsid w:val="003A7036"/>
    <w:rsid w:val="003A7386"/>
    <w:rsid w:val="003B08BF"/>
    <w:rsid w:val="003B1411"/>
    <w:rsid w:val="003B2638"/>
    <w:rsid w:val="003B368F"/>
    <w:rsid w:val="003B57FE"/>
    <w:rsid w:val="003B5A3B"/>
    <w:rsid w:val="003B7CB0"/>
    <w:rsid w:val="003B7D9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C77"/>
    <w:rsid w:val="004004F8"/>
    <w:rsid w:val="00402B73"/>
    <w:rsid w:val="00402CFB"/>
    <w:rsid w:val="00406620"/>
    <w:rsid w:val="00407AE4"/>
    <w:rsid w:val="0041061F"/>
    <w:rsid w:val="00410C51"/>
    <w:rsid w:val="00412D77"/>
    <w:rsid w:val="00412E0D"/>
    <w:rsid w:val="00413CAF"/>
    <w:rsid w:val="00422F92"/>
    <w:rsid w:val="00423EBE"/>
    <w:rsid w:val="004254D0"/>
    <w:rsid w:val="00426A5E"/>
    <w:rsid w:val="0043209F"/>
    <w:rsid w:val="00432874"/>
    <w:rsid w:val="00434248"/>
    <w:rsid w:val="00435A0D"/>
    <w:rsid w:val="00435F7F"/>
    <w:rsid w:val="00446BB1"/>
    <w:rsid w:val="00450354"/>
    <w:rsid w:val="0045107D"/>
    <w:rsid w:val="0045158A"/>
    <w:rsid w:val="004516C8"/>
    <w:rsid w:val="00452EB7"/>
    <w:rsid w:val="004560D8"/>
    <w:rsid w:val="00456BA0"/>
    <w:rsid w:val="00456C78"/>
    <w:rsid w:val="004600DC"/>
    <w:rsid w:val="00460128"/>
    <w:rsid w:val="00461A29"/>
    <w:rsid w:val="0046512A"/>
    <w:rsid w:val="00466F1D"/>
    <w:rsid w:val="00471E51"/>
    <w:rsid w:val="004736F6"/>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C6CA9"/>
    <w:rsid w:val="004D0E58"/>
    <w:rsid w:val="004D29E2"/>
    <w:rsid w:val="004D4D69"/>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10F79"/>
    <w:rsid w:val="00512974"/>
    <w:rsid w:val="00516294"/>
    <w:rsid w:val="005175FA"/>
    <w:rsid w:val="00520D4D"/>
    <w:rsid w:val="00522D23"/>
    <w:rsid w:val="0052517C"/>
    <w:rsid w:val="005262EA"/>
    <w:rsid w:val="0052654F"/>
    <w:rsid w:val="005265AB"/>
    <w:rsid w:val="0053094C"/>
    <w:rsid w:val="0053137B"/>
    <w:rsid w:val="00531637"/>
    <w:rsid w:val="00532819"/>
    <w:rsid w:val="00533DDD"/>
    <w:rsid w:val="00535422"/>
    <w:rsid w:val="005379CF"/>
    <w:rsid w:val="00541D7F"/>
    <w:rsid w:val="00543796"/>
    <w:rsid w:val="00543900"/>
    <w:rsid w:val="00544836"/>
    <w:rsid w:val="0054508F"/>
    <w:rsid w:val="005516DC"/>
    <w:rsid w:val="00556A44"/>
    <w:rsid w:val="005571F3"/>
    <w:rsid w:val="00557FC2"/>
    <w:rsid w:val="0056185A"/>
    <w:rsid w:val="00565711"/>
    <w:rsid w:val="005709AC"/>
    <w:rsid w:val="00573745"/>
    <w:rsid w:val="00573D1F"/>
    <w:rsid w:val="0058061C"/>
    <w:rsid w:val="00580B89"/>
    <w:rsid w:val="005822AC"/>
    <w:rsid w:val="00582528"/>
    <w:rsid w:val="00586985"/>
    <w:rsid w:val="0058756D"/>
    <w:rsid w:val="005875C0"/>
    <w:rsid w:val="0059199F"/>
    <w:rsid w:val="005947A0"/>
    <w:rsid w:val="0059538D"/>
    <w:rsid w:val="005962FB"/>
    <w:rsid w:val="00597B16"/>
    <w:rsid w:val="005A193D"/>
    <w:rsid w:val="005A2F26"/>
    <w:rsid w:val="005A2FB4"/>
    <w:rsid w:val="005A33CA"/>
    <w:rsid w:val="005A39A9"/>
    <w:rsid w:val="005A532E"/>
    <w:rsid w:val="005A5EA4"/>
    <w:rsid w:val="005B1196"/>
    <w:rsid w:val="005B34E7"/>
    <w:rsid w:val="005B35A2"/>
    <w:rsid w:val="005B47AF"/>
    <w:rsid w:val="005B550B"/>
    <w:rsid w:val="005B66D5"/>
    <w:rsid w:val="005C1041"/>
    <w:rsid w:val="005C6958"/>
    <w:rsid w:val="005E0ED4"/>
    <w:rsid w:val="005E2A6A"/>
    <w:rsid w:val="005E390E"/>
    <w:rsid w:val="005E3AF6"/>
    <w:rsid w:val="005E4086"/>
    <w:rsid w:val="005E5236"/>
    <w:rsid w:val="005E5ED8"/>
    <w:rsid w:val="005F0977"/>
    <w:rsid w:val="005F348C"/>
    <w:rsid w:val="005F5361"/>
    <w:rsid w:val="005F797C"/>
    <w:rsid w:val="005F7EB6"/>
    <w:rsid w:val="006007E9"/>
    <w:rsid w:val="0060080C"/>
    <w:rsid w:val="00603979"/>
    <w:rsid w:val="00604F28"/>
    <w:rsid w:val="00605890"/>
    <w:rsid w:val="00607B48"/>
    <w:rsid w:val="0061323D"/>
    <w:rsid w:val="006156DA"/>
    <w:rsid w:val="00615E2C"/>
    <w:rsid w:val="00617748"/>
    <w:rsid w:val="00620051"/>
    <w:rsid w:val="00620813"/>
    <w:rsid w:val="00621CD6"/>
    <w:rsid w:val="00625045"/>
    <w:rsid w:val="00625A8E"/>
    <w:rsid w:val="00625D16"/>
    <w:rsid w:val="00625FF3"/>
    <w:rsid w:val="0063394D"/>
    <w:rsid w:val="00636329"/>
    <w:rsid w:val="0064114D"/>
    <w:rsid w:val="0064164E"/>
    <w:rsid w:val="0064170D"/>
    <w:rsid w:val="006417E9"/>
    <w:rsid w:val="0064209D"/>
    <w:rsid w:val="006437A0"/>
    <w:rsid w:val="0064533A"/>
    <w:rsid w:val="0065036A"/>
    <w:rsid w:val="0065191F"/>
    <w:rsid w:val="00655CBF"/>
    <w:rsid w:val="00656527"/>
    <w:rsid w:val="00656E42"/>
    <w:rsid w:val="00662BB3"/>
    <w:rsid w:val="00663711"/>
    <w:rsid w:val="00665C68"/>
    <w:rsid w:val="00670DB9"/>
    <w:rsid w:val="0067483B"/>
    <w:rsid w:val="00680CE9"/>
    <w:rsid w:val="006858FB"/>
    <w:rsid w:val="00686F72"/>
    <w:rsid w:val="00687FE7"/>
    <w:rsid w:val="006934E6"/>
    <w:rsid w:val="00693971"/>
    <w:rsid w:val="006958F8"/>
    <w:rsid w:val="00696065"/>
    <w:rsid w:val="0069675C"/>
    <w:rsid w:val="006A0BD4"/>
    <w:rsid w:val="006A3ED9"/>
    <w:rsid w:val="006B134D"/>
    <w:rsid w:val="006B629C"/>
    <w:rsid w:val="006C02AF"/>
    <w:rsid w:val="006C0F41"/>
    <w:rsid w:val="006C1F94"/>
    <w:rsid w:val="006C42D3"/>
    <w:rsid w:val="006C7E82"/>
    <w:rsid w:val="006D0732"/>
    <w:rsid w:val="006D2E6E"/>
    <w:rsid w:val="006D661F"/>
    <w:rsid w:val="006E04B1"/>
    <w:rsid w:val="006E449D"/>
    <w:rsid w:val="006E56C1"/>
    <w:rsid w:val="006E63ED"/>
    <w:rsid w:val="006E7A5D"/>
    <w:rsid w:val="006E7D84"/>
    <w:rsid w:val="006F3A28"/>
    <w:rsid w:val="006F40A5"/>
    <w:rsid w:val="006F67A2"/>
    <w:rsid w:val="006F7C73"/>
    <w:rsid w:val="007013DD"/>
    <w:rsid w:val="00703FF0"/>
    <w:rsid w:val="00704383"/>
    <w:rsid w:val="00704A91"/>
    <w:rsid w:val="00704E49"/>
    <w:rsid w:val="007066CD"/>
    <w:rsid w:val="00706A87"/>
    <w:rsid w:val="00710D68"/>
    <w:rsid w:val="00715F65"/>
    <w:rsid w:val="00720050"/>
    <w:rsid w:val="00720630"/>
    <w:rsid w:val="00721D5D"/>
    <w:rsid w:val="00722251"/>
    <w:rsid w:val="00726E13"/>
    <w:rsid w:val="00727A74"/>
    <w:rsid w:val="00727DBD"/>
    <w:rsid w:val="00731528"/>
    <w:rsid w:val="00732395"/>
    <w:rsid w:val="007359E3"/>
    <w:rsid w:val="007363D4"/>
    <w:rsid w:val="00742D5D"/>
    <w:rsid w:val="0074312A"/>
    <w:rsid w:val="00743FEF"/>
    <w:rsid w:val="00745A91"/>
    <w:rsid w:val="00745BC2"/>
    <w:rsid w:val="00745CF4"/>
    <w:rsid w:val="0074609F"/>
    <w:rsid w:val="00746E92"/>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6E2B"/>
    <w:rsid w:val="0078719E"/>
    <w:rsid w:val="00787DBE"/>
    <w:rsid w:val="00793DA3"/>
    <w:rsid w:val="00794022"/>
    <w:rsid w:val="00795C61"/>
    <w:rsid w:val="007974A2"/>
    <w:rsid w:val="007A08BB"/>
    <w:rsid w:val="007A4394"/>
    <w:rsid w:val="007A4535"/>
    <w:rsid w:val="007A4ED5"/>
    <w:rsid w:val="007A6FF4"/>
    <w:rsid w:val="007A7E64"/>
    <w:rsid w:val="007B5951"/>
    <w:rsid w:val="007B613C"/>
    <w:rsid w:val="007B7446"/>
    <w:rsid w:val="007C0128"/>
    <w:rsid w:val="007C0253"/>
    <w:rsid w:val="007C0643"/>
    <w:rsid w:val="007C0BEA"/>
    <w:rsid w:val="007C2972"/>
    <w:rsid w:val="007C4507"/>
    <w:rsid w:val="007C4824"/>
    <w:rsid w:val="007D2E8B"/>
    <w:rsid w:val="007D58DB"/>
    <w:rsid w:val="007E0F16"/>
    <w:rsid w:val="007E17F8"/>
    <w:rsid w:val="007E6A68"/>
    <w:rsid w:val="007F03EF"/>
    <w:rsid w:val="007F225D"/>
    <w:rsid w:val="007F5CE7"/>
    <w:rsid w:val="007F5D47"/>
    <w:rsid w:val="00800CCD"/>
    <w:rsid w:val="00802618"/>
    <w:rsid w:val="00803ACC"/>
    <w:rsid w:val="0080431B"/>
    <w:rsid w:val="00804D6D"/>
    <w:rsid w:val="00817144"/>
    <w:rsid w:val="008226C6"/>
    <w:rsid w:val="00823F3B"/>
    <w:rsid w:val="008264D0"/>
    <w:rsid w:val="008318A9"/>
    <w:rsid w:val="00831E5D"/>
    <w:rsid w:val="0083262C"/>
    <w:rsid w:val="0083384A"/>
    <w:rsid w:val="008349F8"/>
    <w:rsid w:val="008420F1"/>
    <w:rsid w:val="00843454"/>
    <w:rsid w:val="00843513"/>
    <w:rsid w:val="00843A7A"/>
    <w:rsid w:val="00843FCA"/>
    <w:rsid w:val="008441D8"/>
    <w:rsid w:val="00844238"/>
    <w:rsid w:val="0084681D"/>
    <w:rsid w:val="008475C0"/>
    <w:rsid w:val="0085067E"/>
    <w:rsid w:val="008513BF"/>
    <w:rsid w:val="00852D48"/>
    <w:rsid w:val="00855F79"/>
    <w:rsid w:val="0085754F"/>
    <w:rsid w:val="00860A4E"/>
    <w:rsid w:val="008620D3"/>
    <w:rsid w:val="00862844"/>
    <w:rsid w:val="008628D6"/>
    <w:rsid w:val="00863B00"/>
    <w:rsid w:val="008673B2"/>
    <w:rsid w:val="0087074D"/>
    <w:rsid w:val="00872587"/>
    <w:rsid w:val="008733BA"/>
    <w:rsid w:val="008769B0"/>
    <w:rsid w:val="00876C0F"/>
    <w:rsid w:val="0088236D"/>
    <w:rsid w:val="00883FE8"/>
    <w:rsid w:val="00884F73"/>
    <w:rsid w:val="00885917"/>
    <w:rsid w:val="0088614E"/>
    <w:rsid w:val="00887728"/>
    <w:rsid w:val="00887EBF"/>
    <w:rsid w:val="00890AF0"/>
    <w:rsid w:val="008932AA"/>
    <w:rsid w:val="00893573"/>
    <w:rsid w:val="00897BB8"/>
    <w:rsid w:val="008A0CF1"/>
    <w:rsid w:val="008A184D"/>
    <w:rsid w:val="008A35FD"/>
    <w:rsid w:val="008A621D"/>
    <w:rsid w:val="008B0A5E"/>
    <w:rsid w:val="008B250A"/>
    <w:rsid w:val="008B2A42"/>
    <w:rsid w:val="008C42D1"/>
    <w:rsid w:val="008C43B3"/>
    <w:rsid w:val="008C64D3"/>
    <w:rsid w:val="008C748E"/>
    <w:rsid w:val="008D197F"/>
    <w:rsid w:val="008D31F6"/>
    <w:rsid w:val="008D530E"/>
    <w:rsid w:val="008E3426"/>
    <w:rsid w:val="008E36D9"/>
    <w:rsid w:val="008E503D"/>
    <w:rsid w:val="008E5609"/>
    <w:rsid w:val="008E7FD2"/>
    <w:rsid w:val="008F4A2B"/>
    <w:rsid w:val="008F678E"/>
    <w:rsid w:val="00902834"/>
    <w:rsid w:val="00907991"/>
    <w:rsid w:val="009142AB"/>
    <w:rsid w:val="00915519"/>
    <w:rsid w:val="009174CB"/>
    <w:rsid w:val="009204F3"/>
    <w:rsid w:val="009236A0"/>
    <w:rsid w:val="00924162"/>
    <w:rsid w:val="00924F07"/>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2A51"/>
    <w:rsid w:val="009636D8"/>
    <w:rsid w:val="00963D72"/>
    <w:rsid w:val="00966A91"/>
    <w:rsid w:val="00967AED"/>
    <w:rsid w:val="0097330F"/>
    <w:rsid w:val="00984B0C"/>
    <w:rsid w:val="00985B04"/>
    <w:rsid w:val="00986CB5"/>
    <w:rsid w:val="00991A49"/>
    <w:rsid w:val="00992AF3"/>
    <w:rsid w:val="00992BA7"/>
    <w:rsid w:val="00996AC1"/>
    <w:rsid w:val="009A0FE8"/>
    <w:rsid w:val="009A1424"/>
    <w:rsid w:val="009A25AC"/>
    <w:rsid w:val="009A2AF1"/>
    <w:rsid w:val="009A49E5"/>
    <w:rsid w:val="009A7169"/>
    <w:rsid w:val="009B07EA"/>
    <w:rsid w:val="009B2399"/>
    <w:rsid w:val="009B2473"/>
    <w:rsid w:val="009B322A"/>
    <w:rsid w:val="009B5CC0"/>
    <w:rsid w:val="009C1D10"/>
    <w:rsid w:val="009C21C4"/>
    <w:rsid w:val="009C22AC"/>
    <w:rsid w:val="009C5A81"/>
    <w:rsid w:val="009D00C6"/>
    <w:rsid w:val="009D07CB"/>
    <w:rsid w:val="009D33A2"/>
    <w:rsid w:val="009D4817"/>
    <w:rsid w:val="009D4E93"/>
    <w:rsid w:val="009D623F"/>
    <w:rsid w:val="009D6A2A"/>
    <w:rsid w:val="009E100A"/>
    <w:rsid w:val="009E23D8"/>
    <w:rsid w:val="009E4F4F"/>
    <w:rsid w:val="009E56D5"/>
    <w:rsid w:val="009E79F5"/>
    <w:rsid w:val="009F20E4"/>
    <w:rsid w:val="009F2CA3"/>
    <w:rsid w:val="009F634B"/>
    <w:rsid w:val="009F6452"/>
    <w:rsid w:val="009F651F"/>
    <w:rsid w:val="00A00433"/>
    <w:rsid w:val="00A0261F"/>
    <w:rsid w:val="00A07978"/>
    <w:rsid w:val="00A1156C"/>
    <w:rsid w:val="00A11D5B"/>
    <w:rsid w:val="00A14C01"/>
    <w:rsid w:val="00A209AF"/>
    <w:rsid w:val="00A25925"/>
    <w:rsid w:val="00A26428"/>
    <w:rsid w:val="00A27062"/>
    <w:rsid w:val="00A31F16"/>
    <w:rsid w:val="00A32BEA"/>
    <w:rsid w:val="00A357A8"/>
    <w:rsid w:val="00A37F73"/>
    <w:rsid w:val="00A500A7"/>
    <w:rsid w:val="00A51A42"/>
    <w:rsid w:val="00A51A44"/>
    <w:rsid w:val="00A53C9E"/>
    <w:rsid w:val="00A54F56"/>
    <w:rsid w:val="00A5625B"/>
    <w:rsid w:val="00A628DC"/>
    <w:rsid w:val="00A62FC3"/>
    <w:rsid w:val="00A64279"/>
    <w:rsid w:val="00A66F4A"/>
    <w:rsid w:val="00A70D62"/>
    <w:rsid w:val="00A710BD"/>
    <w:rsid w:val="00A71567"/>
    <w:rsid w:val="00A72718"/>
    <w:rsid w:val="00A77175"/>
    <w:rsid w:val="00A839DC"/>
    <w:rsid w:val="00A84671"/>
    <w:rsid w:val="00A8753D"/>
    <w:rsid w:val="00A93A58"/>
    <w:rsid w:val="00A95F4E"/>
    <w:rsid w:val="00A97138"/>
    <w:rsid w:val="00AA1F8D"/>
    <w:rsid w:val="00AA2A7C"/>
    <w:rsid w:val="00AA3EC6"/>
    <w:rsid w:val="00AB2566"/>
    <w:rsid w:val="00AB43DC"/>
    <w:rsid w:val="00AB4BD9"/>
    <w:rsid w:val="00AB530C"/>
    <w:rsid w:val="00AC10E4"/>
    <w:rsid w:val="00AC2A53"/>
    <w:rsid w:val="00AC45CB"/>
    <w:rsid w:val="00AC5186"/>
    <w:rsid w:val="00AC5A7B"/>
    <w:rsid w:val="00AC5DE2"/>
    <w:rsid w:val="00AC76DA"/>
    <w:rsid w:val="00AD08DC"/>
    <w:rsid w:val="00AD752A"/>
    <w:rsid w:val="00AE07A6"/>
    <w:rsid w:val="00AE09E7"/>
    <w:rsid w:val="00AF0043"/>
    <w:rsid w:val="00AF2F07"/>
    <w:rsid w:val="00B019BC"/>
    <w:rsid w:val="00B030EC"/>
    <w:rsid w:val="00B038BC"/>
    <w:rsid w:val="00B04846"/>
    <w:rsid w:val="00B053CE"/>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752F"/>
    <w:rsid w:val="00B3766D"/>
    <w:rsid w:val="00B37BC5"/>
    <w:rsid w:val="00B43364"/>
    <w:rsid w:val="00B44372"/>
    <w:rsid w:val="00B46272"/>
    <w:rsid w:val="00B47448"/>
    <w:rsid w:val="00B53580"/>
    <w:rsid w:val="00B54B48"/>
    <w:rsid w:val="00B5577D"/>
    <w:rsid w:val="00B5655E"/>
    <w:rsid w:val="00B57399"/>
    <w:rsid w:val="00B60F47"/>
    <w:rsid w:val="00B63812"/>
    <w:rsid w:val="00B737BC"/>
    <w:rsid w:val="00B75457"/>
    <w:rsid w:val="00B8159D"/>
    <w:rsid w:val="00B84D89"/>
    <w:rsid w:val="00B873F6"/>
    <w:rsid w:val="00B90A89"/>
    <w:rsid w:val="00B91CA9"/>
    <w:rsid w:val="00B92C2D"/>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E1BC3"/>
    <w:rsid w:val="00BE6C98"/>
    <w:rsid w:val="00BF3217"/>
    <w:rsid w:val="00BF4919"/>
    <w:rsid w:val="00BF62BC"/>
    <w:rsid w:val="00BF6A00"/>
    <w:rsid w:val="00BF7EC8"/>
    <w:rsid w:val="00C0049F"/>
    <w:rsid w:val="00C007A7"/>
    <w:rsid w:val="00C00951"/>
    <w:rsid w:val="00C00F33"/>
    <w:rsid w:val="00C016C7"/>
    <w:rsid w:val="00C02244"/>
    <w:rsid w:val="00C02DFC"/>
    <w:rsid w:val="00C10862"/>
    <w:rsid w:val="00C13366"/>
    <w:rsid w:val="00C1396E"/>
    <w:rsid w:val="00C15381"/>
    <w:rsid w:val="00C165E4"/>
    <w:rsid w:val="00C16BD9"/>
    <w:rsid w:val="00C22747"/>
    <w:rsid w:val="00C23C0C"/>
    <w:rsid w:val="00C2541A"/>
    <w:rsid w:val="00C27538"/>
    <w:rsid w:val="00C33377"/>
    <w:rsid w:val="00C3672F"/>
    <w:rsid w:val="00C40BF3"/>
    <w:rsid w:val="00C413CC"/>
    <w:rsid w:val="00C45249"/>
    <w:rsid w:val="00C46853"/>
    <w:rsid w:val="00C47D35"/>
    <w:rsid w:val="00C5254D"/>
    <w:rsid w:val="00C61094"/>
    <w:rsid w:val="00C724B5"/>
    <w:rsid w:val="00C7523C"/>
    <w:rsid w:val="00C77E78"/>
    <w:rsid w:val="00C810EB"/>
    <w:rsid w:val="00C81E5B"/>
    <w:rsid w:val="00C8342D"/>
    <w:rsid w:val="00C85759"/>
    <w:rsid w:val="00C862D3"/>
    <w:rsid w:val="00C94BC0"/>
    <w:rsid w:val="00C9563E"/>
    <w:rsid w:val="00CA0F33"/>
    <w:rsid w:val="00CA2963"/>
    <w:rsid w:val="00CA3640"/>
    <w:rsid w:val="00CA6CBF"/>
    <w:rsid w:val="00CA726B"/>
    <w:rsid w:val="00CB1104"/>
    <w:rsid w:val="00CB12E4"/>
    <w:rsid w:val="00CB14F6"/>
    <w:rsid w:val="00CB1B99"/>
    <w:rsid w:val="00CB5FDE"/>
    <w:rsid w:val="00CB6C7A"/>
    <w:rsid w:val="00CB7577"/>
    <w:rsid w:val="00CC0986"/>
    <w:rsid w:val="00CC5E96"/>
    <w:rsid w:val="00CC70D1"/>
    <w:rsid w:val="00CD045F"/>
    <w:rsid w:val="00CD21AE"/>
    <w:rsid w:val="00CD5D8B"/>
    <w:rsid w:val="00CD6698"/>
    <w:rsid w:val="00CD7FDC"/>
    <w:rsid w:val="00CE4790"/>
    <w:rsid w:val="00CF2F51"/>
    <w:rsid w:val="00CF580E"/>
    <w:rsid w:val="00CF5EDD"/>
    <w:rsid w:val="00CF73B0"/>
    <w:rsid w:val="00D01FB5"/>
    <w:rsid w:val="00D0645B"/>
    <w:rsid w:val="00D07B82"/>
    <w:rsid w:val="00D10150"/>
    <w:rsid w:val="00D115C2"/>
    <w:rsid w:val="00D11644"/>
    <w:rsid w:val="00D14BBF"/>
    <w:rsid w:val="00D15501"/>
    <w:rsid w:val="00D155C2"/>
    <w:rsid w:val="00D16F31"/>
    <w:rsid w:val="00D170C9"/>
    <w:rsid w:val="00D17883"/>
    <w:rsid w:val="00D17FCD"/>
    <w:rsid w:val="00D20498"/>
    <w:rsid w:val="00D23502"/>
    <w:rsid w:val="00D24C0E"/>
    <w:rsid w:val="00D42604"/>
    <w:rsid w:val="00D42C24"/>
    <w:rsid w:val="00D44BD5"/>
    <w:rsid w:val="00D44C3A"/>
    <w:rsid w:val="00D46505"/>
    <w:rsid w:val="00D46F85"/>
    <w:rsid w:val="00D5063C"/>
    <w:rsid w:val="00D51D3E"/>
    <w:rsid w:val="00D54459"/>
    <w:rsid w:val="00D54DB7"/>
    <w:rsid w:val="00D55110"/>
    <w:rsid w:val="00D55889"/>
    <w:rsid w:val="00D55B4B"/>
    <w:rsid w:val="00D55BD5"/>
    <w:rsid w:val="00D62195"/>
    <w:rsid w:val="00D6569F"/>
    <w:rsid w:val="00D679C4"/>
    <w:rsid w:val="00D71E3D"/>
    <w:rsid w:val="00D727FF"/>
    <w:rsid w:val="00D761C7"/>
    <w:rsid w:val="00D76A14"/>
    <w:rsid w:val="00D8103E"/>
    <w:rsid w:val="00D84548"/>
    <w:rsid w:val="00D84630"/>
    <w:rsid w:val="00D85238"/>
    <w:rsid w:val="00D852FD"/>
    <w:rsid w:val="00D86C59"/>
    <w:rsid w:val="00D87281"/>
    <w:rsid w:val="00D925B7"/>
    <w:rsid w:val="00D93315"/>
    <w:rsid w:val="00D960B8"/>
    <w:rsid w:val="00D97454"/>
    <w:rsid w:val="00DA04D9"/>
    <w:rsid w:val="00DA2B9C"/>
    <w:rsid w:val="00DA409F"/>
    <w:rsid w:val="00DA43E3"/>
    <w:rsid w:val="00DA5A8B"/>
    <w:rsid w:val="00DA7A36"/>
    <w:rsid w:val="00DB0FEE"/>
    <w:rsid w:val="00DB3896"/>
    <w:rsid w:val="00DC091E"/>
    <w:rsid w:val="00DC0C96"/>
    <w:rsid w:val="00DC2309"/>
    <w:rsid w:val="00DC40DF"/>
    <w:rsid w:val="00DC6255"/>
    <w:rsid w:val="00DD6235"/>
    <w:rsid w:val="00DD71EB"/>
    <w:rsid w:val="00DD73A5"/>
    <w:rsid w:val="00DE0470"/>
    <w:rsid w:val="00DE2438"/>
    <w:rsid w:val="00DE5A5C"/>
    <w:rsid w:val="00DF2221"/>
    <w:rsid w:val="00DF248A"/>
    <w:rsid w:val="00DF3E85"/>
    <w:rsid w:val="00DF4652"/>
    <w:rsid w:val="00DF5A6A"/>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6160"/>
    <w:rsid w:val="00E278D1"/>
    <w:rsid w:val="00E30DCF"/>
    <w:rsid w:val="00E31030"/>
    <w:rsid w:val="00E32A06"/>
    <w:rsid w:val="00E33F8E"/>
    <w:rsid w:val="00E35C31"/>
    <w:rsid w:val="00E363BE"/>
    <w:rsid w:val="00E42053"/>
    <w:rsid w:val="00E425BC"/>
    <w:rsid w:val="00E4699B"/>
    <w:rsid w:val="00E46C25"/>
    <w:rsid w:val="00E501A8"/>
    <w:rsid w:val="00E52A1C"/>
    <w:rsid w:val="00E54307"/>
    <w:rsid w:val="00E54869"/>
    <w:rsid w:val="00E564FD"/>
    <w:rsid w:val="00E60233"/>
    <w:rsid w:val="00E604DF"/>
    <w:rsid w:val="00E64D8C"/>
    <w:rsid w:val="00E65CAF"/>
    <w:rsid w:val="00E663C7"/>
    <w:rsid w:val="00E66E31"/>
    <w:rsid w:val="00E67B87"/>
    <w:rsid w:val="00E71D3A"/>
    <w:rsid w:val="00E73373"/>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E74"/>
    <w:rsid w:val="00EB6374"/>
    <w:rsid w:val="00EB7979"/>
    <w:rsid w:val="00EC1A17"/>
    <w:rsid w:val="00EC2217"/>
    <w:rsid w:val="00EC3F33"/>
    <w:rsid w:val="00EC54C1"/>
    <w:rsid w:val="00EC557F"/>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F0136D"/>
    <w:rsid w:val="00F01468"/>
    <w:rsid w:val="00F02965"/>
    <w:rsid w:val="00F04E3E"/>
    <w:rsid w:val="00F1585A"/>
    <w:rsid w:val="00F16336"/>
    <w:rsid w:val="00F1782E"/>
    <w:rsid w:val="00F212CC"/>
    <w:rsid w:val="00F30E46"/>
    <w:rsid w:val="00F31FDF"/>
    <w:rsid w:val="00F35368"/>
    <w:rsid w:val="00F369D7"/>
    <w:rsid w:val="00F40B6A"/>
    <w:rsid w:val="00F442AB"/>
    <w:rsid w:val="00F45D22"/>
    <w:rsid w:val="00F50FC7"/>
    <w:rsid w:val="00F5260B"/>
    <w:rsid w:val="00F56529"/>
    <w:rsid w:val="00F56C52"/>
    <w:rsid w:val="00F57088"/>
    <w:rsid w:val="00F57415"/>
    <w:rsid w:val="00F60910"/>
    <w:rsid w:val="00F673B2"/>
    <w:rsid w:val="00F7241D"/>
    <w:rsid w:val="00F74CCE"/>
    <w:rsid w:val="00F77A9C"/>
    <w:rsid w:val="00F83EC8"/>
    <w:rsid w:val="00F84898"/>
    <w:rsid w:val="00F84AE3"/>
    <w:rsid w:val="00F86121"/>
    <w:rsid w:val="00F8666A"/>
    <w:rsid w:val="00F8685A"/>
    <w:rsid w:val="00F921D4"/>
    <w:rsid w:val="00FA1763"/>
    <w:rsid w:val="00FA47D1"/>
    <w:rsid w:val="00FB2070"/>
    <w:rsid w:val="00FB3E64"/>
    <w:rsid w:val="00FB6A53"/>
    <w:rsid w:val="00FB6F50"/>
    <w:rsid w:val="00FC43BD"/>
    <w:rsid w:val="00FC74EF"/>
    <w:rsid w:val="00FD2576"/>
    <w:rsid w:val="00FD5B04"/>
    <w:rsid w:val="00FD5B31"/>
    <w:rsid w:val="00FD6F00"/>
    <w:rsid w:val="00FD7513"/>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CC353E3E-1980-44BC-A10A-B8BB8487A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947"/>
    <w:pPr>
      <w:spacing w:after="0" w:line="24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2F2B1E"/>
    <w:pPr>
      <w:keepNext/>
      <w:keepLines/>
      <w:spacing w:before="4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F2B1E"/>
    <w:pPr>
      <w:keepNext/>
      <w:keepLines/>
      <w:spacing w:before="40"/>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2F2B1E"/>
    <w:rPr>
      <w:rFonts w:ascii="Times New Roman" w:eastAsiaTheme="majorEastAsia" w:hAnsi="Times New Roman" w:cstheme="majorBidi"/>
      <w:b/>
      <w:sz w:val="28"/>
      <w:szCs w:val="26"/>
      <w:lang w:eastAsia="es-AR"/>
    </w:rPr>
  </w:style>
  <w:style w:type="character" w:customStyle="1" w:styleId="Ttulo3Car">
    <w:name w:val="Título 3 Car"/>
    <w:basedOn w:val="Fuentedeprrafopredeter"/>
    <w:link w:val="Ttulo3"/>
    <w:uiPriority w:val="9"/>
    <w:rsid w:val="002F2B1E"/>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EF1635"/>
    <w:pPr>
      <w:spacing w:after="100"/>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spacing w:line="360" w:lineRule="auto"/>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line="360" w:lineRule="auto"/>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751901647">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343436665">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1035038685">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88816792">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ditorial.unam.edu.ar/"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ditorial.unam.edu.ar/"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unam.edu.ar/"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ransmedia.unam.edu.ar/" TargetMode="External"/><Relationship Id="rId20" Type="http://schemas.openxmlformats.org/officeDocument/2006/relationships/hyperlink" Target="https://unam.edu.ar/"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nsmedia.unam.edu.a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ditorial.unam.edu.ar/" TargetMode="External"/><Relationship Id="rId23" Type="http://schemas.openxmlformats.org/officeDocument/2006/relationships/hyperlink" Target="https://unam.edu.ar/"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transmedia.unam.edu.ar/" TargetMode="External"/><Relationship Id="rId19" Type="http://schemas.openxmlformats.org/officeDocument/2006/relationships/hyperlink" Target="https://transmedia.unam.edu.ar/" TargetMode="External"/><Relationship Id="rId31" Type="http://schemas.openxmlformats.org/officeDocument/2006/relationships/image" Target="media/image10.png"/><Relationship Id="rId44" Type="http://schemas.openxmlformats.org/officeDocument/2006/relationships/image" Target="media/image23.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ditorial.unam.edu.ar/" TargetMode="External"/><Relationship Id="rId14" Type="http://schemas.openxmlformats.org/officeDocument/2006/relationships/hyperlink" Target="https://unam.edu.ar/" TargetMode="External"/><Relationship Id="rId22" Type="http://schemas.openxmlformats.org/officeDocument/2006/relationships/hyperlink" Target="https://transmedia.unam.edu.a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unam.edu.ar/"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851F-9ED9-4327-9691-0563D6E0F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15406</TotalTime>
  <Pages>67</Pages>
  <Words>42990</Words>
  <Characters>236450</Characters>
  <Application>Microsoft Office Word</Application>
  <DocSecurity>0</DocSecurity>
  <Lines>1970</Lines>
  <Paragraphs>557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189</cp:revision>
  <dcterms:created xsi:type="dcterms:W3CDTF">2021-11-16T12:19:00Z</dcterms:created>
  <dcterms:modified xsi:type="dcterms:W3CDTF">2024-11-17T13:45:00Z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