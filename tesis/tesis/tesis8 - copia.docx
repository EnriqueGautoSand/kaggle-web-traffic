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FCDB37" w14:textId="1B1B75A7" w:rsidR="00907C51" w:rsidRDefault="00907C51" w:rsidP="0087074D">
      <w:pPr>
        <w:jc w:val="center"/>
        <w:rPr>
          <w:b/>
          <w:iCs/>
          <w:sz w:val="28"/>
          <w:szCs w:val="28"/>
        </w:rPr>
      </w:pPr>
      <w:r w:rsidRPr="00857FAB">
        <w:rPr>
          <w:b/>
          <w:iCs/>
          <w:sz w:val="28"/>
          <w:szCs w:val="28"/>
        </w:rPr>
        <w:t>Universidad Nacional de Misiones</w:t>
      </w:r>
    </w:p>
    <w:p w14:paraId="76BD64A7" w14:textId="77777777" w:rsidR="00907C51" w:rsidRDefault="00907C51" w:rsidP="00907C51">
      <w:pPr>
        <w:jc w:val="center"/>
        <w:rPr>
          <w:b/>
          <w:iCs/>
          <w:sz w:val="28"/>
          <w:szCs w:val="28"/>
        </w:rPr>
      </w:pPr>
    </w:p>
    <w:p w14:paraId="5ACB539A" w14:textId="77777777" w:rsidR="00907C51" w:rsidRDefault="00907C51" w:rsidP="00907C51">
      <w:pPr>
        <w:jc w:val="center"/>
        <w:rPr>
          <w:b/>
          <w:sz w:val="28"/>
          <w:szCs w:val="28"/>
        </w:rPr>
      </w:pPr>
      <w:r w:rsidRPr="00857FAB">
        <w:rPr>
          <w:b/>
          <w:sz w:val="28"/>
          <w:szCs w:val="28"/>
        </w:rPr>
        <w:t>Facultad de Ciencias Exactas Químicas y Naturales</w:t>
      </w:r>
    </w:p>
    <w:p w14:paraId="45531B61" w14:textId="77777777" w:rsidR="00907C51" w:rsidRDefault="00907C51" w:rsidP="00907C51">
      <w:pPr>
        <w:jc w:val="center"/>
        <w:rPr>
          <w:b/>
          <w:sz w:val="28"/>
          <w:szCs w:val="28"/>
        </w:rPr>
      </w:pPr>
    </w:p>
    <w:p w14:paraId="204E2950" w14:textId="77777777" w:rsidR="00907C51" w:rsidRDefault="00907C51" w:rsidP="00907C51">
      <w:pPr>
        <w:jc w:val="center"/>
        <w:rPr>
          <w:b/>
          <w:sz w:val="28"/>
          <w:szCs w:val="28"/>
        </w:rPr>
      </w:pPr>
    </w:p>
    <w:p w14:paraId="7193AA11" w14:textId="77777777" w:rsidR="00907C51" w:rsidRDefault="00907C51" w:rsidP="00907C51">
      <w:pPr>
        <w:jc w:val="center"/>
        <w:rPr>
          <w:b/>
          <w:sz w:val="32"/>
          <w:szCs w:val="32"/>
          <w:u w:val="single"/>
        </w:rPr>
      </w:pPr>
      <w:r w:rsidRPr="00857FAB">
        <w:rPr>
          <w:b/>
          <w:sz w:val="32"/>
          <w:szCs w:val="32"/>
          <w:u w:val="single"/>
        </w:rPr>
        <w:t>Tesis de grado Licenciatura en Sistemas de Información</w:t>
      </w:r>
    </w:p>
    <w:p w14:paraId="48F03D5F" w14:textId="77777777" w:rsidR="00907C51" w:rsidRPr="00857FAB" w:rsidRDefault="00907C51" w:rsidP="00907C51">
      <w:pPr>
        <w:jc w:val="center"/>
        <w:rPr>
          <w:b/>
          <w:sz w:val="28"/>
          <w:szCs w:val="28"/>
          <w:u w:val="single"/>
        </w:rPr>
      </w:pPr>
    </w:p>
    <w:p w14:paraId="1273923A" w14:textId="77777777" w:rsidR="00907C51" w:rsidRPr="00907C51" w:rsidRDefault="00907C51" w:rsidP="0087074D">
      <w:pPr>
        <w:jc w:val="center"/>
        <w:rPr>
          <w:b/>
          <w:iCs/>
          <w:sz w:val="28"/>
          <w:szCs w:val="28"/>
        </w:rPr>
      </w:pPr>
    </w:p>
    <w:p w14:paraId="4A9616EB" w14:textId="637CB708" w:rsidR="00115A81" w:rsidRPr="00375A6D" w:rsidRDefault="00EC3F33" w:rsidP="00F51831">
      <w:pPr>
        <w:pStyle w:val="Ttulo6"/>
        <w:rPr>
          <w:rFonts w:ascii="Times New Roman" w:hAnsi="Times New Roman" w:cs="Times New Roman"/>
          <w:b/>
          <w:color w:val="auto"/>
          <w:sz w:val="36"/>
          <w:szCs w:val="36"/>
        </w:rPr>
      </w:pPr>
      <w:r w:rsidRPr="00375A6D">
        <w:rPr>
          <w:rFonts w:ascii="Times New Roman" w:hAnsi="Times New Roman" w:cs="Times New Roman"/>
          <w:b/>
          <w:color w:val="auto"/>
          <w:sz w:val="36"/>
          <w:szCs w:val="36"/>
        </w:rPr>
        <w:t>Pronóstico de</w:t>
      </w:r>
      <w:r w:rsidR="00115A81" w:rsidRPr="00375A6D">
        <w:rPr>
          <w:rFonts w:ascii="Times New Roman" w:hAnsi="Times New Roman" w:cs="Times New Roman"/>
          <w:b/>
          <w:color w:val="auto"/>
          <w:sz w:val="36"/>
          <w:szCs w:val="36"/>
        </w:rPr>
        <w:t xml:space="preserve"> Series de Tiempo de Tráfico web</w:t>
      </w:r>
      <w:r w:rsidR="008932AA" w:rsidRPr="00375A6D">
        <w:rPr>
          <w:rFonts w:ascii="Times New Roman" w:hAnsi="Times New Roman" w:cs="Times New Roman"/>
          <w:b/>
          <w:color w:val="auto"/>
          <w:sz w:val="36"/>
          <w:szCs w:val="36"/>
        </w:rPr>
        <w:t>.</w:t>
      </w:r>
      <w:r w:rsidR="00115A81" w:rsidRPr="00375A6D">
        <w:rPr>
          <w:rFonts w:ascii="Times New Roman" w:hAnsi="Times New Roman" w:cs="Times New Roman"/>
          <w:b/>
          <w:color w:val="auto"/>
          <w:sz w:val="36"/>
          <w:szCs w:val="36"/>
        </w:rPr>
        <w:t xml:space="preserve"> Estudio de Caso </w:t>
      </w:r>
      <w:r w:rsidR="008628D6" w:rsidRPr="00375A6D">
        <w:rPr>
          <w:rFonts w:ascii="Times New Roman" w:hAnsi="Times New Roman" w:cs="Times New Roman"/>
          <w:b/>
          <w:color w:val="auto"/>
          <w:sz w:val="36"/>
          <w:szCs w:val="36"/>
        </w:rPr>
        <w:t>U</w:t>
      </w:r>
      <w:r w:rsidR="008932AA" w:rsidRPr="00375A6D">
        <w:rPr>
          <w:rFonts w:ascii="Times New Roman" w:hAnsi="Times New Roman" w:cs="Times New Roman"/>
          <w:b/>
          <w:color w:val="auto"/>
          <w:sz w:val="36"/>
          <w:szCs w:val="36"/>
        </w:rPr>
        <w:t xml:space="preserve">niversidad </w:t>
      </w:r>
      <w:r w:rsidR="008628D6" w:rsidRPr="00375A6D">
        <w:rPr>
          <w:rFonts w:ascii="Times New Roman" w:hAnsi="Times New Roman" w:cs="Times New Roman"/>
          <w:b/>
          <w:color w:val="auto"/>
          <w:sz w:val="36"/>
          <w:szCs w:val="36"/>
        </w:rPr>
        <w:t>Na</w:t>
      </w:r>
      <w:r w:rsidR="008932AA" w:rsidRPr="00375A6D">
        <w:rPr>
          <w:rFonts w:ascii="Times New Roman" w:hAnsi="Times New Roman" w:cs="Times New Roman"/>
          <w:b/>
          <w:color w:val="auto"/>
          <w:sz w:val="36"/>
          <w:szCs w:val="36"/>
        </w:rPr>
        <w:t xml:space="preserve">cional de </w:t>
      </w:r>
      <w:r w:rsidR="008628D6" w:rsidRPr="00375A6D">
        <w:rPr>
          <w:rFonts w:ascii="Times New Roman" w:hAnsi="Times New Roman" w:cs="Times New Roman"/>
          <w:b/>
          <w:color w:val="auto"/>
          <w:sz w:val="36"/>
          <w:szCs w:val="36"/>
        </w:rPr>
        <w:t>M</w:t>
      </w:r>
      <w:r w:rsidR="008932AA" w:rsidRPr="00375A6D">
        <w:rPr>
          <w:rFonts w:ascii="Times New Roman" w:hAnsi="Times New Roman" w:cs="Times New Roman"/>
          <w:b/>
          <w:color w:val="auto"/>
          <w:sz w:val="36"/>
          <w:szCs w:val="36"/>
        </w:rPr>
        <w:t>isiones</w:t>
      </w:r>
    </w:p>
    <w:p w14:paraId="72E7AEFF" w14:textId="77777777" w:rsidR="006E1B4E" w:rsidRPr="00B6087D" w:rsidRDefault="006E1B4E" w:rsidP="00B6087D">
      <w:pPr>
        <w:jc w:val="center"/>
        <w:rPr>
          <w:sz w:val="28"/>
          <w:szCs w:val="28"/>
        </w:rPr>
      </w:pPr>
    </w:p>
    <w:p w14:paraId="2846B29A" w14:textId="77777777" w:rsidR="006E1B4E" w:rsidRPr="00857FAB" w:rsidRDefault="006E1B4E" w:rsidP="006E1B4E">
      <w:pPr>
        <w:jc w:val="center"/>
        <w:rPr>
          <w:b/>
          <w:sz w:val="28"/>
          <w:szCs w:val="28"/>
        </w:rPr>
      </w:pPr>
    </w:p>
    <w:p w14:paraId="3D3152EA" w14:textId="78134C9A" w:rsidR="006E1B4E" w:rsidRDefault="006E1B4E" w:rsidP="006E1B4E">
      <w:pPr>
        <w:jc w:val="center"/>
        <w:rPr>
          <w:b/>
          <w:sz w:val="32"/>
          <w:szCs w:val="32"/>
        </w:rPr>
      </w:pPr>
      <w:r w:rsidRPr="00857FAB">
        <w:rPr>
          <w:b/>
          <w:sz w:val="32"/>
          <w:szCs w:val="32"/>
        </w:rPr>
        <w:t>Autor</w:t>
      </w:r>
      <w:r>
        <w:rPr>
          <w:b/>
          <w:sz w:val="32"/>
          <w:szCs w:val="32"/>
        </w:rPr>
        <w:t>: Enrique Gauto Sand</w:t>
      </w:r>
    </w:p>
    <w:p w14:paraId="351C95EC" w14:textId="77777777" w:rsidR="00236AE2" w:rsidRPr="006E1B4E" w:rsidRDefault="00236AE2" w:rsidP="00236AE2">
      <w:pPr>
        <w:rPr>
          <w:sz w:val="28"/>
          <w:szCs w:val="28"/>
        </w:rPr>
      </w:pPr>
    </w:p>
    <w:p w14:paraId="24B03CA1" w14:textId="5070C734" w:rsidR="00236AE2" w:rsidRDefault="006E1B4E" w:rsidP="006E1B4E">
      <w:pPr>
        <w:jc w:val="center"/>
        <w:rPr>
          <w:b/>
          <w:sz w:val="32"/>
          <w:szCs w:val="32"/>
        </w:rPr>
      </w:pPr>
      <w:r w:rsidRPr="006E1B4E">
        <w:rPr>
          <w:b/>
          <w:sz w:val="32"/>
          <w:szCs w:val="32"/>
        </w:rPr>
        <w:t xml:space="preserve">Tutor: Alice Raquel </w:t>
      </w:r>
      <w:proofErr w:type="spellStart"/>
      <w:r w:rsidRPr="006E1B4E">
        <w:rPr>
          <w:b/>
          <w:sz w:val="32"/>
          <w:szCs w:val="32"/>
        </w:rPr>
        <w:t>Rambo</w:t>
      </w:r>
      <w:proofErr w:type="spellEnd"/>
    </w:p>
    <w:p w14:paraId="59691E3B" w14:textId="77777777" w:rsidR="006E1B4E" w:rsidRPr="006E1B4E" w:rsidRDefault="006E1B4E" w:rsidP="006E1B4E">
      <w:pPr>
        <w:jc w:val="center"/>
        <w:rPr>
          <w:b/>
          <w:sz w:val="28"/>
          <w:szCs w:val="28"/>
        </w:rPr>
      </w:pPr>
    </w:p>
    <w:p w14:paraId="30B99699" w14:textId="77777777" w:rsidR="006E1B4E" w:rsidRPr="006E1B4E" w:rsidRDefault="006E1B4E" w:rsidP="006E1B4E">
      <w:pPr>
        <w:jc w:val="center"/>
        <w:rPr>
          <w:b/>
          <w:sz w:val="28"/>
          <w:szCs w:val="28"/>
        </w:rPr>
      </w:pPr>
    </w:p>
    <w:p w14:paraId="5AD34B44" w14:textId="77777777" w:rsidR="006E1B4E" w:rsidRPr="006E1B4E" w:rsidRDefault="006E1B4E" w:rsidP="006E1B4E">
      <w:pPr>
        <w:jc w:val="center"/>
        <w:rPr>
          <w:b/>
          <w:sz w:val="28"/>
          <w:szCs w:val="28"/>
        </w:rPr>
      </w:pPr>
    </w:p>
    <w:p w14:paraId="15039AB4" w14:textId="6FD03BEB" w:rsidR="0087074D" w:rsidRPr="006E1B4E" w:rsidRDefault="00C05CCF" w:rsidP="006E1B4E">
      <w:pPr>
        <w:jc w:val="center"/>
        <w:rPr>
          <w:b/>
          <w:sz w:val="32"/>
          <w:szCs w:val="32"/>
        </w:rPr>
      </w:pPr>
      <w:r>
        <w:rPr>
          <w:b/>
          <w:sz w:val="32"/>
          <w:szCs w:val="32"/>
        </w:rPr>
        <w:t>Año 2025</w:t>
      </w:r>
    </w:p>
    <w:p w14:paraId="5A8A4A7F" w14:textId="77777777" w:rsidR="004576B0" w:rsidRPr="00130CAD" w:rsidRDefault="004576B0" w:rsidP="0087074D">
      <w:pPr>
        <w:ind w:left="708"/>
        <w:jc w:val="center"/>
      </w:pPr>
    </w:p>
    <w:p w14:paraId="20F5223F" w14:textId="77777777" w:rsidR="004576B0" w:rsidRDefault="00236AE2">
      <w:pPr>
        <w:sectPr w:rsidR="004576B0" w:rsidSect="003A2A15">
          <w:headerReference w:type="even" r:id="rId8"/>
          <w:headerReference w:type="default" r:id="rId9"/>
          <w:footerReference w:type="even" r:id="rId10"/>
          <w:footerReference w:type="default" r:id="rId11"/>
          <w:pgSz w:w="11907" w:h="16840" w:code="9"/>
          <w:pgMar w:top="2268" w:right="1418" w:bottom="1418" w:left="2268" w:header="709" w:footer="709" w:gutter="0"/>
          <w:pgNumType w:fmt="upperRoman"/>
          <w:cols w:space="708"/>
          <w:titlePg/>
          <w:docGrid w:linePitch="360"/>
        </w:sectPr>
      </w:pPr>
      <w:r w:rsidRPr="00AE07A6">
        <w:br w:type="page"/>
      </w:r>
    </w:p>
    <w:p w14:paraId="69C9F2D6" w14:textId="30FE2599" w:rsidR="00236AE2" w:rsidRDefault="00236AE2"/>
    <w:p w14:paraId="772F7F2F" w14:textId="77777777" w:rsidR="004576B0" w:rsidRDefault="004576B0"/>
    <w:p w14:paraId="650AA655" w14:textId="77777777" w:rsidR="004576B0" w:rsidRDefault="004576B0">
      <w:pPr>
        <w:sectPr w:rsidR="004576B0" w:rsidSect="003A2A15">
          <w:pgSz w:w="11907" w:h="16840" w:code="9"/>
          <w:pgMar w:top="2268" w:right="1418" w:bottom="1418" w:left="2268" w:header="709" w:footer="709" w:gutter="0"/>
          <w:cols w:space="708"/>
          <w:titlePg/>
          <w:docGrid w:linePitch="360"/>
        </w:sectPr>
      </w:pPr>
    </w:p>
    <w:p w14:paraId="48972C09" w14:textId="77777777" w:rsidR="00845343" w:rsidRDefault="00845343" w:rsidP="004576B0">
      <w:pPr>
        <w:jc w:val="right"/>
        <w:rPr>
          <w:i/>
        </w:rPr>
      </w:pPr>
    </w:p>
    <w:p w14:paraId="6A813F5E" w14:textId="77777777" w:rsidR="00845343" w:rsidRDefault="00845343" w:rsidP="004576B0">
      <w:pPr>
        <w:jc w:val="right"/>
        <w:rPr>
          <w:i/>
        </w:rPr>
      </w:pPr>
    </w:p>
    <w:p w14:paraId="7B68DAC7" w14:textId="77777777" w:rsidR="00845343" w:rsidRDefault="00845343" w:rsidP="004576B0">
      <w:pPr>
        <w:jc w:val="right"/>
        <w:rPr>
          <w:i/>
        </w:rPr>
      </w:pPr>
    </w:p>
    <w:p w14:paraId="009DF823" w14:textId="77777777" w:rsidR="00845343" w:rsidRDefault="00845343" w:rsidP="004576B0">
      <w:pPr>
        <w:jc w:val="right"/>
        <w:rPr>
          <w:i/>
        </w:rPr>
      </w:pPr>
    </w:p>
    <w:p w14:paraId="4745034C" w14:textId="77777777" w:rsidR="00845343" w:rsidRDefault="00845343" w:rsidP="004576B0">
      <w:pPr>
        <w:jc w:val="right"/>
        <w:rPr>
          <w:i/>
        </w:rPr>
      </w:pPr>
    </w:p>
    <w:p w14:paraId="3D9C575F" w14:textId="77777777" w:rsidR="00845343" w:rsidRDefault="00845343" w:rsidP="004576B0">
      <w:pPr>
        <w:jc w:val="right"/>
        <w:rPr>
          <w:i/>
        </w:rPr>
      </w:pPr>
    </w:p>
    <w:p w14:paraId="3B3A01DE" w14:textId="7298E833" w:rsidR="004576B0" w:rsidRDefault="004576B0" w:rsidP="004576B0">
      <w:pPr>
        <w:jc w:val="right"/>
        <w:rPr>
          <w:i/>
        </w:rPr>
      </w:pPr>
      <w:r w:rsidRPr="004576B0">
        <w:rPr>
          <w:i/>
        </w:rPr>
        <w:t>Dedicatoria</w:t>
      </w:r>
    </w:p>
    <w:p w14:paraId="2C34A283" w14:textId="77777777" w:rsidR="00984D2A" w:rsidRDefault="00984D2A" w:rsidP="004576B0">
      <w:pPr>
        <w:jc w:val="right"/>
        <w:rPr>
          <w:i/>
        </w:rPr>
      </w:pPr>
    </w:p>
    <w:p w14:paraId="7A4B386E" w14:textId="103276D6" w:rsidR="00984D2A" w:rsidRDefault="00984D2A" w:rsidP="004576B0">
      <w:pPr>
        <w:jc w:val="right"/>
        <w:rPr>
          <w:i/>
        </w:rPr>
      </w:pPr>
      <w:r>
        <w:rPr>
          <w:i/>
        </w:rPr>
        <w:t>A mi padre Roberto Gauto por recomendarme estudiar</w:t>
      </w:r>
      <w:r w:rsidR="0009040C">
        <w:rPr>
          <w:i/>
        </w:rPr>
        <w:t>.</w:t>
      </w:r>
    </w:p>
    <w:p w14:paraId="15DB2D53" w14:textId="64B77BCB" w:rsidR="00984D2A" w:rsidRDefault="00984D2A" w:rsidP="004576B0">
      <w:pPr>
        <w:jc w:val="right"/>
        <w:rPr>
          <w:i/>
        </w:rPr>
      </w:pPr>
      <w:r>
        <w:rPr>
          <w:i/>
        </w:rPr>
        <w:t>A mi mamá Delia Sand por su apoyo incondicional.</w:t>
      </w:r>
    </w:p>
    <w:p w14:paraId="7B9A528C" w14:textId="77777777" w:rsidR="004576B0" w:rsidRDefault="004576B0" w:rsidP="004576B0">
      <w:pPr>
        <w:jc w:val="right"/>
        <w:rPr>
          <w:i/>
        </w:rPr>
      </w:pPr>
    </w:p>
    <w:p w14:paraId="6A5DC0CA" w14:textId="77777777" w:rsidR="004576B0" w:rsidRDefault="004576B0" w:rsidP="004576B0">
      <w:pPr>
        <w:jc w:val="right"/>
        <w:rPr>
          <w:i/>
        </w:rPr>
      </w:pPr>
    </w:p>
    <w:p w14:paraId="29B9F002" w14:textId="77777777" w:rsidR="004576B0" w:rsidRDefault="004576B0" w:rsidP="004576B0">
      <w:pPr>
        <w:jc w:val="right"/>
        <w:rPr>
          <w:i/>
        </w:rPr>
      </w:pPr>
    </w:p>
    <w:p w14:paraId="5D394269" w14:textId="77777777" w:rsidR="004576B0" w:rsidRPr="004576B0" w:rsidRDefault="004576B0" w:rsidP="004576B0">
      <w:pPr>
        <w:jc w:val="right"/>
        <w:rPr>
          <w:i/>
        </w:rPr>
      </w:pPr>
    </w:p>
    <w:p w14:paraId="686E5560" w14:textId="77777777" w:rsidR="005A3F45" w:rsidRPr="005A3F45" w:rsidRDefault="005A3F45" w:rsidP="005A3F45"/>
    <w:p w14:paraId="61C35432" w14:textId="77777777" w:rsidR="005A3F45" w:rsidRPr="005A3F45" w:rsidRDefault="005A3F45" w:rsidP="005A3F45"/>
    <w:p w14:paraId="3BDB87EC" w14:textId="77777777" w:rsidR="005A3F45" w:rsidRDefault="005A3F45" w:rsidP="005A3F45">
      <w:pPr>
        <w:sectPr w:rsidR="005A3F45" w:rsidSect="005A3F45">
          <w:headerReference w:type="default" r:id="rId12"/>
          <w:footerReference w:type="default" r:id="rId13"/>
          <w:pgSz w:w="11907" w:h="16840" w:code="9"/>
          <w:pgMar w:top="2268" w:right="1418" w:bottom="1418" w:left="2268" w:header="709" w:footer="709" w:gutter="0"/>
          <w:pgNumType w:fmt="upperRoman"/>
          <w:cols w:space="708"/>
          <w:docGrid w:linePitch="360"/>
        </w:sectPr>
      </w:pPr>
    </w:p>
    <w:p w14:paraId="1FC4D490" w14:textId="39959E02" w:rsidR="004576B0" w:rsidRPr="005A3F45" w:rsidRDefault="004576B0" w:rsidP="005A3F45">
      <w:pPr>
        <w:sectPr w:rsidR="004576B0" w:rsidRPr="005A3F45" w:rsidSect="00934580">
          <w:headerReference w:type="default" r:id="rId14"/>
          <w:footerReference w:type="default" r:id="rId15"/>
          <w:pgSz w:w="11907" w:h="16840" w:code="9"/>
          <w:pgMar w:top="2268" w:right="1418" w:bottom="1418" w:left="2268" w:header="709" w:footer="709" w:gutter="0"/>
          <w:pgNumType w:fmt="upperRoman"/>
          <w:cols w:space="708"/>
          <w:titlePg/>
          <w:docGrid w:linePitch="360"/>
        </w:sectPr>
      </w:pPr>
    </w:p>
    <w:p w14:paraId="5822F9BA" w14:textId="50D33455" w:rsidR="00F02B6C" w:rsidRPr="009E6129" w:rsidRDefault="004576B0" w:rsidP="009E6129">
      <w:pPr>
        <w:jc w:val="center"/>
        <w:rPr>
          <w:b/>
          <w:sz w:val="28"/>
        </w:rPr>
      </w:pPr>
      <w:r w:rsidRPr="009E6129">
        <w:rPr>
          <w:b/>
          <w:sz w:val="28"/>
        </w:rPr>
        <w:lastRenderedPageBreak/>
        <w:t>Resumen</w:t>
      </w:r>
    </w:p>
    <w:p w14:paraId="34354073" w14:textId="77777777" w:rsidR="004576B0" w:rsidRDefault="004576B0"/>
    <w:p w14:paraId="4680FF22" w14:textId="77777777" w:rsidR="0002405A" w:rsidRDefault="0002405A" w:rsidP="000C5C14">
      <w:pPr>
        <w:jc w:val="both"/>
      </w:pPr>
      <w:r>
        <w:t>Hoy en día, pronosticar tráfico web es un campo ampliamente estudiado, lo cual ayuda a saber anticipadamente la posible demanda de la cantidad de visitas que pueda tener un sitio web. Esto ayuda a los administradores de las páginas web a poder tomar medidas a tiempo, y así poder escalar recursos según consideren necesario, evitando problemas que puede traer la falta de antelación ante grandes demandas; como ser, la caída de los servidores, carga más lenta de las páginas web, usuarios que se van porque las páginas web no responden a tiempo, entre otros.</w:t>
      </w:r>
    </w:p>
    <w:p w14:paraId="5DC88D79" w14:textId="77777777" w:rsidR="0002405A" w:rsidRDefault="0002405A" w:rsidP="0002405A">
      <w:pPr>
        <w:jc w:val="both"/>
      </w:pPr>
    </w:p>
    <w:p w14:paraId="71E837CA" w14:textId="4E858E4C" w:rsidR="0002405A" w:rsidRDefault="0002405A" w:rsidP="0002405A">
      <w:pPr>
        <w:jc w:val="both"/>
      </w:pPr>
      <w:r>
        <w:t xml:space="preserve">Esta tesis aborda el caso de estudio del pronóstico de tráfico web de las páginas Institucionales de la Universidad Nacional de Misiones. Para ello se utilizaron los datos de Google </w:t>
      </w:r>
      <w:proofErr w:type="spellStart"/>
      <w:r>
        <w:t>Analytics</w:t>
      </w:r>
      <w:proofErr w:type="spellEnd"/>
      <w:r>
        <w:t xml:space="preserve"> y redes neuronales recurrentes, en específico, las redes de Unidad Recurrente</w:t>
      </w:r>
      <w:r w:rsidR="00D9366D">
        <w:t xml:space="preserve"> con Compuertas</w:t>
      </w:r>
      <w:r>
        <w:t xml:space="preserve"> con la arquitectura secuencia a secuencia. Como resultado se obtuvieron modelos de las páginas web institucionales que tienen un buen rendimiento con un error medio absoluto por debajo de 30.</w:t>
      </w:r>
    </w:p>
    <w:p w14:paraId="4ED66197" w14:textId="77777777" w:rsidR="009E6129" w:rsidRDefault="009E6129"/>
    <w:p w14:paraId="79F64607" w14:textId="3E7565E3" w:rsidR="004576B0" w:rsidRDefault="004576B0">
      <w:r>
        <w:t>Palabras Claves:</w:t>
      </w:r>
      <w:r w:rsidR="00702059">
        <w:t xml:space="preserve"> </w:t>
      </w:r>
      <w:r w:rsidR="007E55FD" w:rsidRPr="006A338C">
        <w:t>trá</w:t>
      </w:r>
      <w:r w:rsidR="00702059" w:rsidRPr="006A338C">
        <w:t>fico</w:t>
      </w:r>
      <w:r w:rsidR="00702059" w:rsidRPr="00F610F1">
        <w:rPr>
          <w:i/>
        </w:rPr>
        <w:t xml:space="preserve"> web, pronóstico de series de tiempo,</w:t>
      </w:r>
      <w:r w:rsidR="00E74CA5" w:rsidRPr="00F610F1">
        <w:rPr>
          <w:i/>
        </w:rPr>
        <w:t xml:space="preserve"> </w:t>
      </w:r>
      <w:r w:rsidR="005412EB" w:rsidRPr="00F610F1">
        <w:rPr>
          <w:i/>
        </w:rPr>
        <w:t>GRU</w:t>
      </w:r>
    </w:p>
    <w:p w14:paraId="2391568D" w14:textId="77777777" w:rsidR="004576B0" w:rsidRDefault="004576B0"/>
    <w:p w14:paraId="36A0E829" w14:textId="77777777" w:rsidR="008C7942" w:rsidRDefault="008C7942"/>
    <w:p w14:paraId="55F72DDB" w14:textId="77777777" w:rsidR="008C7942" w:rsidRDefault="008C7942"/>
    <w:p w14:paraId="19B22EF3" w14:textId="1E2E8D8B" w:rsidR="004576B0" w:rsidRPr="002A5DF1" w:rsidRDefault="004576B0" w:rsidP="009E6129">
      <w:pPr>
        <w:jc w:val="center"/>
        <w:rPr>
          <w:b/>
          <w:sz w:val="28"/>
          <w:szCs w:val="28"/>
          <w:lang w:val="en-US"/>
        </w:rPr>
      </w:pPr>
      <w:r w:rsidRPr="002A5DF1">
        <w:rPr>
          <w:b/>
          <w:sz w:val="28"/>
          <w:szCs w:val="28"/>
          <w:lang w:val="en-US"/>
        </w:rPr>
        <w:t>Abstract</w:t>
      </w:r>
    </w:p>
    <w:p w14:paraId="52B25332" w14:textId="77777777" w:rsidR="004576B0" w:rsidRPr="002A5DF1" w:rsidRDefault="004576B0">
      <w:pPr>
        <w:rPr>
          <w:lang w:val="en-US"/>
        </w:rPr>
      </w:pPr>
    </w:p>
    <w:p w14:paraId="243F7E58" w14:textId="77777777" w:rsidR="0002405A" w:rsidRPr="003378FE" w:rsidRDefault="0002405A" w:rsidP="0002405A">
      <w:pPr>
        <w:jc w:val="both"/>
        <w:rPr>
          <w:lang w:val="en-US"/>
        </w:rPr>
      </w:pPr>
      <w:r w:rsidRPr="003378FE">
        <w:rPr>
          <w:lang w:val="en-US"/>
        </w:rPr>
        <w:t xml:space="preserve">Nowadays, web traffic forecasting is a widely studied field, which helps anticipate the potential demand of the number of visits that a web site could have. It also helps web sites administrators to take action in time, hence web sites administrators can scale resources if necessary and prevent problems that can be caused by a lack of </w:t>
      </w:r>
      <w:r w:rsidRPr="003378FE">
        <w:rPr>
          <w:lang w:val="en-US"/>
        </w:rPr>
        <w:lastRenderedPageBreak/>
        <w:t>anticipation when a situation of large demands appears, such as server crashes, slower page loading, users leaving website because web pages do not respond in time, among others.</w:t>
      </w:r>
    </w:p>
    <w:p w14:paraId="32DEB715" w14:textId="77777777" w:rsidR="0002405A" w:rsidRPr="003378FE" w:rsidRDefault="0002405A" w:rsidP="0002405A">
      <w:pPr>
        <w:jc w:val="both"/>
        <w:rPr>
          <w:lang w:val="en-US"/>
        </w:rPr>
      </w:pPr>
    </w:p>
    <w:p w14:paraId="2522748D" w14:textId="77777777" w:rsidR="0002405A" w:rsidRPr="003378FE" w:rsidRDefault="0002405A" w:rsidP="0002405A">
      <w:pPr>
        <w:jc w:val="both"/>
        <w:rPr>
          <w:lang w:val="en-US"/>
        </w:rPr>
      </w:pPr>
      <w:r w:rsidRPr="003378FE">
        <w:rPr>
          <w:lang w:val="en-US"/>
        </w:rPr>
        <w:t>This thesis addresses the case study of time series web traffic forecasting of the institutional websites of Universidad Nacional de Misiones. To achieve that, datasets from Google Analytics, recurrent neural networks, specifically Gate Recurrent Unit (GRU), and the sequence-to-sequence architecture were used. As a result, models for the institutional websites datasets were obtained, demonstrating good performance with a Mean Absolute Error (MAE) below 30.</w:t>
      </w:r>
    </w:p>
    <w:p w14:paraId="62069DA6" w14:textId="77777777" w:rsidR="005412EB" w:rsidRPr="00702059" w:rsidRDefault="005412EB" w:rsidP="002448AE">
      <w:pPr>
        <w:rPr>
          <w:lang w:val="en-US"/>
        </w:rPr>
      </w:pPr>
    </w:p>
    <w:p w14:paraId="7AF8C1F1" w14:textId="4ED986DC" w:rsidR="004576B0" w:rsidRPr="00702059" w:rsidRDefault="004576B0" w:rsidP="002448AE">
      <w:pPr>
        <w:rPr>
          <w:lang w:val="en-US"/>
        </w:rPr>
      </w:pPr>
      <w:r w:rsidRPr="00702059">
        <w:rPr>
          <w:lang w:val="en-US"/>
        </w:rPr>
        <w:t xml:space="preserve">Keywords: </w:t>
      </w:r>
      <w:r w:rsidR="00E74CA5">
        <w:rPr>
          <w:lang w:val="en-US"/>
        </w:rPr>
        <w:t xml:space="preserve"> </w:t>
      </w:r>
      <w:r w:rsidR="00E74CA5" w:rsidRPr="00F610F1">
        <w:rPr>
          <w:i/>
          <w:lang w:val="en-US"/>
        </w:rPr>
        <w:t xml:space="preserve">web traffic, </w:t>
      </w:r>
      <w:r w:rsidR="005412EB" w:rsidRPr="00F610F1">
        <w:rPr>
          <w:i/>
          <w:lang w:val="en-US"/>
        </w:rPr>
        <w:t>time series forecasting, GRU</w:t>
      </w:r>
    </w:p>
    <w:p w14:paraId="2DA43D56" w14:textId="77777777" w:rsidR="004576B0" w:rsidRPr="00702059" w:rsidRDefault="004576B0">
      <w:pPr>
        <w:rPr>
          <w:lang w:val="en-US"/>
        </w:rPr>
      </w:pPr>
    </w:p>
    <w:p w14:paraId="10D1CDA8" w14:textId="77777777" w:rsidR="004576B0" w:rsidRPr="00702059" w:rsidRDefault="004576B0">
      <w:pPr>
        <w:rPr>
          <w:lang w:val="en-US"/>
        </w:rPr>
        <w:sectPr w:rsidR="004576B0" w:rsidRPr="00702059" w:rsidSect="001A2AE0">
          <w:footerReference w:type="default" r:id="rId16"/>
          <w:pgSz w:w="11907" w:h="16840" w:code="9"/>
          <w:pgMar w:top="2268" w:right="1418" w:bottom="1418" w:left="2268" w:header="709" w:footer="709" w:gutter="0"/>
          <w:pgNumType w:fmt="upperRoman"/>
          <w:cols w:space="708"/>
          <w:docGrid w:linePitch="360"/>
        </w:sectPr>
      </w:pPr>
    </w:p>
    <w:sdt>
      <w:sdtPr>
        <w:rPr>
          <w:rFonts w:asciiTheme="minorHAnsi" w:eastAsiaTheme="minorHAnsi" w:hAnsiTheme="minorHAnsi" w:cstheme="minorBidi"/>
          <w:color w:val="auto"/>
          <w:sz w:val="22"/>
          <w:szCs w:val="22"/>
          <w:lang w:val="es-ES" w:eastAsia="en-US"/>
        </w:rPr>
        <w:id w:val="-1526870673"/>
        <w:docPartObj>
          <w:docPartGallery w:val="Table of Contents"/>
          <w:docPartUnique/>
        </w:docPartObj>
      </w:sdtPr>
      <w:sdtEndPr>
        <w:rPr>
          <w:rFonts w:ascii="Times New Roman" w:eastAsia="Times New Roman" w:hAnsi="Times New Roman" w:cs="Times New Roman"/>
          <w:b/>
          <w:bCs/>
          <w:sz w:val="24"/>
          <w:szCs w:val="24"/>
          <w:lang w:val="es-AR" w:eastAsia="es-AR"/>
        </w:rPr>
      </w:sdtEndPr>
      <w:sdtContent>
        <w:p w14:paraId="61DD9C5C" w14:textId="6071B66B" w:rsidR="00FD7513" w:rsidRPr="00E470A1" w:rsidRDefault="00FD7513" w:rsidP="00E470A1">
          <w:pPr>
            <w:pStyle w:val="TtulodeTDC"/>
            <w:jc w:val="right"/>
            <w:rPr>
              <w:rFonts w:ascii="Times New Roman" w:hAnsi="Times New Roman" w:cs="Times New Roman"/>
              <w:b/>
              <w:color w:val="auto"/>
              <w:sz w:val="24"/>
              <w:szCs w:val="24"/>
            </w:rPr>
          </w:pPr>
          <w:r w:rsidRPr="00E470A1">
            <w:rPr>
              <w:rFonts w:ascii="Times New Roman" w:hAnsi="Times New Roman" w:cs="Times New Roman"/>
              <w:b/>
              <w:color w:val="auto"/>
              <w:sz w:val="24"/>
              <w:szCs w:val="24"/>
              <w:lang w:val="es-ES"/>
            </w:rPr>
            <w:t>Índice</w:t>
          </w:r>
        </w:p>
        <w:p w14:paraId="44452D94" w14:textId="77777777" w:rsidR="00B95C9E" w:rsidRPr="00B95C9E" w:rsidRDefault="00FD7513">
          <w:pPr>
            <w:pStyle w:val="TDC1"/>
            <w:rPr>
              <w:rFonts w:asciiTheme="minorHAnsi" w:eastAsiaTheme="minorEastAsia" w:hAnsiTheme="minorHAnsi" w:cstheme="minorBidi"/>
              <w:i/>
              <w:noProof/>
              <w:sz w:val="22"/>
              <w:szCs w:val="22"/>
            </w:rPr>
          </w:pPr>
          <w:r w:rsidRPr="00B95C9E">
            <w:rPr>
              <w:b/>
              <w:bCs/>
              <w:i/>
            </w:rPr>
            <w:fldChar w:fldCharType="begin"/>
          </w:r>
          <w:r w:rsidRPr="00B95C9E">
            <w:rPr>
              <w:b/>
              <w:bCs/>
              <w:i/>
            </w:rPr>
            <w:instrText xml:space="preserve"> TOC \o "1-3" \h \z \u </w:instrText>
          </w:r>
          <w:r w:rsidRPr="00B95C9E">
            <w:rPr>
              <w:b/>
              <w:bCs/>
              <w:i/>
            </w:rPr>
            <w:fldChar w:fldCharType="separate"/>
          </w:r>
          <w:hyperlink w:anchor="_Toc207808893" w:history="1">
            <w:r w:rsidR="00B95C9E" w:rsidRPr="00B95C9E">
              <w:rPr>
                <w:rStyle w:val="Hipervnculo"/>
                <w:i/>
                <w:noProof/>
              </w:rPr>
              <w:t>Capítulo 1</w:t>
            </w:r>
            <w:r w:rsidR="00B95C9E" w:rsidRPr="00B95C9E">
              <w:rPr>
                <w:i/>
                <w:noProof/>
                <w:webHidden/>
              </w:rPr>
              <w:tab/>
            </w:r>
            <w:r w:rsidR="00B95C9E" w:rsidRPr="00B95C9E">
              <w:rPr>
                <w:i/>
                <w:noProof/>
                <w:webHidden/>
              </w:rPr>
              <w:fldChar w:fldCharType="begin"/>
            </w:r>
            <w:r w:rsidR="00B95C9E" w:rsidRPr="00B95C9E">
              <w:rPr>
                <w:i/>
                <w:noProof/>
                <w:webHidden/>
              </w:rPr>
              <w:instrText xml:space="preserve"> PAGEREF _Toc207808893 \h </w:instrText>
            </w:r>
            <w:r w:rsidR="00B95C9E" w:rsidRPr="00B95C9E">
              <w:rPr>
                <w:i/>
                <w:noProof/>
                <w:webHidden/>
              </w:rPr>
            </w:r>
            <w:r w:rsidR="00B95C9E" w:rsidRPr="00B95C9E">
              <w:rPr>
                <w:i/>
                <w:noProof/>
                <w:webHidden/>
              </w:rPr>
              <w:fldChar w:fldCharType="separate"/>
            </w:r>
            <w:r w:rsidR="007935B8">
              <w:rPr>
                <w:i/>
                <w:noProof/>
                <w:webHidden/>
              </w:rPr>
              <w:t>13</w:t>
            </w:r>
            <w:r w:rsidR="00B95C9E" w:rsidRPr="00B95C9E">
              <w:rPr>
                <w:i/>
                <w:noProof/>
                <w:webHidden/>
              </w:rPr>
              <w:fldChar w:fldCharType="end"/>
            </w:r>
          </w:hyperlink>
        </w:p>
        <w:p w14:paraId="2CF25FDB" w14:textId="77777777" w:rsidR="00B95C9E" w:rsidRPr="00B95C9E" w:rsidRDefault="00B95C9E">
          <w:pPr>
            <w:pStyle w:val="TDC1"/>
            <w:rPr>
              <w:rFonts w:asciiTheme="minorHAnsi" w:eastAsiaTheme="minorEastAsia" w:hAnsiTheme="minorHAnsi" w:cstheme="minorBidi"/>
              <w:i/>
              <w:noProof/>
              <w:sz w:val="22"/>
              <w:szCs w:val="22"/>
            </w:rPr>
          </w:pPr>
          <w:hyperlink w:anchor="_Toc207808894" w:history="1">
            <w:r w:rsidRPr="00B95C9E">
              <w:rPr>
                <w:rStyle w:val="Hipervnculo"/>
                <w:i/>
                <w:noProof/>
              </w:rPr>
              <w:t>Introducción</w:t>
            </w:r>
            <w:r w:rsidRPr="00B95C9E">
              <w:rPr>
                <w:i/>
                <w:noProof/>
                <w:webHidden/>
              </w:rPr>
              <w:tab/>
            </w:r>
            <w:r w:rsidRPr="00B95C9E">
              <w:rPr>
                <w:i/>
                <w:noProof/>
                <w:webHidden/>
              </w:rPr>
              <w:fldChar w:fldCharType="begin"/>
            </w:r>
            <w:r w:rsidRPr="00B95C9E">
              <w:rPr>
                <w:i/>
                <w:noProof/>
                <w:webHidden/>
              </w:rPr>
              <w:instrText xml:space="preserve"> PAGEREF _Toc207808894 \h </w:instrText>
            </w:r>
            <w:r w:rsidRPr="00B95C9E">
              <w:rPr>
                <w:i/>
                <w:noProof/>
                <w:webHidden/>
              </w:rPr>
            </w:r>
            <w:r w:rsidRPr="00B95C9E">
              <w:rPr>
                <w:i/>
                <w:noProof/>
                <w:webHidden/>
              </w:rPr>
              <w:fldChar w:fldCharType="separate"/>
            </w:r>
            <w:r w:rsidR="007935B8">
              <w:rPr>
                <w:i/>
                <w:noProof/>
                <w:webHidden/>
              </w:rPr>
              <w:t>13</w:t>
            </w:r>
            <w:r w:rsidRPr="00B95C9E">
              <w:rPr>
                <w:i/>
                <w:noProof/>
                <w:webHidden/>
              </w:rPr>
              <w:fldChar w:fldCharType="end"/>
            </w:r>
          </w:hyperlink>
        </w:p>
        <w:p w14:paraId="69542D46" w14:textId="77777777" w:rsidR="00B95C9E" w:rsidRPr="00B95C9E" w:rsidRDefault="00B95C9E">
          <w:pPr>
            <w:pStyle w:val="TDC2"/>
            <w:tabs>
              <w:tab w:val="left" w:pos="880"/>
              <w:tab w:val="right" w:leader="dot" w:pos="8211"/>
            </w:tabs>
            <w:rPr>
              <w:rFonts w:asciiTheme="minorHAnsi" w:eastAsiaTheme="minorEastAsia" w:hAnsiTheme="minorHAnsi" w:cstheme="minorBidi"/>
              <w:i/>
              <w:noProof/>
              <w:sz w:val="22"/>
              <w:szCs w:val="22"/>
            </w:rPr>
          </w:pPr>
          <w:hyperlink w:anchor="_Toc207808895" w:history="1">
            <w:r w:rsidRPr="00B95C9E">
              <w:rPr>
                <w:rStyle w:val="Hipervnculo"/>
                <w:i/>
                <w:noProof/>
              </w:rPr>
              <w:t>1.1.</w:t>
            </w:r>
            <w:r w:rsidRPr="00B95C9E">
              <w:rPr>
                <w:rFonts w:asciiTheme="minorHAnsi" w:eastAsiaTheme="minorEastAsia" w:hAnsiTheme="minorHAnsi" w:cstheme="minorBidi"/>
                <w:i/>
                <w:noProof/>
                <w:sz w:val="22"/>
                <w:szCs w:val="22"/>
              </w:rPr>
              <w:tab/>
            </w:r>
            <w:r w:rsidRPr="00B95C9E">
              <w:rPr>
                <w:rStyle w:val="Hipervnculo"/>
                <w:i/>
                <w:noProof/>
              </w:rPr>
              <w:t>Motivación</w:t>
            </w:r>
            <w:r w:rsidRPr="00B95C9E">
              <w:rPr>
                <w:i/>
                <w:noProof/>
                <w:webHidden/>
              </w:rPr>
              <w:tab/>
            </w:r>
            <w:r w:rsidRPr="00B95C9E">
              <w:rPr>
                <w:i/>
                <w:noProof/>
                <w:webHidden/>
              </w:rPr>
              <w:fldChar w:fldCharType="begin"/>
            </w:r>
            <w:r w:rsidRPr="00B95C9E">
              <w:rPr>
                <w:i/>
                <w:noProof/>
                <w:webHidden/>
              </w:rPr>
              <w:instrText xml:space="preserve"> PAGEREF _Toc207808895 \h </w:instrText>
            </w:r>
            <w:r w:rsidRPr="00B95C9E">
              <w:rPr>
                <w:i/>
                <w:noProof/>
                <w:webHidden/>
              </w:rPr>
            </w:r>
            <w:r w:rsidRPr="00B95C9E">
              <w:rPr>
                <w:i/>
                <w:noProof/>
                <w:webHidden/>
              </w:rPr>
              <w:fldChar w:fldCharType="separate"/>
            </w:r>
            <w:r w:rsidR="007935B8">
              <w:rPr>
                <w:i/>
                <w:noProof/>
                <w:webHidden/>
              </w:rPr>
              <w:t>14</w:t>
            </w:r>
            <w:r w:rsidRPr="00B95C9E">
              <w:rPr>
                <w:i/>
                <w:noProof/>
                <w:webHidden/>
              </w:rPr>
              <w:fldChar w:fldCharType="end"/>
            </w:r>
          </w:hyperlink>
        </w:p>
        <w:p w14:paraId="5D59B2AA" w14:textId="77777777" w:rsidR="00B95C9E" w:rsidRPr="00B95C9E" w:rsidRDefault="00B95C9E">
          <w:pPr>
            <w:pStyle w:val="TDC2"/>
            <w:tabs>
              <w:tab w:val="left" w:pos="880"/>
              <w:tab w:val="right" w:leader="dot" w:pos="8211"/>
            </w:tabs>
            <w:rPr>
              <w:rFonts w:asciiTheme="minorHAnsi" w:eastAsiaTheme="minorEastAsia" w:hAnsiTheme="minorHAnsi" w:cstheme="minorBidi"/>
              <w:i/>
              <w:noProof/>
              <w:sz w:val="22"/>
              <w:szCs w:val="22"/>
            </w:rPr>
          </w:pPr>
          <w:hyperlink w:anchor="_Toc207808896" w:history="1">
            <w:r w:rsidRPr="00B95C9E">
              <w:rPr>
                <w:rStyle w:val="Hipervnculo"/>
                <w:i/>
                <w:noProof/>
              </w:rPr>
              <w:t>1.2.</w:t>
            </w:r>
            <w:r w:rsidRPr="00B95C9E">
              <w:rPr>
                <w:rFonts w:asciiTheme="minorHAnsi" w:eastAsiaTheme="minorEastAsia" w:hAnsiTheme="minorHAnsi" w:cstheme="minorBidi"/>
                <w:i/>
                <w:noProof/>
                <w:sz w:val="22"/>
                <w:szCs w:val="22"/>
              </w:rPr>
              <w:tab/>
            </w:r>
            <w:r w:rsidRPr="00B95C9E">
              <w:rPr>
                <w:rStyle w:val="Hipervnculo"/>
                <w:i/>
                <w:noProof/>
              </w:rPr>
              <w:t>Objetivos</w:t>
            </w:r>
            <w:r w:rsidRPr="00B95C9E">
              <w:rPr>
                <w:i/>
                <w:noProof/>
                <w:webHidden/>
              </w:rPr>
              <w:tab/>
            </w:r>
            <w:r w:rsidRPr="00B95C9E">
              <w:rPr>
                <w:i/>
                <w:noProof/>
                <w:webHidden/>
              </w:rPr>
              <w:fldChar w:fldCharType="begin"/>
            </w:r>
            <w:r w:rsidRPr="00B95C9E">
              <w:rPr>
                <w:i/>
                <w:noProof/>
                <w:webHidden/>
              </w:rPr>
              <w:instrText xml:space="preserve"> PAGEREF _Toc207808896 \h </w:instrText>
            </w:r>
            <w:r w:rsidRPr="00B95C9E">
              <w:rPr>
                <w:i/>
                <w:noProof/>
                <w:webHidden/>
              </w:rPr>
            </w:r>
            <w:r w:rsidRPr="00B95C9E">
              <w:rPr>
                <w:i/>
                <w:noProof/>
                <w:webHidden/>
              </w:rPr>
              <w:fldChar w:fldCharType="separate"/>
            </w:r>
            <w:r w:rsidR="007935B8">
              <w:rPr>
                <w:i/>
                <w:noProof/>
                <w:webHidden/>
              </w:rPr>
              <w:t>14</w:t>
            </w:r>
            <w:r w:rsidRPr="00B95C9E">
              <w:rPr>
                <w:i/>
                <w:noProof/>
                <w:webHidden/>
              </w:rPr>
              <w:fldChar w:fldCharType="end"/>
            </w:r>
          </w:hyperlink>
        </w:p>
        <w:p w14:paraId="55281499"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897" w:history="1">
            <w:r w:rsidRPr="00B95C9E">
              <w:rPr>
                <w:rStyle w:val="Hipervnculo"/>
                <w:i/>
                <w:noProof/>
              </w:rPr>
              <w:t>1.2.1.</w:t>
            </w:r>
            <w:r w:rsidRPr="00B95C9E">
              <w:rPr>
                <w:rFonts w:asciiTheme="minorHAnsi" w:eastAsiaTheme="minorEastAsia" w:hAnsiTheme="minorHAnsi" w:cstheme="minorBidi"/>
                <w:i/>
                <w:noProof/>
                <w:sz w:val="22"/>
                <w:szCs w:val="22"/>
              </w:rPr>
              <w:tab/>
            </w:r>
            <w:r w:rsidRPr="00B95C9E">
              <w:rPr>
                <w:rStyle w:val="Hipervnculo"/>
                <w:i/>
                <w:noProof/>
              </w:rPr>
              <w:t>Objetivo General</w:t>
            </w:r>
            <w:r w:rsidRPr="00B95C9E">
              <w:rPr>
                <w:i/>
                <w:noProof/>
                <w:webHidden/>
              </w:rPr>
              <w:tab/>
            </w:r>
            <w:r w:rsidRPr="00B95C9E">
              <w:rPr>
                <w:i/>
                <w:noProof/>
                <w:webHidden/>
              </w:rPr>
              <w:fldChar w:fldCharType="begin"/>
            </w:r>
            <w:r w:rsidRPr="00B95C9E">
              <w:rPr>
                <w:i/>
                <w:noProof/>
                <w:webHidden/>
              </w:rPr>
              <w:instrText xml:space="preserve"> PAGEREF _Toc207808897 \h </w:instrText>
            </w:r>
            <w:r w:rsidRPr="00B95C9E">
              <w:rPr>
                <w:i/>
                <w:noProof/>
                <w:webHidden/>
              </w:rPr>
            </w:r>
            <w:r w:rsidRPr="00B95C9E">
              <w:rPr>
                <w:i/>
                <w:noProof/>
                <w:webHidden/>
              </w:rPr>
              <w:fldChar w:fldCharType="separate"/>
            </w:r>
            <w:r w:rsidR="007935B8">
              <w:rPr>
                <w:i/>
                <w:noProof/>
                <w:webHidden/>
              </w:rPr>
              <w:t>14</w:t>
            </w:r>
            <w:r w:rsidRPr="00B95C9E">
              <w:rPr>
                <w:i/>
                <w:noProof/>
                <w:webHidden/>
              </w:rPr>
              <w:fldChar w:fldCharType="end"/>
            </w:r>
          </w:hyperlink>
        </w:p>
        <w:p w14:paraId="7DAB208C"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898" w:history="1">
            <w:r w:rsidRPr="00B95C9E">
              <w:rPr>
                <w:rStyle w:val="Hipervnculo"/>
                <w:i/>
                <w:noProof/>
              </w:rPr>
              <w:t>1.2.2.</w:t>
            </w:r>
            <w:r w:rsidRPr="00B95C9E">
              <w:rPr>
                <w:rFonts w:asciiTheme="minorHAnsi" w:eastAsiaTheme="minorEastAsia" w:hAnsiTheme="minorHAnsi" w:cstheme="minorBidi"/>
                <w:i/>
                <w:noProof/>
                <w:sz w:val="22"/>
                <w:szCs w:val="22"/>
              </w:rPr>
              <w:tab/>
            </w:r>
            <w:r w:rsidRPr="00B95C9E">
              <w:rPr>
                <w:rStyle w:val="Hipervnculo"/>
                <w:i/>
                <w:noProof/>
              </w:rPr>
              <w:t>Objetivos Específicos</w:t>
            </w:r>
            <w:r w:rsidRPr="00B95C9E">
              <w:rPr>
                <w:i/>
                <w:noProof/>
                <w:webHidden/>
              </w:rPr>
              <w:tab/>
            </w:r>
            <w:r w:rsidRPr="00B95C9E">
              <w:rPr>
                <w:i/>
                <w:noProof/>
                <w:webHidden/>
              </w:rPr>
              <w:fldChar w:fldCharType="begin"/>
            </w:r>
            <w:r w:rsidRPr="00B95C9E">
              <w:rPr>
                <w:i/>
                <w:noProof/>
                <w:webHidden/>
              </w:rPr>
              <w:instrText xml:space="preserve"> PAGEREF _Toc207808898 \h </w:instrText>
            </w:r>
            <w:r w:rsidRPr="00B95C9E">
              <w:rPr>
                <w:i/>
                <w:noProof/>
                <w:webHidden/>
              </w:rPr>
            </w:r>
            <w:r w:rsidRPr="00B95C9E">
              <w:rPr>
                <w:i/>
                <w:noProof/>
                <w:webHidden/>
              </w:rPr>
              <w:fldChar w:fldCharType="separate"/>
            </w:r>
            <w:r w:rsidR="007935B8">
              <w:rPr>
                <w:i/>
                <w:noProof/>
                <w:webHidden/>
              </w:rPr>
              <w:t>14</w:t>
            </w:r>
            <w:r w:rsidRPr="00B95C9E">
              <w:rPr>
                <w:i/>
                <w:noProof/>
                <w:webHidden/>
              </w:rPr>
              <w:fldChar w:fldCharType="end"/>
            </w:r>
          </w:hyperlink>
        </w:p>
        <w:p w14:paraId="290C9B70" w14:textId="77777777" w:rsidR="00B95C9E" w:rsidRPr="00B95C9E" w:rsidRDefault="00B95C9E">
          <w:pPr>
            <w:pStyle w:val="TDC2"/>
            <w:tabs>
              <w:tab w:val="left" w:pos="880"/>
              <w:tab w:val="right" w:leader="dot" w:pos="8211"/>
            </w:tabs>
            <w:rPr>
              <w:rFonts w:asciiTheme="minorHAnsi" w:eastAsiaTheme="minorEastAsia" w:hAnsiTheme="minorHAnsi" w:cstheme="minorBidi"/>
              <w:i/>
              <w:noProof/>
              <w:sz w:val="22"/>
              <w:szCs w:val="22"/>
            </w:rPr>
          </w:pPr>
          <w:hyperlink w:anchor="_Toc207808899" w:history="1">
            <w:r w:rsidRPr="00B95C9E">
              <w:rPr>
                <w:rStyle w:val="Hipervnculo"/>
                <w:i/>
                <w:noProof/>
              </w:rPr>
              <w:t>1.3.</w:t>
            </w:r>
            <w:r w:rsidRPr="00B95C9E">
              <w:rPr>
                <w:rFonts w:asciiTheme="minorHAnsi" w:eastAsiaTheme="minorEastAsia" w:hAnsiTheme="minorHAnsi" w:cstheme="minorBidi"/>
                <w:i/>
                <w:noProof/>
                <w:sz w:val="22"/>
                <w:szCs w:val="22"/>
              </w:rPr>
              <w:tab/>
            </w:r>
            <w:r w:rsidRPr="00B95C9E">
              <w:rPr>
                <w:rStyle w:val="Hipervnculo"/>
                <w:i/>
                <w:noProof/>
              </w:rPr>
              <w:t>Estructura del documento</w:t>
            </w:r>
            <w:r w:rsidRPr="00B95C9E">
              <w:rPr>
                <w:i/>
                <w:noProof/>
                <w:webHidden/>
              </w:rPr>
              <w:tab/>
            </w:r>
            <w:r w:rsidRPr="00B95C9E">
              <w:rPr>
                <w:i/>
                <w:noProof/>
                <w:webHidden/>
              </w:rPr>
              <w:fldChar w:fldCharType="begin"/>
            </w:r>
            <w:r w:rsidRPr="00B95C9E">
              <w:rPr>
                <w:i/>
                <w:noProof/>
                <w:webHidden/>
              </w:rPr>
              <w:instrText xml:space="preserve"> PAGEREF _Toc207808899 \h </w:instrText>
            </w:r>
            <w:r w:rsidRPr="00B95C9E">
              <w:rPr>
                <w:i/>
                <w:noProof/>
                <w:webHidden/>
              </w:rPr>
            </w:r>
            <w:r w:rsidRPr="00B95C9E">
              <w:rPr>
                <w:i/>
                <w:noProof/>
                <w:webHidden/>
              </w:rPr>
              <w:fldChar w:fldCharType="separate"/>
            </w:r>
            <w:r w:rsidR="007935B8">
              <w:rPr>
                <w:i/>
                <w:noProof/>
                <w:webHidden/>
              </w:rPr>
              <w:t>15</w:t>
            </w:r>
            <w:r w:rsidRPr="00B95C9E">
              <w:rPr>
                <w:i/>
                <w:noProof/>
                <w:webHidden/>
              </w:rPr>
              <w:fldChar w:fldCharType="end"/>
            </w:r>
          </w:hyperlink>
        </w:p>
        <w:p w14:paraId="63B3E5D6" w14:textId="77777777" w:rsidR="00B95C9E" w:rsidRPr="00B95C9E" w:rsidRDefault="00B95C9E">
          <w:pPr>
            <w:pStyle w:val="TDC1"/>
            <w:rPr>
              <w:rFonts w:asciiTheme="minorHAnsi" w:eastAsiaTheme="minorEastAsia" w:hAnsiTheme="minorHAnsi" w:cstheme="minorBidi"/>
              <w:i/>
              <w:noProof/>
              <w:sz w:val="22"/>
              <w:szCs w:val="22"/>
            </w:rPr>
          </w:pPr>
          <w:hyperlink w:anchor="_Toc207808900" w:history="1">
            <w:r w:rsidRPr="00B95C9E">
              <w:rPr>
                <w:rStyle w:val="Hipervnculo"/>
                <w:i/>
                <w:noProof/>
              </w:rPr>
              <w:t>Capítulo 2</w:t>
            </w:r>
            <w:r w:rsidRPr="00B95C9E">
              <w:rPr>
                <w:i/>
                <w:noProof/>
                <w:webHidden/>
              </w:rPr>
              <w:tab/>
            </w:r>
            <w:r w:rsidRPr="00B95C9E">
              <w:rPr>
                <w:i/>
                <w:noProof/>
                <w:webHidden/>
              </w:rPr>
              <w:fldChar w:fldCharType="begin"/>
            </w:r>
            <w:r w:rsidRPr="00B95C9E">
              <w:rPr>
                <w:i/>
                <w:noProof/>
                <w:webHidden/>
              </w:rPr>
              <w:instrText xml:space="preserve"> PAGEREF _Toc207808900 \h </w:instrText>
            </w:r>
            <w:r w:rsidRPr="00B95C9E">
              <w:rPr>
                <w:i/>
                <w:noProof/>
                <w:webHidden/>
              </w:rPr>
            </w:r>
            <w:r w:rsidRPr="00B95C9E">
              <w:rPr>
                <w:i/>
                <w:noProof/>
                <w:webHidden/>
              </w:rPr>
              <w:fldChar w:fldCharType="separate"/>
            </w:r>
            <w:r w:rsidR="007935B8">
              <w:rPr>
                <w:i/>
                <w:noProof/>
                <w:webHidden/>
              </w:rPr>
              <w:t>17</w:t>
            </w:r>
            <w:r w:rsidRPr="00B95C9E">
              <w:rPr>
                <w:i/>
                <w:noProof/>
                <w:webHidden/>
              </w:rPr>
              <w:fldChar w:fldCharType="end"/>
            </w:r>
          </w:hyperlink>
        </w:p>
        <w:p w14:paraId="07852DE5" w14:textId="77777777" w:rsidR="00B95C9E" w:rsidRPr="00B95C9E" w:rsidRDefault="00B95C9E">
          <w:pPr>
            <w:pStyle w:val="TDC1"/>
            <w:rPr>
              <w:rFonts w:asciiTheme="minorHAnsi" w:eastAsiaTheme="minorEastAsia" w:hAnsiTheme="minorHAnsi" w:cstheme="minorBidi"/>
              <w:i/>
              <w:noProof/>
              <w:sz w:val="22"/>
              <w:szCs w:val="22"/>
            </w:rPr>
          </w:pPr>
          <w:hyperlink w:anchor="_Toc207808901" w:history="1">
            <w:r w:rsidRPr="00B95C9E">
              <w:rPr>
                <w:rStyle w:val="Hipervnculo"/>
                <w:i/>
                <w:noProof/>
              </w:rPr>
              <w:t>Marco Teórico</w:t>
            </w:r>
            <w:r w:rsidRPr="00B95C9E">
              <w:rPr>
                <w:i/>
                <w:noProof/>
                <w:webHidden/>
              </w:rPr>
              <w:tab/>
            </w:r>
            <w:r w:rsidRPr="00B95C9E">
              <w:rPr>
                <w:i/>
                <w:noProof/>
                <w:webHidden/>
              </w:rPr>
              <w:fldChar w:fldCharType="begin"/>
            </w:r>
            <w:r w:rsidRPr="00B95C9E">
              <w:rPr>
                <w:i/>
                <w:noProof/>
                <w:webHidden/>
              </w:rPr>
              <w:instrText xml:space="preserve"> PAGEREF _Toc207808901 \h </w:instrText>
            </w:r>
            <w:r w:rsidRPr="00B95C9E">
              <w:rPr>
                <w:i/>
                <w:noProof/>
                <w:webHidden/>
              </w:rPr>
            </w:r>
            <w:r w:rsidRPr="00B95C9E">
              <w:rPr>
                <w:i/>
                <w:noProof/>
                <w:webHidden/>
              </w:rPr>
              <w:fldChar w:fldCharType="separate"/>
            </w:r>
            <w:r w:rsidR="007935B8">
              <w:rPr>
                <w:i/>
                <w:noProof/>
                <w:webHidden/>
              </w:rPr>
              <w:t>17</w:t>
            </w:r>
            <w:r w:rsidRPr="00B95C9E">
              <w:rPr>
                <w:i/>
                <w:noProof/>
                <w:webHidden/>
              </w:rPr>
              <w:fldChar w:fldCharType="end"/>
            </w:r>
          </w:hyperlink>
        </w:p>
        <w:p w14:paraId="1B3E53EE" w14:textId="77777777" w:rsidR="00B95C9E" w:rsidRPr="00B95C9E" w:rsidRDefault="00B95C9E">
          <w:pPr>
            <w:pStyle w:val="TDC2"/>
            <w:tabs>
              <w:tab w:val="left" w:pos="880"/>
              <w:tab w:val="right" w:leader="dot" w:pos="8211"/>
            </w:tabs>
            <w:rPr>
              <w:rFonts w:asciiTheme="minorHAnsi" w:eastAsiaTheme="minorEastAsia" w:hAnsiTheme="minorHAnsi" w:cstheme="minorBidi"/>
              <w:i/>
              <w:noProof/>
              <w:sz w:val="22"/>
              <w:szCs w:val="22"/>
            </w:rPr>
          </w:pPr>
          <w:hyperlink w:anchor="_Toc207808902" w:history="1">
            <w:r w:rsidRPr="00B95C9E">
              <w:rPr>
                <w:rStyle w:val="Hipervnculo"/>
                <w:i/>
                <w:noProof/>
              </w:rPr>
              <w:t>2.1.</w:t>
            </w:r>
            <w:r w:rsidRPr="00B95C9E">
              <w:rPr>
                <w:rFonts w:asciiTheme="minorHAnsi" w:eastAsiaTheme="minorEastAsia" w:hAnsiTheme="minorHAnsi" w:cstheme="minorBidi"/>
                <w:i/>
                <w:noProof/>
                <w:sz w:val="22"/>
                <w:szCs w:val="22"/>
              </w:rPr>
              <w:tab/>
            </w:r>
            <w:r w:rsidRPr="00B95C9E">
              <w:rPr>
                <w:rStyle w:val="Hipervnculo"/>
                <w:i/>
                <w:noProof/>
              </w:rPr>
              <w:t>Tráfico web</w:t>
            </w:r>
            <w:r w:rsidRPr="00B95C9E">
              <w:rPr>
                <w:i/>
                <w:noProof/>
                <w:webHidden/>
              </w:rPr>
              <w:tab/>
            </w:r>
            <w:r w:rsidRPr="00B95C9E">
              <w:rPr>
                <w:i/>
                <w:noProof/>
                <w:webHidden/>
              </w:rPr>
              <w:fldChar w:fldCharType="begin"/>
            </w:r>
            <w:r w:rsidRPr="00B95C9E">
              <w:rPr>
                <w:i/>
                <w:noProof/>
                <w:webHidden/>
              </w:rPr>
              <w:instrText xml:space="preserve"> PAGEREF _Toc207808902 \h </w:instrText>
            </w:r>
            <w:r w:rsidRPr="00B95C9E">
              <w:rPr>
                <w:i/>
                <w:noProof/>
                <w:webHidden/>
              </w:rPr>
            </w:r>
            <w:r w:rsidRPr="00B95C9E">
              <w:rPr>
                <w:i/>
                <w:noProof/>
                <w:webHidden/>
              </w:rPr>
              <w:fldChar w:fldCharType="separate"/>
            </w:r>
            <w:r w:rsidR="007935B8">
              <w:rPr>
                <w:i/>
                <w:noProof/>
                <w:webHidden/>
              </w:rPr>
              <w:t>18</w:t>
            </w:r>
            <w:r w:rsidRPr="00B95C9E">
              <w:rPr>
                <w:i/>
                <w:noProof/>
                <w:webHidden/>
              </w:rPr>
              <w:fldChar w:fldCharType="end"/>
            </w:r>
          </w:hyperlink>
        </w:p>
        <w:p w14:paraId="41268B9B" w14:textId="77777777" w:rsidR="00B95C9E" w:rsidRPr="00B95C9E" w:rsidRDefault="00B95C9E">
          <w:pPr>
            <w:pStyle w:val="TDC2"/>
            <w:tabs>
              <w:tab w:val="left" w:pos="880"/>
              <w:tab w:val="right" w:leader="dot" w:pos="8211"/>
            </w:tabs>
            <w:rPr>
              <w:rFonts w:asciiTheme="minorHAnsi" w:eastAsiaTheme="minorEastAsia" w:hAnsiTheme="minorHAnsi" w:cstheme="minorBidi"/>
              <w:i/>
              <w:noProof/>
              <w:sz w:val="22"/>
              <w:szCs w:val="22"/>
            </w:rPr>
          </w:pPr>
          <w:hyperlink w:anchor="_Toc207808903" w:history="1">
            <w:r w:rsidRPr="00B95C9E">
              <w:rPr>
                <w:rStyle w:val="Hipervnculo"/>
                <w:i/>
                <w:noProof/>
              </w:rPr>
              <w:t>2.2.</w:t>
            </w:r>
            <w:r w:rsidRPr="00B95C9E">
              <w:rPr>
                <w:rFonts w:asciiTheme="minorHAnsi" w:eastAsiaTheme="minorEastAsia" w:hAnsiTheme="minorHAnsi" w:cstheme="minorBidi"/>
                <w:i/>
                <w:noProof/>
                <w:sz w:val="22"/>
                <w:szCs w:val="22"/>
              </w:rPr>
              <w:tab/>
            </w:r>
            <w:r w:rsidRPr="00B95C9E">
              <w:rPr>
                <w:rStyle w:val="Hipervnculo"/>
                <w:i/>
                <w:noProof/>
              </w:rPr>
              <w:t>Series de Tiempo</w:t>
            </w:r>
            <w:r w:rsidRPr="00B95C9E">
              <w:rPr>
                <w:i/>
                <w:noProof/>
                <w:webHidden/>
              </w:rPr>
              <w:tab/>
            </w:r>
            <w:r w:rsidRPr="00B95C9E">
              <w:rPr>
                <w:i/>
                <w:noProof/>
                <w:webHidden/>
              </w:rPr>
              <w:fldChar w:fldCharType="begin"/>
            </w:r>
            <w:r w:rsidRPr="00B95C9E">
              <w:rPr>
                <w:i/>
                <w:noProof/>
                <w:webHidden/>
              </w:rPr>
              <w:instrText xml:space="preserve"> PAGEREF _Toc207808903 \h </w:instrText>
            </w:r>
            <w:r w:rsidRPr="00B95C9E">
              <w:rPr>
                <w:i/>
                <w:noProof/>
                <w:webHidden/>
              </w:rPr>
            </w:r>
            <w:r w:rsidRPr="00B95C9E">
              <w:rPr>
                <w:i/>
                <w:noProof/>
                <w:webHidden/>
              </w:rPr>
              <w:fldChar w:fldCharType="separate"/>
            </w:r>
            <w:r w:rsidR="007935B8">
              <w:rPr>
                <w:i/>
                <w:noProof/>
                <w:webHidden/>
              </w:rPr>
              <w:t>18</w:t>
            </w:r>
            <w:r w:rsidRPr="00B95C9E">
              <w:rPr>
                <w:i/>
                <w:noProof/>
                <w:webHidden/>
              </w:rPr>
              <w:fldChar w:fldCharType="end"/>
            </w:r>
          </w:hyperlink>
        </w:p>
        <w:p w14:paraId="7EC69159" w14:textId="77777777" w:rsidR="00B95C9E" w:rsidRPr="00B95C9E" w:rsidRDefault="00B95C9E">
          <w:pPr>
            <w:pStyle w:val="TDC2"/>
            <w:tabs>
              <w:tab w:val="left" w:pos="880"/>
              <w:tab w:val="right" w:leader="dot" w:pos="8211"/>
            </w:tabs>
            <w:rPr>
              <w:rFonts w:asciiTheme="minorHAnsi" w:eastAsiaTheme="minorEastAsia" w:hAnsiTheme="minorHAnsi" w:cstheme="minorBidi"/>
              <w:i/>
              <w:noProof/>
              <w:sz w:val="22"/>
              <w:szCs w:val="22"/>
            </w:rPr>
          </w:pPr>
          <w:hyperlink w:anchor="_Toc207808904" w:history="1">
            <w:r w:rsidRPr="00B95C9E">
              <w:rPr>
                <w:rStyle w:val="Hipervnculo"/>
                <w:i/>
                <w:noProof/>
              </w:rPr>
              <w:t>2.3.</w:t>
            </w:r>
            <w:r w:rsidRPr="00B95C9E">
              <w:rPr>
                <w:rFonts w:asciiTheme="minorHAnsi" w:eastAsiaTheme="minorEastAsia" w:hAnsiTheme="minorHAnsi" w:cstheme="minorBidi"/>
                <w:i/>
                <w:noProof/>
                <w:sz w:val="22"/>
                <w:szCs w:val="22"/>
              </w:rPr>
              <w:tab/>
            </w:r>
            <w:r w:rsidRPr="00B95C9E">
              <w:rPr>
                <w:rStyle w:val="Hipervnculo"/>
                <w:i/>
                <w:noProof/>
              </w:rPr>
              <w:t>Pronóstico de  series de tiempo de tráfico web</w:t>
            </w:r>
            <w:r w:rsidRPr="00B95C9E">
              <w:rPr>
                <w:i/>
                <w:noProof/>
                <w:webHidden/>
              </w:rPr>
              <w:tab/>
            </w:r>
            <w:r w:rsidRPr="00B95C9E">
              <w:rPr>
                <w:i/>
                <w:noProof/>
                <w:webHidden/>
              </w:rPr>
              <w:fldChar w:fldCharType="begin"/>
            </w:r>
            <w:r w:rsidRPr="00B95C9E">
              <w:rPr>
                <w:i/>
                <w:noProof/>
                <w:webHidden/>
              </w:rPr>
              <w:instrText xml:space="preserve"> PAGEREF _Toc207808904 \h </w:instrText>
            </w:r>
            <w:r w:rsidRPr="00B95C9E">
              <w:rPr>
                <w:i/>
                <w:noProof/>
                <w:webHidden/>
              </w:rPr>
            </w:r>
            <w:r w:rsidRPr="00B95C9E">
              <w:rPr>
                <w:i/>
                <w:noProof/>
                <w:webHidden/>
              </w:rPr>
              <w:fldChar w:fldCharType="separate"/>
            </w:r>
            <w:r w:rsidR="007935B8">
              <w:rPr>
                <w:i/>
                <w:noProof/>
                <w:webHidden/>
              </w:rPr>
              <w:t>18</w:t>
            </w:r>
            <w:r w:rsidRPr="00B95C9E">
              <w:rPr>
                <w:i/>
                <w:noProof/>
                <w:webHidden/>
              </w:rPr>
              <w:fldChar w:fldCharType="end"/>
            </w:r>
          </w:hyperlink>
        </w:p>
        <w:p w14:paraId="22C2ED95" w14:textId="77777777" w:rsidR="00B95C9E" w:rsidRPr="00B95C9E" w:rsidRDefault="00B95C9E">
          <w:pPr>
            <w:pStyle w:val="TDC2"/>
            <w:tabs>
              <w:tab w:val="left" w:pos="880"/>
              <w:tab w:val="right" w:leader="dot" w:pos="8211"/>
            </w:tabs>
            <w:rPr>
              <w:rFonts w:asciiTheme="minorHAnsi" w:eastAsiaTheme="minorEastAsia" w:hAnsiTheme="minorHAnsi" w:cstheme="minorBidi"/>
              <w:i/>
              <w:noProof/>
              <w:sz w:val="22"/>
              <w:szCs w:val="22"/>
            </w:rPr>
          </w:pPr>
          <w:hyperlink w:anchor="_Toc207808905" w:history="1">
            <w:r w:rsidRPr="00B95C9E">
              <w:rPr>
                <w:rStyle w:val="Hipervnculo"/>
                <w:i/>
                <w:noProof/>
              </w:rPr>
              <w:t>2.4.</w:t>
            </w:r>
            <w:r w:rsidRPr="00B95C9E">
              <w:rPr>
                <w:rFonts w:asciiTheme="minorHAnsi" w:eastAsiaTheme="minorEastAsia" w:hAnsiTheme="minorHAnsi" w:cstheme="minorBidi"/>
                <w:i/>
                <w:noProof/>
                <w:sz w:val="22"/>
                <w:szCs w:val="22"/>
              </w:rPr>
              <w:tab/>
            </w:r>
            <w:r w:rsidRPr="00B95C9E">
              <w:rPr>
                <w:rStyle w:val="Hipervnculo"/>
                <w:i/>
                <w:noProof/>
              </w:rPr>
              <w:t>Evaluación de desempeño de los modelos predictivos</w:t>
            </w:r>
            <w:r w:rsidRPr="00B95C9E">
              <w:rPr>
                <w:i/>
                <w:noProof/>
                <w:webHidden/>
              </w:rPr>
              <w:tab/>
            </w:r>
            <w:r w:rsidRPr="00B95C9E">
              <w:rPr>
                <w:i/>
                <w:noProof/>
                <w:webHidden/>
              </w:rPr>
              <w:fldChar w:fldCharType="begin"/>
            </w:r>
            <w:r w:rsidRPr="00B95C9E">
              <w:rPr>
                <w:i/>
                <w:noProof/>
                <w:webHidden/>
              </w:rPr>
              <w:instrText xml:space="preserve"> PAGEREF _Toc207808905 \h </w:instrText>
            </w:r>
            <w:r w:rsidRPr="00B95C9E">
              <w:rPr>
                <w:i/>
                <w:noProof/>
                <w:webHidden/>
              </w:rPr>
            </w:r>
            <w:r w:rsidRPr="00B95C9E">
              <w:rPr>
                <w:i/>
                <w:noProof/>
                <w:webHidden/>
              </w:rPr>
              <w:fldChar w:fldCharType="separate"/>
            </w:r>
            <w:r w:rsidR="007935B8">
              <w:rPr>
                <w:i/>
                <w:noProof/>
                <w:webHidden/>
              </w:rPr>
              <w:t>20</w:t>
            </w:r>
            <w:r w:rsidRPr="00B95C9E">
              <w:rPr>
                <w:i/>
                <w:noProof/>
                <w:webHidden/>
              </w:rPr>
              <w:fldChar w:fldCharType="end"/>
            </w:r>
          </w:hyperlink>
        </w:p>
        <w:p w14:paraId="2B21367C" w14:textId="77777777" w:rsidR="00B95C9E" w:rsidRPr="00B95C9E" w:rsidRDefault="00B95C9E">
          <w:pPr>
            <w:pStyle w:val="TDC1"/>
            <w:rPr>
              <w:rFonts w:asciiTheme="minorHAnsi" w:eastAsiaTheme="minorEastAsia" w:hAnsiTheme="minorHAnsi" w:cstheme="minorBidi"/>
              <w:i/>
              <w:noProof/>
              <w:sz w:val="22"/>
              <w:szCs w:val="22"/>
            </w:rPr>
          </w:pPr>
          <w:hyperlink w:anchor="_Toc207808906" w:history="1">
            <w:r w:rsidRPr="00B95C9E">
              <w:rPr>
                <w:rStyle w:val="Hipervnculo"/>
                <w:i/>
                <w:noProof/>
              </w:rPr>
              <w:t>Capítulo 3</w:t>
            </w:r>
            <w:r w:rsidRPr="00B95C9E">
              <w:rPr>
                <w:i/>
                <w:noProof/>
                <w:webHidden/>
              </w:rPr>
              <w:tab/>
            </w:r>
            <w:r w:rsidRPr="00B95C9E">
              <w:rPr>
                <w:i/>
                <w:noProof/>
                <w:webHidden/>
              </w:rPr>
              <w:fldChar w:fldCharType="begin"/>
            </w:r>
            <w:r w:rsidRPr="00B95C9E">
              <w:rPr>
                <w:i/>
                <w:noProof/>
                <w:webHidden/>
              </w:rPr>
              <w:instrText xml:space="preserve"> PAGEREF _Toc207808906 \h </w:instrText>
            </w:r>
            <w:r w:rsidRPr="00B95C9E">
              <w:rPr>
                <w:i/>
                <w:noProof/>
                <w:webHidden/>
              </w:rPr>
            </w:r>
            <w:r w:rsidRPr="00B95C9E">
              <w:rPr>
                <w:i/>
                <w:noProof/>
                <w:webHidden/>
              </w:rPr>
              <w:fldChar w:fldCharType="separate"/>
            </w:r>
            <w:r w:rsidR="007935B8">
              <w:rPr>
                <w:i/>
                <w:noProof/>
                <w:webHidden/>
              </w:rPr>
              <w:t>23</w:t>
            </w:r>
            <w:r w:rsidRPr="00B95C9E">
              <w:rPr>
                <w:i/>
                <w:noProof/>
                <w:webHidden/>
              </w:rPr>
              <w:fldChar w:fldCharType="end"/>
            </w:r>
          </w:hyperlink>
        </w:p>
        <w:p w14:paraId="34340638" w14:textId="77777777" w:rsidR="00B95C9E" w:rsidRPr="00B95C9E" w:rsidRDefault="00B95C9E">
          <w:pPr>
            <w:pStyle w:val="TDC1"/>
            <w:rPr>
              <w:rFonts w:asciiTheme="minorHAnsi" w:eastAsiaTheme="minorEastAsia" w:hAnsiTheme="minorHAnsi" w:cstheme="minorBidi"/>
              <w:i/>
              <w:noProof/>
              <w:sz w:val="22"/>
              <w:szCs w:val="22"/>
            </w:rPr>
          </w:pPr>
          <w:hyperlink w:anchor="_Toc207808907" w:history="1">
            <w:r w:rsidRPr="00B95C9E">
              <w:rPr>
                <w:rStyle w:val="Hipervnculo"/>
                <w:i/>
                <w:noProof/>
              </w:rPr>
              <w:t>Descripción del problema</w:t>
            </w:r>
            <w:r w:rsidRPr="00B95C9E">
              <w:rPr>
                <w:i/>
                <w:noProof/>
                <w:webHidden/>
              </w:rPr>
              <w:tab/>
            </w:r>
            <w:r w:rsidRPr="00B95C9E">
              <w:rPr>
                <w:i/>
                <w:noProof/>
                <w:webHidden/>
              </w:rPr>
              <w:fldChar w:fldCharType="begin"/>
            </w:r>
            <w:r w:rsidRPr="00B95C9E">
              <w:rPr>
                <w:i/>
                <w:noProof/>
                <w:webHidden/>
              </w:rPr>
              <w:instrText xml:space="preserve"> PAGEREF _Toc207808907 \h </w:instrText>
            </w:r>
            <w:r w:rsidRPr="00B95C9E">
              <w:rPr>
                <w:i/>
                <w:noProof/>
                <w:webHidden/>
              </w:rPr>
            </w:r>
            <w:r w:rsidRPr="00B95C9E">
              <w:rPr>
                <w:i/>
                <w:noProof/>
                <w:webHidden/>
              </w:rPr>
              <w:fldChar w:fldCharType="separate"/>
            </w:r>
            <w:r w:rsidR="007935B8">
              <w:rPr>
                <w:i/>
                <w:noProof/>
                <w:webHidden/>
              </w:rPr>
              <w:t>23</w:t>
            </w:r>
            <w:r w:rsidRPr="00B95C9E">
              <w:rPr>
                <w:i/>
                <w:noProof/>
                <w:webHidden/>
              </w:rPr>
              <w:fldChar w:fldCharType="end"/>
            </w:r>
          </w:hyperlink>
        </w:p>
        <w:p w14:paraId="4ADF5DA5" w14:textId="77777777" w:rsidR="00B95C9E" w:rsidRPr="00B95C9E" w:rsidRDefault="00B95C9E">
          <w:pPr>
            <w:pStyle w:val="TDC2"/>
            <w:tabs>
              <w:tab w:val="left" w:pos="880"/>
              <w:tab w:val="right" w:leader="dot" w:pos="8211"/>
            </w:tabs>
            <w:rPr>
              <w:rFonts w:asciiTheme="minorHAnsi" w:eastAsiaTheme="minorEastAsia" w:hAnsiTheme="minorHAnsi" w:cstheme="minorBidi"/>
              <w:i/>
              <w:noProof/>
              <w:sz w:val="22"/>
              <w:szCs w:val="22"/>
            </w:rPr>
          </w:pPr>
          <w:hyperlink w:anchor="_Toc207808908" w:history="1">
            <w:r w:rsidRPr="00B95C9E">
              <w:rPr>
                <w:rStyle w:val="Hipervnculo"/>
                <w:bCs/>
                <w:i/>
                <w:iCs/>
                <w:noProof/>
              </w:rPr>
              <w:t>3.1</w:t>
            </w:r>
            <w:r w:rsidRPr="00B95C9E">
              <w:rPr>
                <w:rFonts w:asciiTheme="minorHAnsi" w:eastAsiaTheme="minorEastAsia" w:hAnsiTheme="minorHAnsi" w:cstheme="minorBidi"/>
                <w:i/>
                <w:noProof/>
                <w:sz w:val="22"/>
                <w:szCs w:val="22"/>
              </w:rPr>
              <w:tab/>
            </w:r>
            <w:r w:rsidRPr="00B95C9E">
              <w:rPr>
                <w:rStyle w:val="Hipervnculo"/>
                <w:bCs/>
                <w:i/>
                <w:iCs/>
                <w:noProof/>
              </w:rPr>
              <w:t>El problema</w:t>
            </w:r>
            <w:r w:rsidRPr="00B95C9E">
              <w:rPr>
                <w:i/>
                <w:noProof/>
                <w:webHidden/>
              </w:rPr>
              <w:tab/>
            </w:r>
            <w:r w:rsidRPr="00B95C9E">
              <w:rPr>
                <w:i/>
                <w:noProof/>
                <w:webHidden/>
              </w:rPr>
              <w:fldChar w:fldCharType="begin"/>
            </w:r>
            <w:r w:rsidRPr="00B95C9E">
              <w:rPr>
                <w:i/>
                <w:noProof/>
                <w:webHidden/>
              </w:rPr>
              <w:instrText xml:space="preserve"> PAGEREF _Toc207808908 \h </w:instrText>
            </w:r>
            <w:r w:rsidRPr="00B95C9E">
              <w:rPr>
                <w:i/>
                <w:noProof/>
                <w:webHidden/>
              </w:rPr>
            </w:r>
            <w:r w:rsidRPr="00B95C9E">
              <w:rPr>
                <w:i/>
                <w:noProof/>
                <w:webHidden/>
              </w:rPr>
              <w:fldChar w:fldCharType="separate"/>
            </w:r>
            <w:r w:rsidR="007935B8">
              <w:rPr>
                <w:i/>
                <w:noProof/>
                <w:webHidden/>
              </w:rPr>
              <w:t>24</w:t>
            </w:r>
            <w:r w:rsidRPr="00B95C9E">
              <w:rPr>
                <w:i/>
                <w:noProof/>
                <w:webHidden/>
              </w:rPr>
              <w:fldChar w:fldCharType="end"/>
            </w:r>
          </w:hyperlink>
        </w:p>
        <w:p w14:paraId="761871D5" w14:textId="77777777" w:rsidR="00B95C9E" w:rsidRPr="00B95C9E" w:rsidRDefault="00B95C9E">
          <w:pPr>
            <w:pStyle w:val="TDC2"/>
            <w:tabs>
              <w:tab w:val="left" w:pos="880"/>
              <w:tab w:val="right" w:leader="dot" w:pos="8211"/>
            </w:tabs>
            <w:rPr>
              <w:rFonts w:asciiTheme="minorHAnsi" w:eastAsiaTheme="minorEastAsia" w:hAnsiTheme="minorHAnsi" w:cstheme="minorBidi"/>
              <w:i/>
              <w:noProof/>
              <w:sz w:val="22"/>
              <w:szCs w:val="22"/>
            </w:rPr>
          </w:pPr>
          <w:hyperlink w:anchor="_Toc207808909" w:history="1">
            <w:r w:rsidRPr="00B95C9E">
              <w:rPr>
                <w:rStyle w:val="Hipervnculo"/>
                <w:i/>
                <w:noProof/>
              </w:rPr>
              <w:t>3.2</w:t>
            </w:r>
            <w:r w:rsidRPr="00B95C9E">
              <w:rPr>
                <w:rFonts w:asciiTheme="minorHAnsi" w:eastAsiaTheme="minorEastAsia" w:hAnsiTheme="minorHAnsi" w:cstheme="minorBidi"/>
                <w:i/>
                <w:noProof/>
                <w:sz w:val="22"/>
                <w:szCs w:val="22"/>
              </w:rPr>
              <w:tab/>
            </w:r>
            <w:r w:rsidRPr="00B95C9E">
              <w:rPr>
                <w:rStyle w:val="Hipervnculo"/>
                <w:i/>
                <w:noProof/>
              </w:rPr>
              <w:t>Estructura Organizacional</w:t>
            </w:r>
            <w:r w:rsidRPr="00B95C9E">
              <w:rPr>
                <w:i/>
                <w:noProof/>
                <w:webHidden/>
              </w:rPr>
              <w:tab/>
            </w:r>
            <w:r w:rsidRPr="00B95C9E">
              <w:rPr>
                <w:i/>
                <w:noProof/>
                <w:webHidden/>
              </w:rPr>
              <w:fldChar w:fldCharType="begin"/>
            </w:r>
            <w:r w:rsidRPr="00B95C9E">
              <w:rPr>
                <w:i/>
                <w:noProof/>
                <w:webHidden/>
              </w:rPr>
              <w:instrText xml:space="preserve"> PAGEREF _Toc207808909 \h </w:instrText>
            </w:r>
            <w:r w:rsidRPr="00B95C9E">
              <w:rPr>
                <w:i/>
                <w:noProof/>
                <w:webHidden/>
              </w:rPr>
            </w:r>
            <w:r w:rsidRPr="00B95C9E">
              <w:rPr>
                <w:i/>
                <w:noProof/>
                <w:webHidden/>
              </w:rPr>
              <w:fldChar w:fldCharType="separate"/>
            </w:r>
            <w:r w:rsidR="007935B8">
              <w:rPr>
                <w:i/>
                <w:noProof/>
                <w:webHidden/>
              </w:rPr>
              <w:t>25</w:t>
            </w:r>
            <w:r w:rsidRPr="00B95C9E">
              <w:rPr>
                <w:i/>
                <w:noProof/>
                <w:webHidden/>
              </w:rPr>
              <w:fldChar w:fldCharType="end"/>
            </w:r>
          </w:hyperlink>
        </w:p>
        <w:p w14:paraId="22D3F1FD" w14:textId="77777777" w:rsidR="00B95C9E" w:rsidRPr="00B95C9E" w:rsidRDefault="00B95C9E">
          <w:pPr>
            <w:pStyle w:val="TDC1"/>
            <w:rPr>
              <w:rFonts w:asciiTheme="minorHAnsi" w:eastAsiaTheme="minorEastAsia" w:hAnsiTheme="minorHAnsi" w:cstheme="minorBidi"/>
              <w:i/>
              <w:noProof/>
              <w:sz w:val="22"/>
              <w:szCs w:val="22"/>
            </w:rPr>
          </w:pPr>
          <w:hyperlink w:anchor="_Toc207808910" w:history="1">
            <w:r w:rsidRPr="00B95C9E">
              <w:rPr>
                <w:rStyle w:val="Hipervnculo"/>
                <w:i/>
                <w:noProof/>
              </w:rPr>
              <w:t>Capítulo 4</w:t>
            </w:r>
            <w:r w:rsidRPr="00B95C9E">
              <w:rPr>
                <w:i/>
                <w:noProof/>
                <w:webHidden/>
              </w:rPr>
              <w:tab/>
            </w:r>
            <w:r w:rsidRPr="00B95C9E">
              <w:rPr>
                <w:i/>
                <w:noProof/>
                <w:webHidden/>
              </w:rPr>
              <w:fldChar w:fldCharType="begin"/>
            </w:r>
            <w:r w:rsidRPr="00B95C9E">
              <w:rPr>
                <w:i/>
                <w:noProof/>
                <w:webHidden/>
              </w:rPr>
              <w:instrText xml:space="preserve"> PAGEREF _Toc207808910 \h </w:instrText>
            </w:r>
            <w:r w:rsidRPr="00B95C9E">
              <w:rPr>
                <w:i/>
                <w:noProof/>
                <w:webHidden/>
              </w:rPr>
            </w:r>
            <w:r w:rsidRPr="00B95C9E">
              <w:rPr>
                <w:i/>
                <w:noProof/>
                <w:webHidden/>
              </w:rPr>
              <w:fldChar w:fldCharType="separate"/>
            </w:r>
            <w:r w:rsidR="007935B8">
              <w:rPr>
                <w:i/>
                <w:noProof/>
                <w:webHidden/>
              </w:rPr>
              <w:t>27</w:t>
            </w:r>
            <w:r w:rsidRPr="00B95C9E">
              <w:rPr>
                <w:i/>
                <w:noProof/>
                <w:webHidden/>
              </w:rPr>
              <w:fldChar w:fldCharType="end"/>
            </w:r>
          </w:hyperlink>
        </w:p>
        <w:p w14:paraId="37F74942" w14:textId="77777777" w:rsidR="00B95C9E" w:rsidRPr="00B95C9E" w:rsidRDefault="00B95C9E">
          <w:pPr>
            <w:pStyle w:val="TDC1"/>
            <w:rPr>
              <w:rFonts w:asciiTheme="minorHAnsi" w:eastAsiaTheme="minorEastAsia" w:hAnsiTheme="minorHAnsi" w:cstheme="minorBidi"/>
              <w:i/>
              <w:noProof/>
              <w:sz w:val="22"/>
              <w:szCs w:val="22"/>
            </w:rPr>
          </w:pPr>
          <w:hyperlink w:anchor="_Toc207808911" w:history="1">
            <w:r w:rsidRPr="00B95C9E">
              <w:rPr>
                <w:rStyle w:val="Hipervnculo"/>
                <w:i/>
                <w:noProof/>
              </w:rPr>
              <w:t>Solución Propuesta</w:t>
            </w:r>
            <w:r w:rsidRPr="00B95C9E">
              <w:rPr>
                <w:i/>
                <w:noProof/>
                <w:webHidden/>
              </w:rPr>
              <w:tab/>
            </w:r>
            <w:r w:rsidRPr="00B95C9E">
              <w:rPr>
                <w:i/>
                <w:noProof/>
                <w:webHidden/>
              </w:rPr>
              <w:fldChar w:fldCharType="begin"/>
            </w:r>
            <w:r w:rsidRPr="00B95C9E">
              <w:rPr>
                <w:i/>
                <w:noProof/>
                <w:webHidden/>
              </w:rPr>
              <w:instrText xml:space="preserve"> PAGEREF _Toc207808911 \h </w:instrText>
            </w:r>
            <w:r w:rsidRPr="00B95C9E">
              <w:rPr>
                <w:i/>
                <w:noProof/>
                <w:webHidden/>
              </w:rPr>
            </w:r>
            <w:r w:rsidRPr="00B95C9E">
              <w:rPr>
                <w:i/>
                <w:noProof/>
                <w:webHidden/>
              </w:rPr>
              <w:fldChar w:fldCharType="separate"/>
            </w:r>
            <w:r w:rsidR="007935B8">
              <w:rPr>
                <w:i/>
                <w:noProof/>
                <w:webHidden/>
              </w:rPr>
              <w:t>27</w:t>
            </w:r>
            <w:r w:rsidRPr="00B95C9E">
              <w:rPr>
                <w:i/>
                <w:noProof/>
                <w:webHidden/>
              </w:rPr>
              <w:fldChar w:fldCharType="end"/>
            </w:r>
          </w:hyperlink>
        </w:p>
        <w:p w14:paraId="24C2345B" w14:textId="77777777" w:rsidR="00B95C9E" w:rsidRPr="00B95C9E" w:rsidRDefault="00B95C9E">
          <w:pPr>
            <w:pStyle w:val="TDC2"/>
            <w:tabs>
              <w:tab w:val="left" w:pos="880"/>
              <w:tab w:val="right" w:leader="dot" w:pos="8211"/>
            </w:tabs>
            <w:rPr>
              <w:rFonts w:asciiTheme="minorHAnsi" w:eastAsiaTheme="minorEastAsia" w:hAnsiTheme="minorHAnsi" w:cstheme="minorBidi"/>
              <w:i/>
              <w:noProof/>
              <w:sz w:val="22"/>
              <w:szCs w:val="22"/>
            </w:rPr>
          </w:pPr>
          <w:hyperlink w:anchor="_Toc207808912" w:history="1">
            <w:r w:rsidRPr="00B95C9E">
              <w:rPr>
                <w:rStyle w:val="Hipervnculo"/>
                <w:i/>
                <w:noProof/>
              </w:rPr>
              <w:t>4.1</w:t>
            </w:r>
            <w:r w:rsidRPr="00B95C9E">
              <w:rPr>
                <w:rFonts w:asciiTheme="minorHAnsi" w:eastAsiaTheme="minorEastAsia" w:hAnsiTheme="minorHAnsi" w:cstheme="minorBidi"/>
                <w:i/>
                <w:noProof/>
                <w:sz w:val="22"/>
                <w:szCs w:val="22"/>
              </w:rPr>
              <w:tab/>
            </w:r>
            <w:r w:rsidRPr="00B95C9E">
              <w:rPr>
                <w:rStyle w:val="Hipervnculo"/>
                <w:i/>
                <w:noProof/>
              </w:rPr>
              <w:t>Materiales y Métodos</w:t>
            </w:r>
            <w:r w:rsidRPr="00B95C9E">
              <w:rPr>
                <w:i/>
                <w:noProof/>
                <w:webHidden/>
              </w:rPr>
              <w:tab/>
            </w:r>
            <w:r w:rsidRPr="00B95C9E">
              <w:rPr>
                <w:i/>
                <w:noProof/>
                <w:webHidden/>
              </w:rPr>
              <w:fldChar w:fldCharType="begin"/>
            </w:r>
            <w:r w:rsidRPr="00B95C9E">
              <w:rPr>
                <w:i/>
                <w:noProof/>
                <w:webHidden/>
              </w:rPr>
              <w:instrText xml:space="preserve"> PAGEREF _Toc207808912 \h </w:instrText>
            </w:r>
            <w:r w:rsidRPr="00B95C9E">
              <w:rPr>
                <w:i/>
                <w:noProof/>
                <w:webHidden/>
              </w:rPr>
            </w:r>
            <w:r w:rsidRPr="00B95C9E">
              <w:rPr>
                <w:i/>
                <w:noProof/>
                <w:webHidden/>
              </w:rPr>
              <w:fldChar w:fldCharType="separate"/>
            </w:r>
            <w:r w:rsidR="007935B8">
              <w:rPr>
                <w:i/>
                <w:noProof/>
                <w:webHidden/>
              </w:rPr>
              <w:t>28</w:t>
            </w:r>
            <w:r w:rsidRPr="00B95C9E">
              <w:rPr>
                <w:i/>
                <w:noProof/>
                <w:webHidden/>
              </w:rPr>
              <w:fldChar w:fldCharType="end"/>
            </w:r>
          </w:hyperlink>
        </w:p>
        <w:p w14:paraId="495F568F"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13" w:history="1">
            <w:r w:rsidRPr="00B95C9E">
              <w:rPr>
                <w:rStyle w:val="Hipervnculo"/>
                <w:i/>
                <w:noProof/>
              </w:rPr>
              <w:t>4.1.1</w:t>
            </w:r>
            <w:r w:rsidRPr="00B95C9E">
              <w:rPr>
                <w:rFonts w:asciiTheme="minorHAnsi" w:eastAsiaTheme="minorEastAsia" w:hAnsiTheme="minorHAnsi" w:cstheme="minorBidi"/>
                <w:i/>
                <w:noProof/>
                <w:sz w:val="22"/>
                <w:szCs w:val="22"/>
              </w:rPr>
              <w:tab/>
            </w:r>
            <w:r w:rsidRPr="00B95C9E">
              <w:rPr>
                <w:rStyle w:val="Hipervnculo"/>
                <w:i/>
                <w:noProof/>
              </w:rPr>
              <w:t>Comprensión del negocio:</w:t>
            </w:r>
            <w:r w:rsidRPr="00B95C9E">
              <w:rPr>
                <w:i/>
                <w:noProof/>
                <w:webHidden/>
              </w:rPr>
              <w:tab/>
            </w:r>
            <w:r w:rsidRPr="00B95C9E">
              <w:rPr>
                <w:i/>
                <w:noProof/>
                <w:webHidden/>
              </w:rPr>
              <w:fldChar w:fldCharType="begin"/>
            </w:r>
            <w:r w:rsidRPr="00B95C9E">
              <w:rPr>
                <w:i/>
                <w:noProof/>
                <w:webHidden/>
              </w:rPr>
              <w:instrText xml:space="preserve"> PAGEREF _Toc207808913 \h </w:instrText>
            </w:r>
            <w:r w:rsidRPr="00B95C9E">
              <w:rPr>
                <w:i/>
                <w:noProof/>
                <w:webHidden/>
              </w:rPr>
            </w:r>
            <w:r w:rsidRPr="00B95C9E">
              <w:rPr>
                <w:i/>
                <w:noProof/>
                <w:webHidden/>
              </w:rPr>
              <w:fldChar w:fldCharType="separate"/>
            </w:r>
            <w:r w:rsidR="007935B8">
              <w:rPr>
                <w:i/>
                <w:noProof/>
                <w:webHidden/>
              </w:rPr>
              <w:t>28</w:t>
            </w:r>
            <w:r w:rsidRPr="00B95C9E">
              <w:rPr>
                <w:i/>
                <w:noProof/>
                <w:webHidden/>
              </w:rPr>
              <w:fldChar w:fldCharType="end"/>
            </w:r>
          </w:hyperlink>
        </w:p>
        <w:p w14:paraId="69887B12"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14" w:history="1">
            <w:r w:rsidRPr="00B95C9E">
              <w:rPr>
                <w:rStyle w:val="Hipervnculo"/>
                <w:i/>
                <w:noProof/>
              </w:rPr>
              <w:t>4.1.2</w:t>
            </w:r>
            <w:r w:rsidRPr="00B95C9E">
              <w:rPr>
                <w:rFonts w:asciiTheme="minorHAnsi" w:eastAsiaTheme="minorEastAsia" w:hAnsiTheme="minorHAnsi" w:cstheme="minorBidi"/>
                <w:i/>
                <w:noProof/>
                <w:sz w:val="22"/>
                <w:szCs w:val="22"/>
              </w:rPr>
              <w:tab/>
            </w:r>
            <w:r w:rsidRPr="00B95C9E">
              <w:rPr>
                <w:rStyle w:val="Hipervnculo"/>
                <w:i/>
                <w:noProof/>
              </w:rPr>
              <w:t>Comprensión de los datos:</w:t>
            </w:r>
            <w:r w:rsidRPr="00B95C9E">
              <w:rPr>
                <w:i/>
                <w:noProof/>
                <w:webHidden/>
              </w:rPr>
              <w:tab/>
            </w:r>
            <w:r w:rsidRPr="00B95C9E">
              <w:rPr>
                <w:i/>
                <w:noProof/>
                <w:webHidden/>
              </w:rPr>
              <w:fldChar w:fldCharType="begin"/>
            </w:r>
            <w:r w:rsidRPr="00B95C9E">
              <w:rPr>
                <w:i/>
                <w:noProof/>
                <w:webHidden/>
              </w:rPr>
              <w:instrText xml:space="preserve"> PAGEREF _Toc207808914 \h </w:instrText>
            </w:r>
            <w:r w:rsidRPr="00B95C9E">
              <w:rPr>
                <w:i/>
                <w:noProof/>
                <w:webHidden/>
              </w:rPr>
            </w:r>
            <w:r w:rsidRPr="00B95C9E">
              <w:rPr>
                <w:i/>
                <w:noProof/>
                <w:webHidden/>
              </w:rPr>
              <w:fldChar w:fldCharType="separate"/>
            </w:r>
            <w:r w:rsidR="007935B8">
              <w:rPr>
                <w:i/>
                <w:noProof/>
                <w:webHidden/>
              </w:rPr>
              <w:t>28</w:t>
            </w:r>
            <w:r w:rsidRPr="00B95C9E">
              <w:rPr>
                <w:i/>
                <w:noProof/>
                <w:webHidden/>
              </w:rPr>
              <w:fldChar w:fldCharType="end"/>
            </w:r>
          </w:hyperlink>
        </w:p>
        <w:p w14:paraId="33E65A8D"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15" w:history="1">
            <w:r w:rsidRPr="00B95C9E">
              <w:rPr>
                <w:rStyle w:val="Hipervnculo"/>
                <w:i/>
                <w:noProof/>
              </w:rPr>
              <w:t>4.1.3</w:t>
            </w:r>
            <w:r w:rsidRPr="00B95C9E">
              <w:rPr>
                <w:rFonts w:asciiTheme="minorHAnsi" w:eastAsiaTheme="minorEastAsia" w:hAnsiTheme="minorHAnsi" w:cstheme="minorBidi"/>
                <w:i/>
                <w:noProof/>
                <w:sz w:val="22"/>
                <w:szCs w:val="22"/>
              </w:rPr>
              <w:tab/>
            </w:r>
            <w:r w:rsidRPr="00B95C9E">
              <w:rPr>
                <w:rStyle w:val="Hipervnculo"/>
                <w:i/>
                <w:noProof/>
              </w:rPr>
              <w:t>Preparación de los datos:</w:t>
            </w:r>
            <w:r w:rsidRPr="00B95C9E">
              <w:rPr>
                <w:i/>
                <w:noProof/>
                <w:webHidden/>
              </w:rPr>
              <w:tab/>
            </w:r>
            <w:r w:rsidRPr="00B95C9E">
              <w:rPr>
                <w:i/>
                <w:noProof/>
                <w:webHidden/>
              </w:rPr>
              <w:fldChar w:fldCharType="begin"/>
            </w:r>
            <w:r w:rsidRPr="00B95C9E">
              <w:rPr>
                <w:i/>
                <w:noProof/>
                <w:webHidden/>
              </w:rPr>
              <w:instrText xml:space="preserve"> PAGEREF _Toc207808915 \h </w:instrText>
            </w:r>
            <w:r w:rsidRPr="00B95C9E">
              <w:rPr>
                <w:i/>
                <w:noProof/>
                <w:webHidden/>
              </w:rPr>
            </w:r>
            <w:r w:rsidRPr="00B95C9E">
              <w:rPr>
                <w:i/>
                <w:noProof/>
                <w:webHidden/>
              </w:rPr>
              <w:fldChar w:fldCharType="separate"/>
            </w:r>
            <w:r w:rsidR="007935B8">
              <w:rPr>
                <w:i/>
                <w:noProof/>
                <w:webHidden/>
              </w:rPr>
              <w:t>28</w:t>
            </w:r>
            <w:r w:rsidRPr="00B95C9E">
              <w:rPr>
                <w:i/>
                <w:noProof/>
                <w:webHidden/>
              </w:rPr>
              <w:fldChar w:fldCharType="end"/>
            </w:r>
          </w:hyperlink>
        </w:p>
        <w:p w14:paraId="272C941D"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16" w:history="1">
            <w:r w:rsidRPr="00B95C9E">
              <w:rPr>
                <w:rStyle w:val="Hipervnculo"/>
                <w:i/>
                <w:noProof/>
              </w:rPr>
              <w:t>4.1.4</w:t>
            </w:r>
            <w:r w:rsidRPr="00B95C9E">
              <w:rPr>
                <w:rFonts w:asciiTheme="minorHAnsi" w:eastAsiaTheme="minorEastAsia" w:hAnsiTheme="minorHAnsi" w:cstheme="minorBidi"/>
                <w:i/>
                <w:noProof/>
                <w:sz w:val="22"/>
                <w:szCs w:val="22"/>
              </w:rPr>
              <w:tab/>
            </w:r>
            <w:r w:rsidRPr="00B95C9E">
              <w:rPr>
                <w:rStyle w:val="Hipervnculo"/>
                <w:i/>
                <w:noProof/>
              </w:rPr>
              <w:t>Modelado de los datos:</w:t>
            </w:r>
            <w:r w:rsidRPr="00B95C9E">
              <w:rPr>
                <w:i/>
                <w:noProof/>
                <w:webHidden/>
              </w:rPr>
              <w:tab/>
            </w:r>
            <w:r w:rsidRPr="00B95C9E">
              <w:rPr>
                <w:i/>
                <w:noProof/>
                <w:webHidden/>
              </w:rPr>
              <w:fldChar w:fldCharType="begin"/>
            </w:r>
            <w:r w:rsidRPr="00B95C9E">
              <w:rPr>
                <w:i/>
                <w:noProof/>
                <w:webHidden/>
              </w:rPr>
              <w:instrText xml:space="preserve"> PAGEREF _Toc207808916 \h </w:instrText>
            </w:r>
            <w:r w:rsidRPr="00B95C9E">
              <w:rPr>
                <w:i/>
                <w:noProof/>
                <w:webHidden/>
              </w:rPr>
            </w:r>
            <w:r w:rsidRPr="00B95C9E">
              <w:rPr>
                <w:i/>
                <w:noProof/>
                <w:webHidden/>
              </w:rPr>
              <w:fldChar w:fldCharType="separate"/>
            </w:r>
            <w:r w:rsidR="007935B8">
              <w:rPr>
                <w:i/>
                <w:noProof/>
                <w:webHidden/>
              </w:rPr>
              <w:t>28</w:t>
            </w:r>
            <w:r w:rsidRPr="00B95C9E">
              <w:rPr>
                <w:i/>
                <w:noProof/>
                <w:webHidden/>
              </w:rPr>
              <w:fldChar w:fldCharType="end"/>
            </w:r>
          </w:hyperlink>
        </w:p>
        <w:p w14:paraId="743ADB8C"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17" w:history="1">
            <w:r w:rsidRPr="00B95C9E">
              <w:rPr>
                <w:rStyle w:val="Hipervnculo"/>
                <w:i/>
                <w:noProof/>
              </w:rPr>
              <w:t>4.1.5</w:t>
            </w:r>
            <w:r w:rsidRPr="00B95C9E">
              <w:rPr>
                <w:rFonts w:asciiTheme="minorHAnsi" w:eastAsiaTheme="minorEastAsia" w:hAnsiTheme="minorHAnsi" w:cstheme="minorBidi"/>
                <w:i/>
                <w:noProof/>
                <w:sz w:val="22"/>
                <w:szCs w:val="22"/>
              </w:rPr>
              <w:tab/>
            </w:r>
            <w:r w:rsidRPr="00B95C9E">
              <w:rPr>
                <w:rStyle w:val="Hipervnculo"/>
                <w:i/>
                <w:noProof/>
              </w:rPr>
              <w:t>Evaluación:</w:t>
            </w:r>
            <w:r w:rsidRPr="00B95C9E">
              <w:rPr>
                <w:i/>
                <w:noProof/>
                <w:webHidden/>
              </w:rPr>
              <w:tab/>
            </w:r>
            <w:r w:rsidRPr="00B95C9E">
              <w:rPr>
                <w:i/>
                <w:noProof/>
                <w:webHidden/>
              </w:rPr>
              <w:fldChar w:fldCharType="begin"/>
            </w:r>
            <w:r w:rsidRPr="00B95C9E">
              <w:rPr>
                <w:i/>
                <w:noProof/>
                <w:webHidden/>
              </w:rPr>
              <w:instrText xml:space="preserve"> PAGEREF _Toc207808917 \h </w:instrText>
            </w:r>
            <w:r w:rsidRPr="00B95C9E">
              <w:rPr>
                <w:i/>
                <w:noProof/>
                <w:webHidden/>
              </w:rPr>
            </w:r>
            <w:r w:rsidRPr="00B95C9E">
              <w:rPr>
                <w:i/>
                <w:noProof/>
                <w:webHidden/>
              </w:rPr>
              <w:fldChar w:fldCharType="separate"/>
            </w:r>
            <w:r w:rsidR="007935B8">
              <w:rPr>
                <w:i/>
                <w:noProof/>
                <w:webHidden/>
              </w:rPr>
              <w:t>29</w:t>
            </w:r>
            <w:r w:rsidRPr="00B95C9E">
              <w:rPr>
                <w:i/>
                <w:noProof/>
                <w:webHidden/>
              </w:rPr>
              <w:fldChar w:fldCharType="end"/>
            </w:r>
          </w:hyperlink>
        </w:p>
        <w:p w14:paraId="110580D9"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18" w:history="1">
            <w:r w:rsidRPr="00B95C9E">
              <w:rPr>
                <w:rStyle w:val="Hipervnculo"/>
                <w:i/>
                <w:noProof/>
              </w:rPr>
              <w:t>4.1.6</w:t>
            </w:r>
            <w:r w:rsidRPr="00B95C9E">
              <w:rPr>
                <w:rFonts w:asciiTheme="minorHAnsi" w:eastAsiaTheme="minorEastAsia" w:hAnsiTheme="minorHAnsi" w:cstheme="minorBidi"/>
                <w:i/>
                <w:noProof/>
                <w:sz w:val="22"/>
                <w:szCs w:val="22"/>
              </w:rPr>
              <w:tab/>
            </w:r>
            <w:r w:rsidRPr="00B95C9E">
              <w:rPr>
                <w:rStyle w:val="Hipervnculo"/>
                <w:i/>
                <w:noProof/>
              </w:rPr>
              <w:t>Despliegue:</w:t>
            </w:r>
            <w:r w:rsidRPr="00B95C9E">
              <w:rPr>
                <w:i/>
                <w:noProof/>
                <w:webHidden/>
              </w:rPr>
              <w:tab/>
            </w:r>
            <w:r w:rsidRPr="00B95C9E">
              <w:rPr>
                <w:i/>
                <w:noProof/>
                <w:webHidden/>
              </w:rPr>
              <w:fldChar w:fldCharType="begin"/>
            </w:r>
            <w:r w:rsidRPr="00B95C9E">
              <w:rPr>
                <w:i/>
                <w:noProof/>
                <w:webHidden/>
              </w:rPr>
              <w:instrText xml:space="preserve"> PAGEREF _Toc207808918 \h </w:instrText>
            </w:r>
            <w:r w:rsidRPr="00B95C9E">
              <w:rPr>
                <w:i/>
                <w:noProof/>
                <w:webHidden/>
              </w:rPr>
            </w:r>
            <w:r w:rsidRPr="00B95C9E">
              <w:rPr>
                <w:i/>
                <w:noProof/>
                <w:webHidden/>
              </w:rPr>
              <w:fldChar w:fldCharType="separate"/>
            </w:r>
            <w:r w:rsidR="007935B8">
              <w:rPr>
                <w:i/>
                <w:noProof/>
                <w:webHidden/>
              </w:rPr>
              <w:t>29</w:t>
            </w:r>
            <w:r w:rsidRPr="00B95C9E">
              <w:rPr>
                <w:i/>
                <w:noProof/>
                <w:webHidden/>
              </w:rPr>
              <w:fldChar w:fldCharType="end"/>
            </w:r>
          </w:hyperlink>
        </w:p>
        <w:p w14:paraId="1B2CC965" w14:textId="77777777" w:rsidR="00B95C9E" w:rsidRPr="00B95C9E" w:rsidRDefault="00B95C9E">
          <w:pPr>
            <w:pStyle w:val="TDC2"/>
            <w:tabs>
              <w:tab w:val="left" w:pos="880"/>
              <w:tab w:val="right" w:leader="dot" w:pos="8211"/>
            </w:tabs>
            <w:rPr>
              <w:rFonts w:asciiTheme="minorHAnsi" w:eastAsiaTheme="minorEastAsia" w:hAnsiTheme="minorHAnsi" w:cstheme="minorBidi"/>
              <w:i/>
              <w:noProof/>
              <w:sz w:val="22"/>
              <w:szCs w:val="22"/>
            </w:rPr>
          </w:pPr>
          <w:hyperlink w:anchor="_Toc207808919" w:history="1">
            <w:r w:rsidRPr="00B95C9E">
              <w:rPr>
                <w:rStyle w:val="Hipervnculo"/>
                <w:i/>
                <w:noProof/>
              </w:rPr>
              <w:t>4.2</w:t>
            </w:r>
            <w:r w:rsidRPr="00B95C9E">
              <w:rPr>
                <w:rFonts w:asciiTheme="minorHAnsi" w:eastAsiaTheme="minorEastAsia" w:hAnsiTheme="minorHAnsi" w:cstheme="minorBidi"/>
                <w:i/>
                <w:noProof/>
                <w:sz w:val="22"/>
                <w:szCs w:val="22"/>
              </w:rPr>
              <w:tab/>
            </w:r>
            <w:r w:rsidRPr="00B95C9E">
              <w:rPr>
                <w:rStyle w:val="Hipervnculo"/>
                <w:i/>
                <w:noProof/>
              </w:rPr>
              <w:t>Herramientas</w:t>
            </w:r>
            <w:r w:rsidRPr="00B95C9E">
              <w:rPr>
                <w:i/>
                <w:noProof/>
                <w:webHidden/>
              </w:rPr>
              <w:tab/>
            </w:r>
            <w:r w:rsidRPr="00B95C9E">
              <w:rPr>
                <w:i/>
                <w:noProof/>
                <w:webHidden/>
              </w:rPr>
              <w:fldChar w:fldCharType="begin"/>
            </w:r>
            <w:r w:rsidRPr="00B95C9E">
              <w:rPr>
                <w:i/>
                <w:noProof/>
                <w:webHidden/>
              </w:rPr>
              <w:instrText xml:space="preserve"> PAGEREF _Toc207808919 \h </w:instrText>
            </w:r>
            <w:r w:rsidRPr="00B95C9E">
              <w:rPr>
                <w:i/>
                <w:noProof/>
                <w:webHidden/>
              </w:rPr>
            </w:r>
            <w:r w:rsidRPr="00B95C9E">
              <w:rPr>
                <w:i/>
                <w:noProof/>
                <w:webHidden/>
              </w:rPr>
              <w:fldChar w:fldCharType="separate"/>
            </w:r>
            <w:r w:rsidR="007935B8">
              <w:rPr>
                <w:i/>
                <w:noProof/>
                <w:webHidden/>
              </w:rPr>
              <w:t>29</w:t>
            </w:r>
            <w:r w:rsidRPr="00B95C9E">
              <w:rPr>
                <w:i/>
                <w:noProof/>
                <w:webHidden/>
              </w:rPr>
              <w:fldChar w:fldCharType="end"/>
            </w:r>
          </w:hyperlink>
        </w:p>
        <w:p w14:paraId="2036E2E3"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20" w:history="1">
            <w:r w:rsidRPr="00B95C9E">
              <w:rPr>
                <w:rStyle w:val="Hipervnculo"/>
                <w:i/>
                <w:noProof/>
              </w:rPr>
              <w:t>4.2.1</w:t>
            </w:r>
            <w:r w:rsidRPr="00B95C9E">
              <w:rPr>
                <w:rFonts w:asciiTheme="minorHAnsi" w:eastAsiaTheme="minorEastAsia" w:hAnsiTheme="minorHAnsi" w:cstheme="minorBidi"/>
                <w:i/>
                <w:noProof/>
                <w:sz w:val="22"/>
                <w:szCs w:val="22"/>
              </w:rPr>
              <w:tab/>
            </w:r>
            <w:r w:rsidRPr="00B95C9E">
              <w:rPr>
                <w:rStyle w:val="Hipervnculo"/>
                <w:i/>
                <w:noProof/>
              </w:rPr>
              <w:t>Python</w:t>
            </w:r>
            <w:r w:rsidRPr="00B95C9E">
              <w:rPr>
                <w:i/>
                <w:noProof/>
                <w:webHidden/>
              </w:rPr>
              <w:tab/>
            </w:r>
            <w:r w:rsidRPr="00B95C9E">
              <w:rPr>
                <w:i/>
                <w:noProof/>
                <w:webHidden/>
              </w:rPr>
              <w:fldChar w:fldCharType="begin"/>
            </w:r>
            <w:r w:rsidRPr="00B95C9E">
              <w:rPr>
                <w:i/>
                <w:noProof/>
                <w:webHidden/>
              </w:rPr>
              <w:instrText xml:space="preserve"> PAGEREF _Toc207808920 \h </w:instrText>
            </w:r>
            <w:r w:rsidRPr="00B95C9E">
              <w:rPr>
                <w:i/>
                <w:noProof/>
                <w:webHidden/>
              </w:rPr>
            </w:r>
            <w:r w:rsidRPr="00B95C9E">
              <w:rPr>
                <w:i/>
                <w:noProof/>
                <w:webHidden/>
              </w:rPr>
              <w:fldChar w:fldCharType="separate"/>
            </w:r>
            <w:r w:rsidR="007935B8">
              <w:rPr>
                <w:i/>
                <w:noProof/>
                <w:webHidden/>
              </w:rPr>
              <w:t>29</w:t>
            </w:r>
            <w:r w:rsidRPr="00B95C9E">
              <w:rPr>
                <w:i/>
                <w:noProof/>
                <w:webHidden/>
              </w:rPr>
              <w:fldChar w:fldCharType="end"/>
            </w:r>
          </w:hyperlink>
        </w:p>
        <w:p w14:paraId="74AAE4F8"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21" w:history="1">
            <w:r w:rsidRPr="00B95C9E">
              <w:rPr>
                <w:rStyle w:val="Hipervnculo"/>
                <w:i/>
                <w:noProof/>
              </w:rPr>
              <w:t>4.2.2</w:t>
            </w:r>
            <w:r w:rsidRPr="00B95C9E">
              <w:rPr>
                <w:rFonts w:asciiTheme="minorHAnsi" w:eastAsiaTheme="minorEastAsia" w:hAnsiTheme="minorHAnsi" w:cstheme="minorBidi"/>
                <w:i/>
                <w:noProof/>
                <w:sz w:val="22"/>
                <w:szCs w:val="22"/>
              </w:rPr>
              <w:tab/>
            </w:r>
            <w:r w:rsidRPr="00B95C9E">
              <w:rPr>
                <w:rStyle w:val="Hipervnculo"/>
                <w:i/>
                <w:noProof/>
              </w:rPr>
              <w:t>Google Drive</w:t>
            </w:r>
            <w:r w:rsidRPr="00B95C9E">
              <w:rPr>
                <w:i/>
                <w:noProof/>
                <w:webHidden/>
              </w:rPr>
              <w:tab/>
            </w:r>
            <w:r w:rsidRPr="00B95C9E">
              <w:rPr>
                <w:i/>
                <w:noProof/>
                <w:webHidden/>
              </w:rPr>
              <w:fldChar w:fldCharType="begin"/>
            </w:r>
            <w:r w:rsidRPr="00B95C9E">
              <w:rPr>
                <w:i/>
                <w:noProof/>
                <w:webHidden/>
              </w:rPr>
              <w:instrText xml:space="preserve"> PAGEREF _Toc207808921 \h </w:instrText>
            </w:r>
            <w:r w:rsidRPr="00B95C9E">
              <w:rPr>
                <w:i/>
                <w:noProof/>
                <w:webHidden/>
              </w:rPr>
            </w:r>
            <w:r w:rsidRPr="00B95C9E">
              <w:rPr>
                <w:i/>
                <w:noProof/>
                <w:webHidden/>
              </w:rPr>
              <w:fldChar w:fldCharType="separate"/>
            </w:r>
            <w:r w:rsidR="007935B8">
              <w:rPr>
                <w:i/>
                <w:noProof/>
                <w:webHidden/>
              </w:rPr>
              <w:t>30</w:t>
            </w:r>
            <w:r w:rsidRPr="00B95C9E">
              <w:rPr>
                <w:i/>
                <w:noProof/>
                <w:webHidden/>
              </w:rPr>
              <w:fldChar w:fldCharType="end"/>
            </w:r>
          </w:hyperlink>
        </w:p>
        <w:p w14:paraId="5B1EFB5F"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22" w:history="1">
            <w:r w:rsidRPr="00B95C9E">
              <w:rPr>
                <w:rStyle w:val="Hipervnculo"/>
                <w:i/>
                <w:noProof/>
              </w:rPr>
              <w:t>4.2.3</w:t>
            </w:r>
            <w:r w:rsidRPr="00B95C9E">
              <w:rPr>
                <w:rFonts w:asciiTheme="minorHAnsi" w:eastAsiaTheme="minorEastAsia" w:hAnsiTheme="minorHAnsi" w:cstheme="minorBidi"/>
                <w:i/>
                <w:noProof/>
                <w:sz w:val="22"/>
                <w:szCs w:val="22"/>
              </w:rPr>
              <w:tab/>
            </w:r>
            <w:r w:rsidRPr="00B95C9E">
              <w:rPr>
                <w:rStyle w:val="Hipervnculo"/>
                <w:i/>
                <w:noProof/>
              </w:rPr>
              <w:t>Universal Analytics (UA)</w:t>
            </w:r>
            <w:r w:rsidRPr="00B95C9E">
              <w:rPr>
                <w:i/>
                <w:noProof/>
                <w:webHidden/>
              </w:rPr>
              <w:tab/>
            </w:r>
            <w:r w:rsidRPr="00B95C9E">
              <w:rPr>
                <w:i/>
                <w:noProof/>
                <w:webHidden/>
              </w:rPr>
              <w:fldChar w:fldCharType="begin"/>
            </w:r>
            <w:r w:rsidRPr="00B95C9E">
              <w:rPr>
                <w:i/>
                <w:noProof/>
                <w:webHidden/>
              </w:rPr>
              <w:instrText xml:space="preserve"> PAGEREF _Toc207808922 \h </w:instrText>
            </w:r>
            <w:r w:rsidRPr="00B95C9E">
              <w:rPr>
                <w:i/>
                <w:noProof/>
                <w:webHidden/>
              </w:rPr>
            </w:r>
            <w:r w:rsidRPr="00B95C9E">
              <w:rPr>
                <w:i/>
                <w:noProof/>
                <w:webHidden/>
              </w:rPr>
              <w:fldChar w:fldCharType="separate"/>
            </w:r>
            <w:r w:rsidR="007935B8">
              <w:rPr>
                <w:i/>
                <w:noProof/>
                <w:webHidden/>
              </w:rPr>
              <w:t>30</w:t>
            </w:r>
            <w:r w:rsidRPr="00B95C9E">
              <w:rPr>
                <w:i/>
                <w:noProof/>
                <w:webHidden/>
              </w:rPr>
              <w:fldChar w:fldCharType="end"/>
            </w:r>
          </w:hyperlink>
        </w:p>
        <w:p w14:paraId="4E9E6053"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23" w:history="1">
            <w:r w:rsidRPr="00B95C9E">
              <w:rPr>
                <w:rStyle w:val="Hipervnculo"/>
                <w:i/>
                <w:noProof/>
              </w:rPr>
              <w:t>4.2.4</w:t>
            </w:r>
            <w:r w:rsidRPr="00B95C9E">
              <w:rPr>
                <w:rFonts w:asciiTheme="minorHAnsi" w:eastAsiaTheme="minorEastAsia" w:hAnsiTheme="minorHAnsi" w:cstheme="minorBidi"/>
                <w:i/>
                <w:noProof/>
                <w:sz w:val="22"/>
                <w:szCs w:val="22"/>
              </w:rPr>
              <w:tab/>
            </w:r>
            <w:r w:rsidRPr="00B95C9E">
              <w:rPr>
                <w:rStyle w:val="Hipervnculo"/>
                <w:i/>
                <w:noProof/>
              </w:rPr>
              <w:t>Google Analytics 4 (GA4)</w:t>
            </w:r>
            <w:r w:rsidRPr="00B95C9E">
              <w:rPr>
                <w:i/>
                <w:noProof/>
                <w:webHidden/>
              </w:rPr>
              <w:tab/>
            </w:r>
            <w:r w:rsidRPr="00B95C9E">
              <w:rPr>
                <w:i/>
                <w:noProof/>
                <w:webHidden/>
              </w:rPr>
              <w:fldChar w:fldCharType="begin"/>
            </w:r>
            <w:r w:rsidRPr="00B95C9E">
              <w:rPr>
                <w:i/>
                <w:noProof/>
                <w:webHidden/>
              </w:rPr>
              <w:instrText xml:space="preserve"> PAGEREF _Toc207808923 \h </w:instrText>
            </w:r>
            <w:r w:rsidRPr="00B95C9E">
              <w:rPr>
                <w:i/>
                <w:noProof/>
                <w:webHidden/>
              </w:rPr>
            </w:r>
            <w:r w:rsidRPr="00B95C9E">
              <w:rPr>
                <w:i/>
                <w:noProof/>
                <w:webHidden/>
              </w:rPr>
              <w:fldChar w:fldCharType="separate"/>
            </w:r>
            <w:r w:rsidR="007935B8">
              <w:rPr>
                <w:i/>
                <w:noProof/>
                <w:webHidden/>
              </w:rPr>
              <w:t>30</w:t>
            </w:r>
            <w:r w:rsidRPr="00B95C9E">
              <w:rPr>
                <w:i/>
                <w:noProof/>
                <w:webHidden/>
              </w:rPr>
              <w:fldChar w:fldCharType="end"/>
            </w:r>
          </w:hyperlink>
        </w:p>
        <w:p w14:paraId="2CE230D0"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24" w:history="1">
            <w:r w:rsidRPr="00B95C9E">
              <w:rPr>
                <w:rStyle w:val="Hipervnculo"/>
                <w:i/>
                <w:noProof/>
              </w:rPr>
              <w:t>4.2.5</w:t>
            </w:r>
            <w:r w:rsidRPr="00B95C9E">
              <w:rPr>
                <w:rFonts w:asciiTheme="minorHAnsi" w:eastAsiaTheme="minorEastAsia" w:hAnsiTheme="minorHAnsi" w:cstheme="minorBidi"/>
                <w:i/>
                <w:noProof/>
                <w:sz w:val="22"/>
                <w:szCs w:val="22"/>
              </w:rPr>
              <w:tab/>
            </w:r>
            <w:r w:rsidRPr="00B95C9E">
              <w:rPr>
                <w:rStyle w:val="Hipervnculo"/>
                <w:i/>
                <w:noProof/>
              </w:rPr>
              <w:t>Looker Studio</w:t>
            </w:r>
            <w:r w:rsidRPr="00B95C9E">
              <w:rPr>
                <w:i/>
                <w:noProof/>
                <w:webHidden/>
              </w:rPr>
              <w:tab/>
            </w:r>
            <w:r w:rsidRPr="00B95C9E">
              <w:rPr>
                <w:i/>
                <w:noProof/>
                <w:webHidden/>
              </w:rPr>
              <w:fldChar w:fldCharType="begin"/>
            </w:r>
            <w:r w:rsidRPr="00B95C9E">
              <w:rPr>
                <w:i/>
                <w:noProof/>
                <w:webHidden/>
              </w:rPr>
              <w:instrText xml:space="preserve"> PAGEREF _Toc207808924 \h </w:instrText>
            </w:r>
            <w:r w:rsidRPr="00B95C9E">
              <w:rPr>
                <w:i/>
                <w:noProof/>
                <w:webHidden/>
              </w:rPr>
            </w:r>
            <w:r w:rsidRPr="00B95C9E">
              <w:rPr>
                <w:i/>
                <w:noProof/>
                <w:webHidden/>
              </w:rPr>
              <w:fldChar w:fldCharType="separate"/>
            </w:r>
            <w:r w:rsidR="007935B8">
              <w:rPr>
                <w:i/>
                <w:noProof/>
                <w:webHidden/>
              </w:rPr>
              <w:t>30</w:t>
            </w:r>
            <w:r w:rsidRPr="00B95C9E">
              <w:rPr>
                <w:i/>
                <w:noProof/>
                <w:webHidden/>
              </w:rPr>
              <w:fldChar w:fldCharType="end"/>
            </w:r>
          </w:hyperlink>
        </w:p>
        <w:p w14:paraId="7C775B2C"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25" w:history="1">
            <w:r w:rsidRPr="00B95C9E">
              <w:rPr>
                <w:rStyle w:val="Hipervnculo"/>
                <w:i/>
                <w:noProof/>
              </w:rPr>
              <w:t>4.2.6</w:t>
            </w:r>
            <w:r w:rsidRPr="00B95C9E">
              <w:rPr>
                <w:rFonts w:asciiTheme="minorHAnsi" w:eastAsiaTheme="minorEastAsia" w:hAnsiTheme="minorHAnsi" w:cstheme="minorBidi"/>
                <w:i/>
                <w:noProof/>
                <w:sz w:val="22"/>
                <w:szCs w:val="22"/>
              </w:rPr>
              <w:tab/>
            </w:r>
            <w:r w:rsidRPr="00B95C9E">
              <w:rPr>
                <w:rStyle w:val="Hipervnculo"/>
                <w:i/>
                <w:noProof/>
              </w:rPr>
              <w:t>Microsoft Word</w:t>
            </w:r>
            <w:r w:rsidRPr="00B95C9E">
              <w:rPr>
                <w:i/>
                <w:noProof/>
                <w:webHidden/>
              </w:rPr>
              <w:tab/>
            </w:r>
            <w:r w:rsidRPr="00B95C9E">
              <w:rPr>
                <w:i/>
                <w:noProof/>
                <w:webHidden/>
              </w:rPr>
              <w:fldChar w:fldCharType="begin"/>
            </w:r>
            <w:r w:rsidRPr="00B95C9E">
              <w:rPr>
                <w:i/>
                <w:noProof/>
                <w:webHidden/>
              </w:rPr>
              <w:instrText xml:space="preserve"> PAGEREF _Toc207808925 \h </w:instrText>
            </w:r>
            <w:r w:rsidRPr="00B95C9E">
              <w:rPr>
                <w:i/>
                <w:noProof/>
                <w:webHidden/>
              </w:rPr>
            </w:r>
            <w:r w:rsidRPr="00B95C9E">
              <w:rPr>
                <w:i/>
                <w:noProof/>
                <w:webHidden/>
              </w:rPr>
              <w:fldChar w:fldCharType="separate"/>
            </w:r>
            <w:r w:rsidR="007935B8">
              <w:rPr>
                <w:i/>
                <w:noProof/>
                <w:webHidden/>
              </w:rPr>
              <w:t>31</w:t>
            </w:r>
            <w:r w:rsidRPr="00B95C9E">
              <w:rPr>
                <w:i/>
                <w:noProof/>
                <w:webHidden/>
              </w:rPr>
              <w:fldChar w:fldCharType="end"/>
            </w:r>
          </w:hyperlink>
        </w:p>
        <w:p w14:paraId="09F1AF5C"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26" w:history="1">
            <w:r w:rsidRPr="00B95C9E">
              <w:rPr>
                <w:rStyle w:val="Hipervnculo"/>
                <w:i/>
                <w:noProof/>
              </w:rPr>
              <w:t>4.2.7</w:t>
            </w:r>
            <w:r w:rsidRPr="00B95C9E">
              <w:rPr>
                <w:rFonts w:asciiTheme="minorHAnsi" w:eastAsiaTheme="minorEastAsia" w:hAnsiTheme="minorHAnsi" w:cstheme="minorBidi"/>
                <w:i/>
                <w:noProof/>
                <w:sz w:val="22"/>
                <w:szCs w:val="22"/>
              </w:rPr>
              <w:tab/>
            </w:r>
            <w:r w:rsidRPr="00B95C9E">
              <w:rPr>
                <w:rStyle w:val="Hipervnculo"/>
                <w:i/>
                <w:noProof/>
              </w:rPr>
              <w:t>Microsoft Excel</w:t>
            </w:r>
            <w:r w:rsidRPr="00B95C9E">
              <w:rPr>
                <w:i/>
                <w:noProof/>
                <w:webHidden/>
              </w:rPr>
              <w:tab/>
            </w:r>
            <w:r w:rsidRPr="00B95C9E">
              <w:rPr>
                <w:i/>
                <w:noProof/>
                <w:webHidden/>
              </w:rPr>
              <w:fldChar w:fldCharType="begin"/>
            </w:r>
            <w:r w:rsidRPr="00B95C9E">
              <w:rPr>
                <w:i/>
                <w:noProof/>
                <w:webHidden/>
              </w:rPr>
              <w:instrText xml:space="preserve"> PAGEREF _Toc207808926 \h </w:instrText>
            </w:r>
            <w:r w:rsidRPr="00B95C9E">
              <w:rPr>
                <w:i/>
                <w:noProof/>
                <w:webHidden/>
              </w:rPr>
            </w:r>
            <w:r w:rsidRPr="00B95C9E">
              <w:rPr>
                <w:i/>
                <w:noProof/>
                <w:webHidden/>
              </w:rPr>
              <w:fldChar w:fldCharType="separate"/>
            </w:r>
            <w:r w:rsidR="007935B8">
              <w:rPr>
                <w:i/>
                <w:noProof/>
                <w:webHidden/>
              </w:rPr>
              <w:t>31</w:t>
            </w:r>
            <w:r w:rsidRPr="00B95C9E">
              <w:rPr>
                <w:i/>
                <w:noProof/>
                <w:webHidden/>
              </w:rPr>
              <w:fldChar w:fldCharType="end"/>
            </w:r>
          </w:hyperlink>
        </w:p>
        <w:p w14:paraId="17E10004"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27" w:history="1">
            <w:r w:rsidRPr="00B95C9E">
              <w:rPr>
                <w:rStyle w:val="Hipervnculo"/>
                <w:i/>
                <w:noProof/>
              </w:rPr>
              <w:t>4.2.8</w:t>
            </w:r>
            <w:r w:rsidRPr="00B95C9E">
              <w:rPr>
                <w:rFonts w:asciiTheme="minorHAnsi" w:eastAsiaTheme="minorEastAsia" w:hAnsiTheme="minorHAnsi" w:cstheme="minorBidi"/>
                <w:i/>
                <w:noProof/>
                <w:sz w:val="22"/>
                <w:szCs w:val="22"/>
              </w:rPr>
              <w:tab/>
            </w:r>
            <w:r w:rsidRPr="00B95C9E">
              <w:rPr>
                <w:rStyle w:val="Hipervnculo"/>
                <w:i/>
                <w:noProof/>
              </w:rPr>
              <w:t>Numpy</w:t>
            </w:r>
            <w:r w:rsidRPr="00B95C9E">
              <w:rPr>
                <w:i/>
                <w:noProof/>
                <w:webHidden/>
              </w:rPr>
              <w:tab/>
            </w:r>
            <w:r w:rsidRPr="00B95C9E">
              <w:rPr>
                <w:i/>
                <w:noProof/>
                <w:webHidden/>
              </w:rPr>
              <w:fldChar w:fldCharType="begin"/>
            </w:r>
            <w:r w:rsidRPr="00B95C9E">
              <w:rPr>
                <w:i/>
                <w:noProof/>
                <w:webHidden/>
              </w:rPr>
              <w:instrText xml:space="preserve"> PAGEREF _Toc207808927 \h </w:instrText>
            </w:r>
            <w:r w:rsidRPr="00B95C9E">
              <w:rPr>
                <w:i/>
                <w:noProof/>
                <w:webHidden/>
              </w:rPr>
            </w:r>
            <w:r w:rsidRPr="00B95C9E">
              <w:rPr>
                <w:i/>
                <w:noProof/>
                <w:webHidden/>
              </w:rPr>
              <w:fldChar w:fldCharType="separate"/>
            </w:r>
            <w:r w:rsidR="007935B8">
              <w:rPr>
                <w:i/>
                <w:noProof/>
                <w:webHidden/>
              </w:rPr>
              <w:t>31</w:t>
            </w:r>
            <w:r w:rsidRPr="00B95C9E">
              <w:rPr>
                <w:i/>
                <w:noProof/>
                <w:webHidden/>
              </w:rPr>
              <w:fldChar w:fldCharType="end"/>
            </w:r>
          </w:hyperlink>
        </w:p>
        <w:p w14:paraId="2DCA57A5"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28" w:history="1">
            <w:r w:rsidRPr="00B95C9E">
              <w:rPr>
                <w:rStyle w:val="Hipervnculo"/>
                <w:i/>
                <w:noProof/>
              </w:rPr>
              <w:t>4.2.9</w:t>
            </w:r>
            <w:r w:rsidRPr="00B95C9E">
              <w:rPr>
                <w:rFonts w:asciiTheme="minorHAnsi" w:eastAsiaTheme="minorEastAsia" w:hAnsiTheme="minorHAnsi" w:cstheme="minorBidi"/>
                <w:i/>
                <w:noProof/>
                <w:sz w:val="22"/>
                <w:szCs w:val="22"/>
              </w:rPr>
              <w:tab/>
            </w:r>
            <w:r w:rsidRPr="00B95C9E">
              <w:rPr>
                <w:rStyle w:val="Hipervnculo"/>
                <w:i/>
                <w:noProof/>
              </w:rPr>
              <w:t>Tensorflow</w:t>
            </w:r>
            <w:r w:rsidRPr="00B95C9E">
              <w:rPr>
                <w:i/>
                <w:noProof/>
                <w:webHidden/>
              </w:rPr>
              <w:tab/>
            </w:r>
            <w:r w:rsidRPr="00B95C9E">
              <w:rPr>
                <w:i/>
                <w:noProof/>
                <w:webHidden/>
              </w:rPr>
              <w:fldChar w:fldCharType="begin"/>
            </w:r>
            <w:r w:rsidRPr="00B95C9E">
              <w:rPr>
                <w:i/>
                <w:noProof/>
                <w:webHidden/>
              </w:rPr>
              <w:instrText xml:space="preserve"> PAGEREF _Toc207808928 \h </w:instrText>
            </w:r>
            <w:r w:rsidRPr="00B95C9E">
              <w:rPr>
                <w:i/>
                <w:noProof/>
                <w:webHidden/>
              </w:rPr>
            </w:r>
            <w:r w:rsidRPr="00B95C9E">
              <w:rPr>
                <w:i/>
                <w:noProof/>
                <w:webHidden/>
              </w:rPr>
              <w:fldChar w:fldCharType="separate"/>
            </w:r>
            <w:r w:rsidR="007935B8">
              <w:rPr>
                <w:i/>
                <w:noProof/>
                <w:webHidden/>
              </w:rPr>
              <w:t>31</w:t>
            </w:r>
            <w:r w:rsidRPr="00B95C9E">
              <w:rPr>
                <w:i/>
                <w:noProof/>
                <w:webHidden/>
              </w:rPr>
              <w:fldChar w:fldCharType="end"/>
            </w:r>
          </w:hyperlink>
        </w:p>
        <w:p w14:paraId="469125A4"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29" w:history="1">
            <w:r w:rsidRPr="00B95C9E">
              <w:rPr>
                <w:rStyle w:val="Hipervnculo"/>
                <w:i/>
                <w:noProof/>
              </w:rPr>
              <w:t>4.2.10</w:t>
            </w:r>
            <w:r w:rsidRPr="00B95C9E">
              <w:rPr>
                <w:rFonts w:asciiTheme="minorHAnsi" w:eastAsiaTheme="minorEastAsia" w:hAnsiTheme="minorHAnsi" w:cstheme="minorBidi"/>
                <w:i/>
                <w:noProof/>
                <w:sz w:val="22"/>
                <w:szCs w:val="22"/>
              </w:rPr>
              <w:tab/>
            </w:r>
            <w:r w:rsidRPr="00B95C9E">
              <w:rPr>
                <w:rStyle w:val="Hipervnculo"/>
                <w:i/>
                <w:noProof/>
              </w:rPr>
              <w:t>Keras</w:t>
            </w:r>
            <w:r w:rsidRPr="00B95C9E">
              <w:rPr>
                <w:i/>
                <w:noProof/>
                <w:webHidden/>
              </w:rPr>
              <w:tab/>
            </w:r>
            <w:r w:rsidRPr="00B95C9E">
              <w:rPr>
                <w:i/>
                <w:noProof/>
                <w:webHidden/>
              </w:rPr>
              <w:fldChar w:fldCharType="begin"/>
            </w:r>
            <w:r w:rsidRPr="00B95C9E">
              <w:rPr>
                <w:i/>
                <w:noProof/>
                <w:webHidden/>
              </w:rPr>
              <w:instrText xml:space="preserve"> PAGEREF _Toc207808929 \h </w:instrText>
            </w:r>
            <w:r w:rsidRPr="00B95C9E">
              <w:rPr>
                <w:i/>
                <w:noProof/>
                <w:webHidden/>
              </w:rPr>
            </w:r>
            <w:r w:rsidRPr="00B95C9E">
              <w:rPr>
                <w:i/>
                <w:noProof/>
                <w:webHidden/>
              </w:rPr>
              <w:fldChar w:fldCharType="separate"/>
            </w:r>
            <w:r w:rsidR="007935B8">
              <w:rPr>
                <w:i/>
                <w:noProof/>
                <w:webHidden/>
              </w:rPr>
              <w:t>32</w:t>
            </w:r>
            <w:r w:rsidRPr="00B95C9E">
              <w:rPr>
                <w:i/>
                <w:noProof/>
                <w:webHidden/>
              </w:rPr>
              <w:fldChar w:fldCharType="end"/>
            </w:r>
          </w:hyperlink>
        </w:p>
        <w:p w14:paraId="495DD01B"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30" w:history="1">
            <w:r w:rsidRPr="00B95C9E">
              <w:rPr>
                <w:rStyle w:val="Hipervnculo"/>
                <w:i/>
                <w:noProof/>
              </w:rPr>
              <w:t>4.2.11</w:t>
            </w:r>
            <w:r w:rsidRPr="00B95C9E">
              <w:rPr>
                <w:rFonts w:asciiTheme="minorHAnsi" w:eastAsiaTheme="minorEastAsia" w:hAnsiTheme="minorHAnsi" w:cstheme="minorBidi"/>
                <w:i/>
                <w:noProof/>
                <w:sz w:val="22"/>
                <w:szCs w:val="22"/>
              </w:rPr>
              <w:tab/>
            </w:r>
            <w:r w:rsidRPr="00B95C9E">
              <w:rPr>
                <w:rStyle w:val="Hipervnculo"/>
                <w:i/>
                <w:noProof/>
              </w:rPr>
              <w:t>Pandas</w:t>
            </w:r>
            <w:r w:rsidRPr="00B95C9E">
              <w:rPr>
                <w:i/>
                <w:noProof/>
                <w:webHidden/>
              </w:rPr>
              <w:tab/>
            </w:r>
            <w:r w:rsidRPr="00B95C9E">
              <w:rPr>
                <w:i/>
                <w:noProof/>
                <w:webHidden/>
              </w:rPr>
              <w:fldChar w:fldCharType="begin"/>
            </w:r>
            <w:r w:rsidRPr="00B95C9E">
              <w:rPr>
                <w:i/>
                <w:noProof/>
                <w:webHidden/>
              </w:rPr>
              <w:instrText xml:space="preserve"> PAGEREF _Toc207808930 \h </w:instrText>
            </w:r>
            <w:r w:rsidRPr="00B95C9E">
              <w:rPr>
                <w:i/>
                <w:noProof/>
                <w:webHidden/>
              </w:rPr>
            </w:r>
            <w:r w:rsidRPr="00B95C9E">
              <w:rPr>
                <w:i/>
                <w:noProof/>
                <w:webHidden/>
              </w:rPr>
              <w:fldChar w:fldCharType="separate"/>
            </w:r>
            <w:r w:rsidR="007935B8">
              <w:rPr>
                <w:i/>
                <w:noProof/>
                <w:webHidden/>
              </w:rPr>
              <w:t>32</w:t>
            </w:r>
            <w:r w:rsidRPr="00B95C9E">
              <w:rPr>
                <w:i/>
                <w:noProof/>
                <w:webHidden/>
              </w:rPr>
              <w:fldChar w:fldCharType="end"/>
            </w:r>
          </w:hyperlink>
        </w:p>
        <w:p w14:paraId="2F05793F"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31" w:history="1">
            <w:r w:rsidRPr="00B95C9E">
              <w:rPr>
                <w:rStyle w:val="Hipervnculo"/>
                <w:i/>
                <w:noProof/>
              </w:rPr>
              <w:t>4.2.12</w:t>
            </w:r>
            <w:r w:rsidRPr="00B95C9E">
              <w:rPr>
                <w:rFonts w:asciiTheme="minorHAnsi" w:eastAsiaTheme="minorEastAsia" w:hAnsiTheme="minorHAnsi" w:cstheme="minorBidi"/>
                <w:i/>
                <w:noProof/>
                <w:sz w:val="22"/>
                <w:szCs w:val="22"/>
              </w:rPr>
              <w:tab/>
            </w:r>
            <w:r w:rsidRPr="00B95C9E">
              <w:rPr>
                <w:rStyle w:val="Hipervnculo"/>
                <w:i/>
                <w:noProof/>
              </w:rPr>
              <w:t>Matplotlib</w:t>
            </w:r>
            <w:r w:rsidRPr="00B95C9E">
              <w:rPr>
                <w:i/>
                <w:noProof/>
                <w:webHidden/>
              </w:rPr>
              <w:tab/>
            </w:r>
            <w:r w:rsidRPr="00B95C9E">
              <w:rPr>
                <w:i/>
                <w:noProof/>
                <w:webHidden/>
              </w:rPr>
              <w:fldChar w:fldCharType="begin"/>
            </w:r>
            <w:r w:rsidRPr="00B95C9E">
              <w:rPr>
                <w:i/>
                <w:noProof/>
                <w:webHidden/>
              </w:rPr>
              <w:instrText xml:space="preserve"> PAGEREF _Toc207808931 \h </w:instrText>
            </w:r>
            <w:r w:rsidRPr="00B95C9E">
              <w:rPr>
                <w:i/>
                <w:noProof/>
                <w:webHidden/>
              </w:rPr>
            </w:r>
            <w:r w:rsidRPr="00B95C9E">
              <w:rPr>
                <w:i/>
                <w:noProof/>
                <w:webHidden/>
              </w:rPr>
              <w:fldChar w:fldCharType="separate"/>
            </w:r>
            <w:r w:rsidR="007935B8">
              <w:rPr>
                <w:i/>
                <w:noProof/>
                <w:webHidden/>
              </w:rPr>
              <w:t>32</w:t>
            </w:r>
            <w:r w:rsidRPr="00B95C9E">
              <w:rPr>
                <w:i/>
                <w:noProof/>
                <w:webHidden/>
              </w:rPr>
              <w:fldChar w:fldCharType="end"/>
            </w:r>
          </w:hyperlink>
        </w:p>
        <w:p w14:paraId="00092CC6"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32" w:history="1">
            <w:r w:rsidRPr="00B95C9E">
              <w:rPr>
                <w:rStyle w:val="Hipervnculo"/>
                <w:i/>
                <w:noProof/>
              </w:rPr>
              <w:t>4.2.13</w:t>
            </w:r>
            <w:r w:rsidRPr="00B95C9E">
              <w:rPr>
                <w:rFonts w:asciiTheme="minorHAnsi" w:eastAsiaTheme="minorEastAsia" w:hAnsiTheme="minorHAnsi" w:cstheme="minorBidi"/>
                <w:i/>
                <w:noProof/>
                <w:sz w:val="22"/>
                <w:szCs w:val="22"/>
              </w:rPr>
              <w:tab/>
            </w:r>
            <w:r w:rsidRPr="00B95C9E">
              <w:rPr>
                <w:rStyle w:val="Hipervnculo"/>
                <w:i/>
                <w:noProof/>
              </w:rPr>
              <w:t>Google Colaboratory</w:t>
            </w:r>
            <w:r w:rsidRPr="00B95C9E">
              <w:rPr>
                <w:i/>
                <w:noProof/>
                <w:webHidden/>
              </w:rPr>
              <w:tab/>
            </w:r>
            <w:r w:rsidRPr="00B95C9E">
              <w:rPr>
                <w:i/>
                <w:noProof/>
                <w:webHidden/>
              </w:rPr>
              <w:fldChar w:fldCharType="begin"/>
            </w:r>
            <w:r w:rsidRPr="00B95C9E">
              <w:rPr>
                <w:i/>
                <w:noProof/>
                <w:webHidden/>
              </w:rPr>
              <w:instrText xml:space="preserve"> PAGEREF _Toc207808932 \h </w:instrText>
            </w:r>
            <w:r w:rsidRPr="00B95C9E">
              <w:rPr>
                <w:i/>
                <w:noProof/>
                <w:webHidden/>
              </w:rPr>
            </w:r>
            <w:r w:rsidRPr="00B95C9E">
              <w:rPr>
                <w:i/>
                <w:noProof/>
                <w:webHidden/>
              </w:rPr>
              <w:fldChar w:fldCharType="separate"/>
            </w:r>
            <w:r w:rsidR="007935B8">
              <w:rPr>
                <w:i/>
                <w:noProof/>
                <w:webHidden/>
              </w:rPr>
              <w:t>32</w:t>
            </w:r>
            <w:r w:rsidRPr="00B95C9E">
              <w:rPr>
                <w:i/>
                <w:noProof/>
                <w:webHidden/>
              </w:rPr>
              <w:fldChar w:fldCharType="end"/>
            </w:r>
          </w:hyperlink>
        </w:p>
        <w:p w14:paraId="7B0754F5"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33" w:history="1">
            <w:r w:rsidRPr="00B95C9E">
              <w:rPr>
                <w:rStyle w:val="Hipervnculo"/>
                <w:i/>
                <w:noProof/>
              </w:rPr>
              <w:t>4.2.14</w:t>
            </w:r>
            <w:r w:rsidRPr="00B95C9E">
              <w:rPr>
                <w:rFonts w:asciiTheme="minorHAnsi" w:eastAsiaTheme="minorEastAsia" w:hAnsiTheme="minorHAnsi" w:cstheme="minorBidi"/>
                <w:i/>
                <w:noProof/>
                <w:sz w:val="22"/>
                <w:szCs w:val="22"/>
              </w:rPr>
              <w:tab/>
            </w:r>
            <w:r w:rsidRPr="00B95C9E">
              <w:rPr>
                <w:rStyle w:val="Hipervnculo"/>
                <w:i/>
                <w:noProof/>
              </w:rPr>
              <w:t>Git</w:t>
            </w:r>
            <w:r w:rsidRPr="00B95C9E">
              <w:rPr>
                <w:i/>
                <w:noProof/>
                <w:webHidden/>
              </w:rPr>
              <w:tab/>
            </w:r>
            <w:r w:rsidRPr="00B95C9E">
              <w:rPr>
                <w:i/>
                <w:noProof/>
                <w:webHidden/>
              </w:rPr>
              <w:fldChar w:fldCharType="begin"/>
            </w:r>
            <w:r w:rsidRPr="00B95C9E">
              <w:rPr>
                <w:i/>
                <w:noProof/>
                <w:webHidden/>
              </w:rPr>
              <w:instrText xml:space="preserve"> PAGEREF _Toc207808933 \h </w:instrText>
            </w:r>
            <w:r w:rsidRPr="00B95C9E">
              <w:rPr>
                <w:i/>
                <w:noProof/>
                <w:webHidden/>
              </w:rPr>
            </w:r>
            <w:r w:rsidRPr="00B95C9E">
              <w:rPr>
                <w:i/>
                <w:noProof/>
                <w:webHidden/>
              </w:rPr>
              <w:fldChar w:fldCharType="separate"/>
            </w:r>
            <w:r w:rsidR="007935B8">
              <w:rPr>
                <w:i/>
                <w:noProof/>
                <w:webHidden/>
              </w:rPr>
              <w:t>33</w:t>
            </w:r>
            <w:r w:rsidRPr="00B95C9E">
              <w:rPr>
                <w:i/>
                <w:noProof/>
                <w:webHidden/>
              </w:rPr>
              <w:fldChar w:fldCharType="end"/>
            </w:r>
          </w:hyperlink>
        </w:p>
        <w:p w14:paraId="63534193"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34" w:history="1">
            <w:r w:rsidRPr="00B95C9E">
              <w:rPr>
                <w:rStyle w:val="Hipervnculo"/>
                <w:i/>
                <w:noProof/>
              </w:rPr>
              <w:t>4.2.15</w:t>
            </w:r>
            <w:r w:rsidRPr="00B95C9E">
              <w:rPr>
                <w:rFonts w:asciiTheme="minorHAnsi" w:eastAsiaTheme="minorEastAsia" w:hAnsiTheme="minorHAnsi" w:cstheme="minorBidi"/>
                <w:i/>
                <w:noProof/>
                <w:sz w:val="22"/>
                <w:szCs w:val="22"/>
              </w:rPr>
              <w:tab/>
            </w:r>
            <w:r w:rsidRPr="00B95C9E">
              <w:rPr>
                <w:rStyle w:val="Hipervnculo"/>
                <w:i/>
                <w:noProof/>
              </w:rPr>
              <w:t>Hiperparametros (Hyperparameters)</w:t>
            </w:r>
            <w:r w:rsidRPr="00B95C9E">
              <w:rPr>
                <w:i/>
                <w:noProof/>
                <w:webHidden/>
              </w:rPr>
              <w:tab/>
            </w:r>
            <w:r w:rsidRPr="00B95C9E">
              <w:rPr>
                <w:i/>
                <w:noProof/>
                <w:webHidden/>
              </w:rPr>
              <w:fldChar w:fldCharType="begin"/>
            </w:r>
            <w:r w:rsidRPr="00B95C9E">
              <w:rPr>
                <w:i/>
                <w:noProof/>
                <w:webHidden/>
              </w:rPr>
              <w:instrText xml:space="preserve"> PAGEREF _Toc207808934 \h </w:instrText>
            </w:r>
            <w:r w:rsidRPr="00B95C9E">
              <w:rPr>
                <w:i/>
                <w:noProof/>
                <w:webHidden/>
              </w:rPr>
            </w:r>
            <w:r w:rsidRPr="00B95C9E">
              <w:rPr>
                <w:i/>
                <w:noProof/>
                <w:webHidden/>
              </w:rPr>
              <w:fldChar w:fldCharType="separate"/>
            </w:r>
            <w:r w:rsidR="007935B8">
              <w:rPr>
                <w:i/>
                <w:noProof/>
                <w:webHidden/>
              </w:rPr>
              <w:t>33</w:t>
            </w:r>
            <w:r w:rsidRPr="00B95C9E">
              <w:rPr>
                <w:i/>
                <w:noProof/>
                <w:webHidden/>
              </w:rPr>
              <w:fldChar w:fldCharType="end"/>
            </w:r>
          </w:hyperlink>
        </w:p>
        <w:p w14:paraId="0C0794B9"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35" w:history="1">
            <w:r w:rsidRPr="00B95C9E">
              <w:rPr>
                <w:rStyle w:val="Hipervnculo"/>
                <w:i/>
                <w:noProof/>
              </w:rPr>
              <w:t>4.2.16</w:t>
            </w:r>
            <w:r w:rsidRPr="00B95C9E">
              <w:rPr>
                <w:rFonts w:asciiTheme="minorHAnsi" w:eastAsiaTheme="minorEastAsia" w:hAnsiTheme="minorHAnsi" w:cstheme="minorBidi"/>
                <w:i/>
                <w:noProof/>
                <w:sz w:val="22"/>
                <w:szCs w:val="22"/>
              </w:rPr>
              <w:tab/>
            </w:r>
            <w:r w:rsidRPr="00B95C9E">
              <w:rPr>
                <w:rStyle w:val="Hipervnculo"/>
                <w:i/>
                <w:noProof/>
              </w:rPr>
              <w:t>Época (Epoch)</w:t>
            </w:r>
            <w:r w:rsidRPr="00B95C9E">
              <w:rPr>
                <w:i/>
                <w:noProof/>
                <w:webHidden/>
              </w:rPr>
              <w:tab/>
            </w:r>
            <w:r w:rsidRPr="00B95C9E">
              <w:rPr>
                <w:i/>
                <w:noProof/>
                <w:webHidden/>
              </w:rPr>
              <w:fldChar w:fldCharType="begin"/>
            </w:r>
            <w:r w:rsidRPr="00B95C9E">
              <w:rPr>
                <w:i/>
                <w:noProof/>
                <w:webHidden/>
              </w:rPr>
              <w:instrText xml:space="preserve"> PAGEREF _Toc207808935 \h </w:instrText>
            </w:r>
            <w:r w:rsidRPr="00B95C9E">
              <w:rPr>
                <w:i/>
                <w:noProof/>
                <w:webHidden/>
              </w:rPr>
            </w:r>
            <w:r w:rsidRPr="00B95C9E">
              <w:rPr>
                <w:i/>
                <w:noProof/>
                <w:webHidden/>
              </w:rPr>
              <w:fldChar w:fldCharType="separate"/>
            </w:r>
            <w:r w:rsidR="007935B8">
              <w:rPr>
                <w:i/>
                <w:noProof/>
                <w:webHidden/>
              </w:rPr>
              <w:t>33</w:t>
            </w:r>
            <w:r w:rsidRPr="00B95C9E">
              <w:rPr>
                <w:i/>
                <w:noProof/>
                <w:webHidden/>
              </w:rPr>
              <w:fldChar w:fldCharType="end"/>
            </w:r>
          </w:hyperlink>
        </w:p>
        <w:p w14:paraId="19E13B66"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36" w:history="1">
            <w:r w:rsidRPr="00B95C9E">
              <w:rPr>
                <w:rStyle w:val="Hipervnculo"/>
                <w:i/>
                <w:noProof/>
              </w:rPr>
              <w:t>4.2.17</w:t>
            </w:r>
            <w:r w:rsidRPr="00B95C9E">
              <w:rPr>
                <w:rFonts w:asciiTheme="minorHAnsi" w:eastAsiaTheme="minorEastAsia" w:hAnsiTheme="minorHAnsi" w:cstheme="minorBidi"/>
                <w:i/>
                <w:noProof/>
                <w:sz w:val="22"/>
                <w:szCs w:val="22"/>
              </w:rPr>
              <w:tab/>
            </w:r>
            <w:r w:rsidRPr="00B95C9E">
              <w:rPr>
                <w:rStyle w:val="Hipervnculo"/>
                <w:i/>
                <w:noProof/>
              </w:rPr>
              <w:t>Trial</w:t>
            </w:r>
            <w:r w:rsidRPr="00B95C9E">
              <w:rPr>
                <w:i/>
                <w:noProof/>
                <w:webHidden/>
              </w:rPr>
              <w:tab/>
            </w:r>
            <w:r w:rsidRPr="00B95C9E">
              <w:rPr>
                <w:i/>
                <w:noProof/>
                <w:webHidden/>
              </w:rPr>
              <w:fldChar w:fldCharType="begin"/>
            </w:r>
            <w:r w:rsidRPr="00B95C9E">
              <w:rPr>
                <w:i/>
                <w:noProof/>
                <w:webHidden/>
              </w:rPr>
              <w:instrText xml:space="preserve"> PAGEREF _Toc207808936 \h </w:instrText>
            </w:r>
            <w:r w:rsidRPr="00B95C9E">
              <w:rPr>
                <w:i/>
                <w:noProof/>
                <w:webHidden/>
              </w:rPr>
            </w:r>
            <w:r w:rsidRPr="00B95C9E">
              <w:rPr>
                <w:i/>
                <w:noProof/>
                <w:webHidden/>
              </w:rPr>
              <w:fldChar w:fldCharType="separate"/>
            </w:r>
            <w:r w:rsidR="007935B8">
              <w:rPr>
                <w:i/>
                <w:noProof/>
                <w:webHidden/>
              </w:rPr>
              <w:t>33</w:t>
            </w:r>
            <w:r w:rsidRPr="00B95C9E">
              <w:rPr>
                <w:i/>
                <w:noProof/>
                <w:webHidden/>
              </w:rPr>
              <w:fldChar w:fldCharType="end"/>
            </w:r>
          </w:hyperlink>
        </w:p>
        <w:p w14:paraId="70B088C0"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37" w:history="1">
            <w:r w:rsidRPr="00B95C9E">
              <w:rPr>
                <w:rStyle w:val="Hipervnculo"/>
                <w:i/>
                <w:noProof/>
              </w:rPr>
              <w:t>4.2.18</w:t>
            </w:r>
            <w:r w:rsidRPr="00B95C9E">
              <w:rPr>
                <w:rFonts w:asciiTheme="minorHAnsi" w:eastAsiaTheme="minorEastAsia" w:hAnsiTheme="minorHAnsi" w:cstheme="minorBidi"/>
                <w:i/>
                <w:noProof/>
                <w:sz w:val="22"/>
                <w:szCs w:val="22"/>
              </w:rPr>
              <w:tab/>
            </w:r>
            <w:r w:rsidRPr="00B95C9E">
              <w:rPr>
                <w:rStyle w:val="Hipervnculo"/>
                <w:i/>
                <w:noProof/>
              </w:rPr>
              <w:t>Unidad Recurrente con Compuertas – GRU (Gate Recurrent Unit)</w:t>
            </w:r>
            <w:r w:rsidRPr="00B95C9E">
              <w:rPr>
                <w:i/>
                <w:noProof/>
                <w:webHidden/>
              </w:rPr>
              <w:tab/>
            </w:r>
            <w:r w:rsidRPr="00B95C9E">
              <w:rPr>
                <w:i/>
                <w:noProof/>
                <w:webHidden/>
              </w:rPr>
              <w:fldChar w:fldCharType="begin"/>
            </w:r>
            <w:r w:rsidRPr="00B95C9E">
              <w:rPr>
                <w:i/>
                <w:noProof/>
                <w:webHidden/>
              </w:rPr>
              <w:instrText xml:space="preserve"> PAGEREF _Toc207808937 \h </w:instrText>
            </w:r>
            <w:r w:rsidRPr="00B95C9E">
              <w:rPr>
                <w:i/>
                <w:noProof/>
                <w:webHidden/>
              </w:rPr>
            </w:r>
            <w:r w:rsidRPr="00B95C9E">
              <w:rPr>
                <w:i/>
                <w:noProof/>
                <w:webHidden/>
              </w:rPr>
              <w:fldChar w:fldCharType="separate"/>
            </w:r>
            <w:r w:rsidR="007935B8">
              <w:rPr>
                <w:i/>
                <w:noProof/>
                <w:webHidden/>
              </w:rPr>
              <w:t>34</w:t>
            </w:r>
            <w:r w:rsidRPr="00B95C9E">
              <w:rPr>
                <w:i/>
                <w:noProof/>
                <w:webHidden/>
              </w:rPr>
              <w:fldChar w:fldCharType="end"/>
            </w:r>
          </w:hyperlink>
        </w:p>
        <w:p w14:paraId="3F7B1FA4"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38" w:history="1">
            <w:r w:rsidRPr="00B95C9E">
              <w:rPr>
                <w:rStyle w:val="Hipervnculo"/>
                <w:i/>
                <w:noProof/>
              </w:rPr>
              <w:t>4.2.19</w:t>
            </w:r>
            <w:r w:rsidRPr="00B95C9E">
              <w:rPr>
                <w:rFonts w:asciiTheme="minorHAnsi" w:eastAsiaTheme="minorEastAsia" w:hAnsiTheme="minorHAnsi" w:cstheme="minorBidi"/>
                <w:i/>
                <w:noProof/>
                <w:sz w:val="22"/>
                <w:szCs w:val="22"/>
              </w:rPr>
              <w:tab/>
            </w:r>
            <w:r w:rsidRPr="00B95C9E">
              <w:rPr>
                <w:rStyle w:val="Hipervnculo"/>
                <w:i/>
                <w:noProof/>
              </w:rPr>
              <w:t>Arquitectura Codificador-Decodificador (Encoder-Decoder)</w:t>
            </w:r>
            <w:r w:rsidRPr="00B95C9E">
              <w:rPr>
                <w:i/>
                <w:noProof/>
                <w:webHidden/>
              </w:rPr>
              <w:tab/>
            </w:r>
            <w:r w:rsidRPr="00B95C9E">
              <w:rPr>
                <w:i/>
                <w:noProof/>
                <w:webHidden/>
              </w:rPr>
              <w:fldChar w:fldCharType="begin"/>
            </w:r>
            <w:r w:rsidRPr="00B95C9E">
              <w:rPr>
                <w:i/>
                <w:noProof/>
                <w:webHidden/>
              </w:rPr>
              <w:instrText xml:space="preserve"> PAGEREF _Toc207808938 \h </w:instrText>
            </w:r>
            <w:r w:rsidRPr="00B95C9E">
              <w:rPr>
                <w:i/>
                <w:noProof/>
                <w:webHidden/>
              </w:rPr>
            </w:r>
            <w:r w:rsidRPr="00B95C9E">
              <w:rPr>
                <w:i/>
                <w:noProof/>
                <w:webHidden/>
              </w:rPr>
              <w:fldChar w:fldCharType="separate"/>
            </w:r>
            <w:r w:rsidR="007935B8">
              <w:rPr>
                <w:i/>
                <w:noProof/>
                <w:webHidden/>
              </w:rPr>
              <w:t>36</w:t>
            </w:r>
            <w:r w:rsidRPr="00B95C9E">
              <w:rPr>
                <w:i/>
                <w:noProof/>
                <w:webHidden/>
              </w:rPr>
              <w:fldChar w:fldCharType="end"/>
            </w:r>
          </w:hyperlink>
        </w:p>
        <w:p w14:paraId="7179B403"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39" w:history="1">
            <w:r w:rsidRPr="00B95C9E">
              <w:rPr>
                <w:rStyle w:val="Hipervnculo"/>
                <w:i/>
                <w:noProof/>
              </w:rPr>
              <w:t>4.2.20</w:t>
            </w:r>
            <w:r w:rsidRPr="00B95C9E">
              <w:rPr>
                <w:rFonts w:asciiTheme="minorHAnsi" w:eastAsiaTheme="minorEastAsia" w:hAnsiTheme="minorHAnsi" w:cstheme="minorBidi"/>
                <w:i/>
                <w:noProof/>
                <w:sz w:val="22"/>
                <w:szCs w:val="22"/>
              </w:rPr>
              <w:tab/>
            </w:r>
            <w:r w:rsidRPr="00B95C9E">
              <w:rPr>
                <w:rStyle w:val="Hipervnculo"/>
                <w:i/>
                <w:noProof/>
              </w:rPr>
              <w:t>Algoritmo Hyperband</w:t>
            </w:r>
            <w:r w:rsidRPr="00B95C9E">
              <w:rPr>
                <w:i/>
                <w:noProof/>
                <w:webHidden/>
              </w:rPr>
              <w:tab/>
            </w:r>
            <w:r w:rsidRPr="00B95C9E">
              <w:rPr>
                <w:i/>
                <w:noProof/>
                <w:webHidden/>
              </w:rPr>
              <w:fldChar w:fldCharType="begin"/>
            </w:r>
            <w:r w:rsidRPr="00B95C9E">
              <w:rPr>
                <w:i/>
                <w:noProof/>
                <w:webHidden/>
              </w:rPr>
              <w:instrText xml:space="preserve"> PAGEREF _Toc207808939 \h </w:instrText>
            </w:r>
            <w:r w:rsidRPr="00B95C9E">
              <w:rPr>
                <w:i/>
                <w:noProof/>
                <w:webHidden/>
              </w:rPr>
            </w:r>
            <w:r w:rsidRPr="00B95C9E">
              <w:rPr>
                <w:i/>
                <w:noProof/>
                <w:webHidden/>
              </w:rPr>
              <w:fldChar w:fldCharType="separate"/>
            </w:r>
            <w:r w:rsidR="007935B8">
              <w:rPr>
                <w:i/>
                <w:noProof/>
                <w:webHidden/>
              </w:rPr>
              <w:t>36</w:t>
            </w:r>
            <w:r w:rsidRPr="00B95C9E">
              <w:rPr>
                <w:i/>
                <w:noProof/>
                <w:webHidden/>
              </w:rPr>
              <w:fldChar w:fldCharType="end"/>
            </w:r>
          </w:hyperlink>
        </w:p>
        <w:p w14:paraId="64FBC455"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40" w:history="1">
            <w:r w:rsidRPr="00B95C9E">
              <w:rPr>
                <w:rStyle w:val="Hipervnculo"/>
                <w:i/>
                <w:noProof/>
              </w:rPr>
              <w:t>4.2.21</w:t>
            </w:r>
            <w:r w:rsidRPr="00B95C9E">
              <w:rPr>
                <w:rFonts w:asciiTheme="minorHAnsi" w:eastAsiaTheme="minorEastAsia" w:hAnsiTheme="minorHAnsi" w:cstheme="minorBidi"/>
                <w:i/>
                <w:noProof/>
                <w:sz w:val="22"/>
                <w:szCs w:val="22"/>
              </w:rPr>
              <w:tab/>
            </w:r>
            <w:r w:rsidRPr="00B95C9E">
              <w:rPr>
                <w:rStyle w:val="Hipervnculo"/>
                <w:i/>
                <w:noProof/>
              </w:rPr>
              <w:t>Detención Temprana (Early Stopping)</w:t>
            </w:r>
            <w:r w:rsidRPr="00B95C9E">
              <w:rPr>
                <w:i/>
                <w:noProof/>
                <w:webHidden/>
              </w:rPr>
              <w:tab/>
            </w:r>
            <w:r w:rsidRPr="00B95C9E">
              <w:rPr>
                <w:i/>
                <w:noProof/>
                <w:webHidden/>
              </w:rPr>
              <w:fldChar w:fldCharType="begin"/>
            </w:r>
            <w:r w:rsidRPr="00B95C9E">
              <w:rPr>
                <w:i/>
                <w:noProof/>
                <w:webHidden/>
              </w:rPr>
              <w:instrText xml:space="preserve"> PAGEREF _Toc207808940 \h </w:instrText>
            </w:r>
            <w:r w:rsidRPr="00B95C9E">
              <w:rPr>
                <w:i/>
                <w:noProof/>
                <w:webHidden/>
              </w:rPr>
            </w:r>
            <w:r w:rsidRPr="00B95C9E">
              <w:rPr>
                <w:i/>
                <w:noProof/>
                <w:webHidden/>
              </w:rPr>
              <w:fldChar w:fldCharType="separate"/>
            </w:r>
            <w:r w:rsidR="007935B8">
              <w:rPr>
                <w:i/>
                <w:noProof/>
                <w:webHidden/>
              </w:rPr>
              <w:t>37</w:t>
            </w:r>
            <w:r w:rsidRPr="00B95C9E">
              <w:rPr>
                <w:i/>
                <w:noProof/>
                <w:webHidden/>
              </w:rPr>
              <w:fldChar w:fldCharType="end"/>
            </w:r>
          </w:hyperlink>
        </w:p>
        <w:p w14:paraId="29A7EACA" w14:textId="77777777" w:rsidR="00B95C9E" w:rsidRPr="00B95C9E" w:rsidRDefault="00B95C9E">
          <w:pPr>
            <w:pStyle w:val="TDC3"/>
            <w:tabs>
              <w:tab w:val="left" w:pos="1320"/>
              <w:tab w:val="right" w:leader="dot" w:pos="8211"/>
            </w:tabs>
            <w:rPr>
              <w:rFonts w:asciiTheme="minorHAnsi" w:eastAsiaTheme="minorEastAsia" w:hAnsiTheme="minorHAnsi" w:cstheme="minorBidi"/>
              <w:i/>
              <w:noProof/>
              <w:sz w:val="22"/>
              <w:szCs w:val="22"/>
            </w:rPr>
          </w:pPr>
          <w:hyperlink w:anchor="_Toc207808941" w:history="1">
            <w:r w:rsidRPr="00B95C9E">
              <w:rPr>
                <w:rStyle w:val="Hipervnculo"/>
                <w:i/>
                <w:noProof/>
              </w:rPr>
              <w:t>4.2.22</w:t>
            </w:r>
            <w:r w:rsidRPr="00B95C9E">
              <w:rPr>
                <w:rFonts w:asciiTheme="minorHAnsi" w:eastAsiaTheme="minorEastAsia" w:hAnsiTheme="minorHAnsi" w:cstheme="minorBidi"/>
                <w:i/>
                <w:noProof/>
                <w:sz w:val="22"/>
                <w:szCs w:val="22"/>
              </w:rPr>
              <w:tab/>
            </w:r>
            <w:r w:rsidRPr="00B95C9E">
              <w:rPr>
                <w:rStyle w:val="Hipervnculo"/>
                <w:i/>
                <w:noProof/>
              </w:rPr>
              <w:t>Github</w:t>
            </w:r>
            <w:r w:rsidRPr="00B95C9E">
              <w:rPr>
                <w:i/>
                <w:noProof/>
                <w:webHidden/>
              </w:rPr>
              <w:tab/>
            </w:r>
            <w:r w:rsidRPr="00B95C9E">
              <w:rPr>
                <w:i/>
                <w:noProof/>
                <w:webHidden/>
              </w:rPr>
              <w:fldChar w:fldCharType="begin"/>
            </w:r>
            <w:r w:rsidRPr="00B95C9E">
              <w:rPr>
                <w:i/>
                <w:noProof/>
                <w:webHidden/>
              </w:rPr>
              <w:instrText xml:space="preserve"> PAGEREF _Toc207808941 \h </w:instrText>
            </w:r>
            <w:r w:rsidRPr="00B95C9E">
              <w:rPr>
                <w:i/>
                <w:noProof/>
                <w:webHidden/>
              </w:rPr>
            </w:r>
            <w:r w:rsidRPr="00B95C9E">
              <w:rPr>
                <w:i/>
                <w:noProof/>
                <w:webHidden/>
              </w:rPr>
              <w:fldChar w:fldCharType="separate"/>
            </w:r>
            <w:r w:rsidR="007935B8">
              <w:rPr>
                <w:i/>
                <w:noProof/>
                <w:webHidden/>
              </w:rPr>
              <w:t>37</w:t>
            </w:r>
            <w:r w:rsidRPr="00B95C9E">
              <w:rPr>
                <w:i/>
                <w:noProof/>
                <w:webHidden/>
              </w:rPr>
              <w:fldChar w:fldCharType="end"/>
            </w:r>
          </w:hyperlink>
        </w:p>
        <w:p w14:paraId="29E70F2A" w14:textId="77777777" w:rsidR="00B95C9E" w:rsidRPr="00B95C9E" w:rsidRDefault="00B95C9E">
          <w:pPr>
            <w:pStyle w:val="TDC2"/>
            <w:tabs>
              <w:tab w:val="right" w:leader="dot" w:pos="8211"/>
            </w:tabs>
            <w:rPr>
              <w:rFonts w:asciiTheme="minorHAnsi" w:eastAsiaTheme="minorEastAsia" w:hAnsiTheme="minorHAnsi" w:cstheme="minorBidi"/>
              <w:i/>
              <w:noProof/>
              <w:sz w:val="22"/>
              <w:szCs w:val="22"/>
            </w:rPr>
          </w:pPr>
          <w:hyperlink w:anchor="_Toc207808942" w:history="1">
            <w:r w:rsidRPr="00B95C9E">
              <w:rPr>
                <w:rStyle w:val="Hipervnculo"/>
                <w:i/>
                <w:noProof/>
              </w:rPr>
              <w:t>4.3 Comprensión de los datos</w:t>
            </w:r>
            <w:r w:rsidRPr="00B95C9E">
              <w:rPr>
                <w:i/>
                <w:noProof/>
                <w:webHidden/>
              </w:rPr>
              <w:tab/>
            </w:r>
            <w:r w:rsidRPr="00B95C9E">
              <w:rPr>
                <w:i/>
                <w:noProof/>
                <w:webHidden/>
              </w:rPr>
              <w:fldChar w:fldCharType="begin"/>
            </w:r>
            <w:r w:rsidRPr="00B95C9E">
              <w:rPr>
                <w:i/>
                <w:noProof/>
                <w:webHidden/>
              </w:rPr>
              <w:instrText xml:space="preserve"> PAGEREF _Toc207808942 \h </w:instrText>
            </w:r>
            <w:r w:rsidRPr="00B95C9E">
              <w:rPr>
                <w:i/>
                <w:noProof/>
                <w:webHidden/>
              </w:rPr>
            </w:r>
            <w:r w:rsidRPr="00B95C9E">
              <w:rPr>
                <w:i/>
                <w:noProof/>
                <w:webHidden/>
              </w:rPr>
              <w:fldChar w:fldCharType="separate"/>
            </w:r>
            <w:r w:rsidR="007935B8">
              <w:rPr>
                <w:i/>
                <w:noProof/>
                <w:webHidden/>
              </w:rPr>
              <w:t>37</w:t>
            </w:r>
            <w:r w:rsidRPr="00B95C9E">
              <w:rPr>
                <w:i/>
                <w:noProof/>
                <w:webHidden/>
              </w:rPr>
              <w:fldChar w:fldCharType="end"/>
            </w:r>
          </w:hyperlink>
        </w:p>
        <w:p w14:paraId="203D988C"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43" w:history="1">
            <w:r w:rsidRPr="00B95C9E">
              <w:rPr>
                <w:rStyle w:val="Hipervnculo"/>
                <w:i/>
                <w:noProof/>
              </w:rPr>
              <w:t>4.3.1 Recolección de datos iniciales</w:t>
            </w:r>
            <w:r w:rsidRPr="00B95C9E">
              <w:rPr>
                <w:i/>
                <w:noProof/>
                <w:webHidden/>
              </w:rPr>
              <w:tab/>
            </w:r>
            <w:r w:rsidRPr="00B95C9E">
              <w:rPr>
                <w:i/>
                <w:noProof/>
                <w:webHidden/>
              </w:rPr>
              <w:fldChar w:fldCharType="begin"/>
            </w:r>
            <w:r w:rsidRPr="00B95C9E">
              <w:rPr>
                <w:i/>
                <w:noProof/>
                <w:webHidden/>
              </w:rPr>
              <w:instrText xml:space="preserve"> PAGEREF _Toc207808943 \h </w:instrText>
            </w:r>
            <w:r w:rsidRPr="00B95C9E">
              <w:rPr>
                <w:i/>
                <w:noProof/>
                <w:webHidden/>
              </w:rPr>
            </w:r>
            <w:r w:rsidRPr="00B95C9E">
              <w:rPr>
                <w:i/>
                <w:noProof/>
                <w:webHidden/>
              </w:rPr>
              <w:fldChar w:fldCharType="separate"/>
            </w:r>
            <w:r w:rsidR="007935B8">
              <w:rPr>
                <w:i/>
                <w:noProof/>
                <w:webHidden/>
              </w:rPr>
              <w:t>38</w:t>
            </w:r>
            <w:r w:rsidRPr="00B95C9E">
              <w:rPr>
                <w:i/>
                <w:noProof/>
                <w:webHidden/>
              </w:rPr>
              <w:fldChar w:fldCharType="end"/>
            </w:r>
          </w:hyperlink>
        </w:p>
        <w:p w14:paraId="761207FA"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44" w:history="1">
            <w:r w:rsidRPr="00B95C9E">
              <w:rPr>
                <w:rStyle w:val="Hipervnculo"/>
                <w:i/>
                <w:noProof/>
              </w:rPr>
              <w:t>4.3.2 Preparación de los datos</w:t>
            </w:r>
            <w:r w:rsidRPr="00B95C9E">
              <w:rPr>
                <w:i/>
                <w:noProof/>
                <w:webHidden/>
              </w:rPr>
              <w:tab/>
            </w:r>
            <w:r w:rsidRPr="00B95C9E">
              <w:rPr>
                <w:i/>
                <w:noProof/>
                <w:webHidden/>
              </w:rPr>
              <w:fldChar w:fldCharType="begin"/>
            </w:r>
            <w:r w:rsidRPr="00B95C9E">
              <w:rPr>
                <w:i/>
                <w:noProof/>
                <w:webHidden/>
              </w:rPr>
              <w:instrText xml:space="preserve"> PAGEREF _Toc207808944 \h </w:instrText>
            </w:r>
            <w:r w:rsidRPr="00B95C9E">
              <w:rPr>
                <w:i/>
                <w:noProof/>
                <w:webHidden/>
              </w:rPr>
            </w:r>
            <w:r w:rsidRPr="00B95C9E">
              <w:rPr>
                <w:i/>
                <w:noProof/>
                <w:webHidden/>
              </w:rPr>
              <w:fldChar w:fldCharType="separate"/>
            </w:r>
            <w:r w:rsidR="007935B8">
              <w:rPr>
                <w:i/>
                <w:noProof/>
                <w:webHidden/>
              </w:rPr>
              <w:t>39</w:t>
            </w:r>
            <w:r w:rsidRPr="00B95C9E">
              <w:rPr>
                <w:i/>
                <w:noProof/>
                <w:webHidden/>
              </w:rPr>
              <w:fldChar w:fldCharType="end"/>
            </w:r>
          </w:hyperlink>
        </w:p>
        <w:p w14:paraId="2CC8E8D9"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45" w:history="1">
            <w:r w:rsidRPr="00B95C9E">
              <w:rPr>
                <w:rStyle w:val="Hipervnculo"/>
                <w:i/>
                <w:noProof/>
              </w:rPr>
              <w:t>4.3.4 Detección de Anomalías</w:t>
            </w:r>
            <w:r w:rsidRPr="00B95C9E">
              <w:rPr>
                <w:i/>
                <w:noProof/>
                <w:webHidden/>
              </w:rPr>
              <w:tab/>
            </w:r>
            <w:r w:rsidRPr="00B95C9E">
              <w:rPr>
                <w:i/>
                <w:noProof/>
                <w:webHidden/>
              </w:rPr>
              <w:fldChar w:fldCharType="begin"/>
            </w:r>
            <w:r w:rsidRPr="00B95C9E">
              <w:rPr>
                <w:i/>
                <w:noProof/>
                <w:webHidden/>
              </w:rPr>
              <w:instrText xml:space="preserve"> PAGEREF _Toc207808945 \h </w:instrText>
            </w:r>
            <w:r w:rsidRPr="00B95C9E">
              <w:rPr>
                <w:i/>
                <w:noProof/>
                <w:webHidden/>
              </w:rPr>
            </w:r>
            <w:r w:rsidRPr="00B95C9E">
              <w:rPr>
                <w:i/>
                <w:noProof/>
                <w:webHidden/>
              </w:rPr>
              <w:fldChar w:fldCharType="separate"/>
            </w:r>
            <w:r w:rsidR="007935B8">
              <w:rPr>
                <w:i/>
                <w:noProof/>
                <w:webHidden/>
              </w:rPr>
              <w:t>42</w:t>
            </w:r>
            <w:r w:rsidRPr="00B95C9E">
              <w:rPr>
                <w:i/>
                <w:noProof/>
                <w:webHidden/>
              </w:rPr>
              <w:fldChar w:fldCharType="end"/>
            </w:r>
          </w:hyperlink>
        </w:p>
        <w:p w14:paraId="32999D62"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46" w:history="1">
            <w:r w:rsidRPr="00B95C9E">
              <w:rPr>
                <w:rStyle w:val="Hipervnculo"/>
                <w:i/>
                <w:noProof/>
              </w:rPr>
              <w:t>4.3.5 Partición de Los datos</w:t>
            </w:r>
            <w:r w:rsidRPr="00B95C9E">
              <w:rPr>
                <w:i/>
                <w:noProof/>
                <w:webHidden/>
              </w:rPr>
              <w:tab/>
            </w:r>
            <w:r w:rsidRPr="00B95C9E">
              <w:rPr>
                <w:i/>
                <w:noProof/>
                <w:webHidden/>
              </w:rPr>
              <w:fldChar w:fldCharType="begin"/>
            </w:r>
            <w:r w:rsidRPr="00B95C9E">
              <w:rPr>
                <w:i/>
                <w:noProof/>
                <w:webHidden/>
              </w:rPr>
              <w:instrText xml:space="preserve"> PAGEREF _Toc207808946 \h </w:instrText>
            </w:r>
            <w:r w:rsidRPr="00B95C9E">
              <w:rPr>
                <w:i/>
                <w:noProof/>
                <w:webHidden/>
              </w:rPr>
            </w:r>
            <w:r w:rsidRPr="00B95C9E">
              <w:rPr>
                <w:i/>
                <w:noProof/>
                <w:webHidden/>
              </w:rPr>
              <w:fldChar w:fldCharType="separate"/>
            </w:r>
            <w:r w:rsidR="007935B8">
              <w:rPr>
                <w:i/>
                <w:noProof/>
                <w:webHidden/>
              </w:rPr>
              <w:t>49</w:t>
            </w:r>
            <w:r w:rsidRPr="00B95C9E">
              <w:rPr>
                <w:i/>
                <w:noProof/>
                <w:webHidden/>
              </w:rPr>
              <w:fldChar w:fldCharType="end"/>
            </w:r>
          </w:hyperlink>
        </w:p>
        <w:p w14:paraId="4A377631"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47" w:history="1">
            <w:r w:rsidRPr="00B95C9E">
              <w:rPr>
                <w:rStyle w:val="Hipervnculo"/>
                <w:i/>
                <w:noProof/>
              </w:rPr>
              <w:t>4.3.6 Normalización</w:t>
            </w:r>
            <w:r w:rsidRPr="00B95C9E">
              <w:rPr>
                <w:i/>
                <w:noProof/>
                <w:webHidden/>
              </w:rPr>
              <w:tab/>
            </w:r>
            <w:r w:rsidRPr="00B95C9E">
              <w:rPr>
                <w:i/>
                <w:noProof/>
                <w:webHidden/>
              </w:rPr>
              <w:fldChar w:fldCharType="begin"/>
            </w:r>
            <w:r w:rsidRPr="00B95C9E">
              <w:rPr>
                <w:i/>
                <w:noProof/>
                <w:webHidden/>
              </w:rPr>
              <w:instrText xml:space="preserve"> PAGEREF _Toc207808947 \h </w:instrText>
            </w:r>
            <w:r w:rsidRPr="00B95C9E">
              <w:rPr>
                <w:i/>
                <w:noProof/>
                <w:webHidden/>
              </w:rPr>
            </w:r>
            <w:r w:rsidRPr="00B95C9E">
              <w:rPr>
                <w:i/>
                <w:noProof/>
                <w:webHidden/>
              </w:rPr>
              <w:fldChar w:fldCharType="separate"/>
            </w:r>
            <w:r w:rsidR="007935B8">
              <w:rPr>
                <w:i/>
                <w:noProof/>
                <w:webHidden/>
              </w:rPr>
              <w:t>49</w:t>
            </w:r>
            <w:r w:rsidRPr="00B95C9E">
              <w:rPr>
                <w:i/>
                <w:noProof/>
                <w:webHidden/>
              </w:rPr>
              <w:fldChar w:fldCharType="end"/>
            </w:r>
          </w:hyperlink>
        </w:p>
        <w:p w14:paraId="4CBE1B7A" w14:textId="77777777" w:rsidR="00B95C9E" w:rsidRPr="00B95C9E" w:rsidRDefault="00B95C9E">
          <w:pPr>
            <w:pStyle w:val="TDC2"/>
            <w:tabs>
              <w:tab w:val="right" w:leader="dot" w:pos="8211"/>
            </w:tabs>
            <w:rPr>
              <w:rFonts w:asciiTheme="minorHAnsi" w:eastAsiaTheme="minorEastAsia" w:hAnsiTheme="minorHAnsi" w:cstheme="minorBidi"/>
              <w:i/>
              <w:noProof/>
              <w:sz w:val="22"/>
              <w:szCs w:val="22"/>
            </w:rPr>
          </w:pPr>
          <w:hyperlink w:anchor="_Toc207808948" w:history="1">
            <w:r w:rsidRPr="00B95C9E">
              <w:rPr>
                <w:rStyle w:val="Hipervnculo"/>
                <w:bCs/>
                <w:i/>
                <w:iCs/>
                <w:noProof/>
              </w:rPr>
              <w:t>4.4 Modelos</w:t>
            </w:r>
            <w:r w:rsidRPr="00B95C9E">
              <w:rPr>
                <w:i/>
                <w:noProof/>
                <w:webHidden/>
              </w:rPr>
              <w:tab/>
            </w:r>
            <w:r w:rsidRPr="00B95C9E">
              <w:rPr>
                <w:i/>
                <w:noProof/>
                <w:webHidden/>
              </w:rPr>
              <w:fldChar w:fldCharType="begin"/>
            </w:r>
            <w:r w:rsidRPr="00B95C9E">
              <w:rPr>
                <w:i/>
                <w:noProof/>
                <w:webHidden/>
              </w:rPr>
              <w:instrText xml:space="preserve"> PAGEREF _Toc207808948 \h </w:instrText>
            </w:r>
            <w:r w:rsidRPr="00B95C9E">
              <w:rPr>
                <w:i/>
                <w:noProof/>
                <w:webHidden/>
              </w:rPr>
            </w:r>
            <w:r w:rsidRPr="00B95C9E">
              <w:rPr>
                <w:i/>
                <w:noProof/>
                <w:webHidden/>
              </w:rPr>
              <w:fldChar w:fldCharType="separate"/>
            </w:r>
            <w:r w:rsidR="007935B8">
              <w:rPr>
                <w:i/>
                <w:noProof/>
                <w:webHidden/>
              </w:rPr>
              <w:t>50</w:t>
            </w:r>
            <w:r w:rsidRPr="00B95C9E">
              <w:rPr>
                <w:i/>
                <w:noProof/>
                <w:webHidden/>
              </w:rPr>
              <w:fldChar w:fldCharType="end"/>
            </w:r>
          </w:hyperlink>
        </w:p>
        <w:p w14:paraId="343103D1"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49" w:history="1">
            <w:r w:rsidRPr="00B95C9E">
              <w:rPr>
                <w:rStyle w:val="Hipervnculo"/>
                <w:bCs/>
                <w:i/>
                <w:iCs/>
                <w:noProof/>
              </w:rPr>
              <w:t>4.4.1 Selección de Modelos</w:t>
            </w:r>
            <w:r w:rsidRPr="00B95C9E">
              <w:rPr>
                <w:i/>
                <w:noProof/>
                <w:webHidden/>
              </w:rPr>
              <w:tab/>
            </w:r>
            <w:r w:rsidRPr="00B95C9E">
              <w:rPr>
                <w:i/>
                <w:noProof/>
                <w:webHidden/>
              </w:rPr>
              <w:fldChar w:fldCharType="begin"/>
            </w:r>
            <w:r w:rsidRPr="00B95C9E">
              <w:rPr>
                <w:i/>
                <w:noProof/>
                <w:webHidden/>
              </w:rPr>
              <w:instrText xml:space="preserve"> PAGEREF _Toc207808949 \h </w:instrText>
            </w:r>
            <w:r w:rsidRPr="00B95C9E">
              <w:rPr>
                <w:i/>
                <w:noProof/>
                <w:webHidden/>
              </w:rPr>
            </w:r>
            <w:r w:rsidRPr="00B95C9E">
              <w:rPr>
                <w:i/>
                <w:noProof/>
                <w:webHidden/>
              </w:rPr>
              <w:fldChar w:fldCharType="separate"/>
            </w:r>
            <w:r w:rsidR="007935B8">
              <w:rPr>
                <w:i/>
                <w:noProof/>
                <w:webHidden/>
              </w:rPr>
              <w:t>51</w:t>
            </w:r>
            <w:r w:rsidRPr="00B95C9E">
              <w:rPr>
                <w:i/>
                <w:noProof/>
                <w:webHidden/>
              </w:rPr>
              <w:fldChar w:fldCharType="end"/>
            </w:r>
          </w:hyperlink>
        </w:p>
        <w:p w14:paraId="576C435D" w14:textId="77777777" w:rsidR="00B95C9E" w:rsidRPr="00B95C9E" w:rsidRDefault="00B95C9E">
          <w:pPr>
            <w:pStyle w:val="TDC2"/>
            <w:tabs>
              <w:tab w:val="right" w:leader="dot" w:pos="8211"/>
            </w:tabs>
            <w:rPr>
              <w:rFonts w:asciiTheme="minorHAnsi" w:eastAsiaTheme="minorEastAsia" w:hAnsiTheme="minorHAnsi" w:cstheme="minorBidi"/>
              <w:i/>
              <w:noProof/>
              <w:sz w:val="22"/>
              <w:szCs w:val="22"/>
            </w:rPr>
          </w:pPr>
          <w:hyperlink w:anchor="_Toc207808950" w:history="1">
            <w:r w:rsidRPr="00B95C9E">
              <w:rPr>
                <w:rStyle w:val="Hipervnculo"/>
                <w:i/>
                <w:noProof/>
              </w:rPr>
              <w:t>4.5 Desarrollo</w:t>
            </w:r>
            <w:r w:rsidRPr="00B95C9E">
              <w:rPr>
                <w:i/>
                <w:noProof/>
                <w:webHidden/>
              </w:rPr>
              <w:tab/>
            </w:r>
            <w:r w:rsidRPr="00B95C9E">
              <w:rPr>
                <w:i/>
                <w:noProof/>
                <w:webHidden/>
              </w:rPr>
              <w:fldChar w:fldCharType="begin"/>
            </w:r>
            <w:r w:rsidRPr="00B95C9E">
              <w:rPr>
                <w:i/>
                <w:noProof/>
                <w:webHidden/>
              </w:rPr>
              <w:instrText xml:space="preserve"> PAGEREF _Toc207808950 \h </w:instrText>
            </w:r>
            <w:r w:rsidRPr="00B95C9E">
              <w:rPr>
                <w:i/>
                <w:noProof/>
                <w:webHidden/>
              </w:rPr>
            </w:r>
            <w:r w:rsidRPr="00B95C9E">
              <w:rPr>
                <w:i/>
                <w:noProof/>
                <w:webHidden/>
              </w:rPr>
              <w:fldChar w:fldCharType="separate"/>
            </w:r>
            <w:r w:rsidR="007935B8">
              <w:rPr>
                <w:i/>
                <w:noProof/>
                <w:webHidden/>
              </w:rPr>
              <w:t>52</w:t>
            </w:r>
            <w:r w:rsidRPr="00B95C9E">
              <w:rPr>
                <w:i/>
                <w:noProof/>
                <w:webHidden/>
              </w:rPr>
              <w:fldChar w:fldCharType="end"/>
            </w:r>
          </w:hyperlink>
        </w:p>
        <w:p w14:paraId="6F6129D6"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51" w:history="1">
            <w:r w:rsidRPr="00B95C9E">
              <w:rPr>
                <w:rStyle w:val="Hipervnculo"/>
                <w:i/>
                <w:noProof/>
              </w:rPr>
              <w:t>4.5.1 Plan de pruebas</w:t>
            </w:r>
            <w:r w:rsidRPr="00B95C9E">
              <w:rPr>
                <w:i/>
                <w:noProof/>
                <w:webHidden/>
              </w:rPr>
              <w:tab/>
            </w:r>
            <w:r w:rsidRPr="00B95C9E">
              <w:rPr>
                <w:i/>
                <w:noProof/>
                <w:webHidden/>
              </w:rPr>
              <w:fldChar w:fldCharType="begin"/>
            </w:r>
            <w:r w:rsidRPr="00B95C9E">
              <w:rPr>
                <w:i/>
                <w:noProof/>
                <w:webHidden/>
              </w:rPr>
              <w:instrText xml:space="preserve"> PAGEREF _Toc207808951 \h </w:instrText>
            </w:r>
            <w:r w:rsidRPr="00B95C9E">
              <w:rPr>
                <w:i/>
                <w:noProof/>
                <w:webHidden/>
              </w:rPr>
            </w:r>
            <w:r w:rsidRPr="00B95C9E">
              <w:rPr>
                <w:i/>
                <w:noProof/>
                <w:webHidden/>
              </w:rPr>
              <w:fldChar w:fldCharType="separate"/>
            </w:r>
            <w:r w:rsidR="007935B8">
              <w:rPr>
                <w:i/>
                <w:noProof/>
                <w:webHidden/>
              </w:rPr>
              <w:t>52</w:t>
            </w:r>
            <w:r w:rsidRPr="00B95C9E">
              <w:rPr>
                <w:i/>
                <w:noProof/>
                <w:webHidden/>
              </w:rPr>
              <w:fldChar w:fldCharType="end"/>
            </w:r>
          </w:hyperlink>
        </w:p>
        <w:p w14:paraId="7D8EFBE3"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52" w:history="1">
            <w:r w:rsidRPr="00B95C9E">
              <w:rPr>
                <w:rStyle w:val="Hipervnculo"/>
                <w:i/>
                <w:noProof/>
              </w:rPr>
              <w:t>4.5.2 Construcción de los Modelos</w:t>
            </w:r>
            <w:r w:rsidRPr="00B95C9E">
              <w:rPr>
                <w:i/>
                <w:noProof/>
                <w:webHidden/>
              </w:rPr>
              <w:tab/>
            </w:r>
            <w:r w:rsidRPr="00B95C9E">
              <w:rPr>
                <w:i/>
                <w:noProof/>
                <w:webHidden/>
              </w:rPr>
              <w:fldChar w:fldCharType="begin"/>
            </w:r>
            <w:r w:rsidRPr="00B95C9E">
              <w:rPr>
                <w:i/>
                <w:noProof/>
                <w:webHidden/>
              </w:rPr>
              <w:instrText xml:space="preserve"> PAGEREF _Toc207808952 \h </w:instrText>
            </w:r>
            <w:r w:rsidRPr="00B95C9E">
              <w:rPr>
                <w:i/>
                <w:noProof/>
                <w:webHidden/>
              </w:rPr>
            </w:r>
            <w:r w:rsidRPr="00B95C9E">
              <w:rPr>
                <w:i/>
                <w:noProof/>
                <w:webHidden/>
              </w:rPr>
              <w:fldChar w:fldCharType="separate"/>
            </w:r>
            <w:r w:rsidR="007935B8">
              <w:rPr>
                <w:i/>
                <w:noProof/>
                <w:webHidden/>
              </w:rPr>
              <w:t>53</w:t>
            </w:r>
            <w:r w:rsidRPr="00B95C9E">
              <w:rPr>
                <w:i/>
                <w:noProof/>
                <w:webHidden/>
              </w:rPr>
              <w:fldChar w:fldCharType="end"/>
            </w:r>
          </w:hyperlink>
        </w:p>
        <w:p w14:paraId="71622B1F"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53" w:history="1">
            <w:r w:rsidRPr="00B95C9E">
              <w:rPr>
                <w:rStyle w:val="Hipervnculo"/>
                <w:i/>
                <w:noProof/>
              </w:rPr>
              <w:t>4.5.3 Cantidad de Trials por Modelo</w:t>
            </w:r>
            <w:r w:rsidRPr="00B95C9E">
              <w:rPr>
                <w:i/>
                <w:noProof/>
                <w:webHidden/>
              </w:rPr>
              <w:tab/>
            </w:r>
            <w:r w:rsidRPr="00B95C9E">
              <w:rPr>
                <w:i/>
                <w:noProof/>
                <w:webHidden/>
              </w:rPr>
              <w:fldChar w:fldCharType="begin"/>
            </w:r>
            <w:r w:rsidRPr="00B95C9E">
              <w:rPr>
                <w:i/>
                <w:noProof/>
                <w:webHidden/>
              </w:rPr>
              <w:instrText xml:space="preserve"> PAGEREF _Toc207808953 \h </w:instrText>
            </w:r>
            <w:r w:rsidRPr="00B95C9E">
              <w:rPr>
                <w:i/>
                <w:noProof/>
                <w:webHidden/>
              </w:rPr>
            </w:r>
            <w:r w:rsidRPr="00B95C9E">
              <w:rPr>
                <w:i/>
                <w:noProof/>
                <w:webHidden/>
              </w:rPr>
              <w:fldChar w:fldCharType="separate"/>
            </w:r>
            <w:r w:rsidR="007935B8">
              <w:rPr>
                <w:i/>
                <w:noProof/>
                <w:webHidden/>
              </w:rPr>
              <w:t>54</w:t>
            </w:r>
            <w:r w:rsidRPr="00B95C9E">
              <w:rPr>
                <w:i/>
                <w:noProof/>
                <w:webHidden/>
              </w:rPr>
              <w:fldChar w:fldCharType="end"/>
            </w:r>
          </w:hyperlink>
        </w:p>
        <w:p w14:paraId="5E1D479C"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54" w:history="1">
            <w:r w:rsidRPr="00B95C9E">
              <w:rPr>
                <w:rStyle w:val="Hipervnculo"/>
                <w:i/>
                <w:noProof/>
              </w:rPr>
              <w:t>4.5.4 Hiperparametros que se Afinaron</w:t>
            </w:r>
            <w:r w:rsidRPr="00B95C9E">
              <w:rPr>
                <w:i/>
                <w:noProof/>
                <w:webHidden/>
              </w:rPr>
              <w:tab/>
            </w:r>
            <w:r w:rsidRPr="00B95C9E">
              <w:rPr>
                <w:i/>
                <w:noProof/>
                <w:webHidden/>
              </w:rPr>
              <w:fldChar w:fldCharType="begin"/>
            </w:r>
            <w:r w:rsidRPr="00B95C9E">
              <w:rPr>
                <w:i/>
                <w:noProof/>
                <w:webHidden/>
              </w:rPr>
              <w:instrText xml:space="preserve"> PAGEREF _Toc207808954 \h </w:instrText>
            </w:r>
            <w:r w:rsidRPr="00B95C9E">
              <w:rPr>
                <w:i/>
                <w:noProof/>
                <w:webHidden/>
              </w:rPr>
            </w:r>
            <w:r w:rsidRPr="00B95C9E">
              <w:rPr>
                <w:i/>
                <w:noProof/>
                <w:webHidden/>
              </w:rPr>
              <w:fldChar w:fldCharType="separate"/>
            </w:r>
            <w:r w:rsidR="007935B8">
              <w:rPr>
                <w:i/>
                <w:noProof/>
                <w:webHidden/>
              </w:rPr>
              <w:t>54</w:t>
            </w:r>
            <w:r w:rsidRPr="00B95C9E">
              <w:rPr>
                <w:i/>
                <w:noProof/>
                <w:webHidden/>
              </w:rPr>
              <w:fldChar w:fldCharType="end"/>
            </w:r>
          </w:hyperlink>
        </w:p>
        <w:p w14:paraId="2451158C"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55" w:history="1">
            <w:r w:rsidRPr="00B95C9E">
              <w:rPr>
                <w:rStyle w:val="Hipervnculo"/>
                <w:i/>
                <w:noProof/>
              </w:rPr>
              <w:t>4.5.5 Prueba de capas</w:t>
            </w:r>
            <w:r w:rsidRPr="00B95C9E">
              <w:rPr>
                <w:i/>
                <w:noProof/>
                <w:webHidden/>
              </w:rPr>
              <w:tab/>
            </w:r>
            <w:r w:rsidRPr="00B95C9E">
              <w:rPr>
                <w:i/>
                <w:noProof/>
                <w:webHidden/>
              </w:rPr>
              <w:fldChar w:fldCharType="begin"/>
            </w:r>
            <w:r w:rsidRPr="00B95C9E">
              <w:rPr>
                <w:i/>
                <w:noProof/>
                <w:webHidden/>
              </w:rPr>
              <w:instrText xml:space="preserve"> PAGEREF _Toc207808955 \h </w:instrText>
            </w:r>
            <w:r w:rsidRPr="00B95C9E">
              <w:rPr>
                <w:i/>
                <w:noProof/>
                <w:webHidden/>
              </w:rPr>
            </w:r>
            <w:r w:rsidRPr="00B95C9E">
              <w:rPr>
                <w:i/>
                <w:noProof/>
                <w:webHidden/>
              </w:rPr>
              <w:fldChar w:fldCharType="separate"/>
            </w:r>
            <w:r w:rsidR="007935B8">
              <w:rPr>
                <w:i/>
                <w:noProof/>
                <w:webHidden/>
              </w:rPr>
              <w:t>57</w:t>
            </w:r>
            <w:r w:rsidRPr="00B95C9E">
              <w:rPr>
                <w:i/>
                <w:noProof/>
                <w:webHidden/>
              </w:rPr>
              <w:fldChar w:fldCharType="end"/>
            </w:r>
          </w:hyperlink>
        </w:p>
        <w:p w14:paraId="55B46896"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56" w:history="1">
            <w:r w:rsidRPr="00B95C9E">
              <w:rPr>
                <w:rStyle w:val="Hipervnculo"/>
                <w:i/>
                <w:noProof/>
              </w:rPr>
              <w:t>4.5.6 Pruebas Editorial Universitaria UA</w:t>
            </w:r>
            <w:r w:rsidRPr="00B95C9E">
              <w:rPr>
                <w:i/>
                <w:noProof/>
                <w:webHidden/>
              </w:rPr>
              <w:tab/>
            </w:r>
            <w:r w:rsidRPr="00B95C9E">
              <w:rPr>
                <w:i/>
                <w:noProof/>
                <w:webHidden/>
              </w:rPr>
              <w:fldChar w:fldCharType="begin"/>
            </w:r>
            <w:r w:rsidRPr="00B95C9E">
              <w:rPr>
                <w:i/>
                <w:noProof/>
                <w:webHidden/>
              </w:rPr>
              <w:instrText xml:space="preserve"> PAGEREF _Toc207808956 \h </w:instrText>
            </w:r>
            <w:r w:rsidRPr="00B95C9E">
              <w:rPr>
                <w:i/>
                <w:noProof/>
                <w:webHidden/>
              </w:rPr>
            </w:r>
            <w:r w:rsidRPr="00B95C9E">
              <w:rPr>
                <w:i/>
                <w:noProof/>
                <w:webHidden/>
              </w:rPr>
              <w:fldChar w:fldCharType="separate"/>
            </w:r>
            <w:r w:rsidR="007935B8">
              <w:rPr>
                <w:i/>
                <w:noProof/>
                <w:webHidden/>
              </w:rPr>
              <w:t>59</w:t>
            </w:r>
            <w:r w:rsidRPr="00B95C9E">
              <w:rPr>
                <w:i/>
                <w:noProof/>
                <w:webHidden/>
              </w:rPr>
              <w:fldChar w:fldCharType="end"/>
            </w:r>
          </w:hyperlink>
        </w:p>
        <w:p w14:paraId="051D1C56"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57" w:history="1">
            <w:r w:rsidRPr="00B95C9E">
              <w:rPr>
                <w:rStyle w:val="Hipervnculo"/>
                <w:i/>
                <w:noProof/>
              </w:rPr>
              <w:t>4.5.7 Conclusiones Pruebas con datos de UA</w:t>
            </w:r>
            <w:r w:rsidRPr="00B95C9E">
              <w:rPr>
                <w:i/>
                <w:noProof/>
                <w:webHidden/>
              </w:rPr>
              <w:tab/>
            </w:r>
            <w:r w:rsidRPr="00B95C9E">
              <w:rPr>
                <w:i/>
                <w:noProof/>
                <w:webHidden/>
              </w:rPr>
              <w:fldChar w:fldCharType="begin"/>
            </w:r>
            <w:r w:rsidRPr="00B95C9E">
              <w:rPr>
                <w:i/>
                <w:noProof/>
                <w:webHidden/>
              </w:rPr>
              <w:instrText xml:space="preserve"> PAGEREF _Toc207808957 \h </w:instrText>
            </w:r>
            <w:r w:rsidRPr="00B95C9E">
              <w:rPr>
                <w:i/>
                <w:noProof/>
                <w:webHidden/>
              </w:rPr>
            </w:r>
            <w:r w:rsidRPr="00B95C9E">
              <w:rPr>
                <w:i/>
                <w:noProof/>
                <w:webHidden/>
              </w:rPr>
              <w:fldChar w:fldCharType="separate"/>
            </w:r>
            <w:r w:rsidR="007935B8">
              <w:rPr>
                <w:i/>
                <w:noProof/>
                <w:webHidden/>
              </w:rPr>
              <w:t>62</w:t>
            </w:r>
            <w:r w:rsidRPr="00B95C9E">
              <w:rPr>
                <w:i/>
                <w:noProof/>
                <w:webHidden/>
              </w:rPr>
              <w:fldChar w:fldCharType="end"/>
            </w:r>
          </w:hyperlink>
        </w:p>
        <w:p w14:paraId="48D4BA8D"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58" w:history="1">
            <w:r w:rsidRPr="00B95C9E">
              <w:rPr>
                <w:rStyle w:val="Hipervnculo"/>
                <w:i/>
                <w:noProof/>
              </w:rPr>
              <w:t>4.5.8 Conversión de Modelos de UA a TUM Transmedia GA4</w:t>
            </w:r>
            <w:r w:rsidRPr="00B95C9E">
              <w:rPr>
                <w:i/>
                <w:noProof/>
                <w:webHidden/>
              </w:rPr>
              <w:tab/>
            </w:r>
            <w:r w:rsidRPr="00B95C9E">
              <w:rPr>
                <w:i/>
                <w:noProof/>
                <w:webHidden/>
              </w:rPr>
              <w:fldChar w:fldCharType="begin"/>
            </w:r>
            <w:r w:rsidRPr="00B95C9E">
              <w:rPr>
                <w:i/>
                <w:noProof/>
                <w:webHidden/>
              </w:rPr>
              <w:instrText xml:space="preserve"> PAGEREF _Toc207808958 \h </w:instrText>
            </w:r>
            <w:r w:rsidRPr="00B95C9E">
              <w:rPr>
                <w:i/>
                <w:noProof/>
                <w:webHidden/>
              </w:rPr>
            </w:r>
            <w:r w:rsidRPr="00B95C9E">
              <w:rPr>
                <w:i/>
                <w:noProof/>
                <w:webHidden/>
              </w:rPr>
              <w:fldChar w:fldCharType="separate"/>
            </w:r>
            <w:r w:rsidR="007935B8">
              <w:rPr>
                <w:i/>
                <w:noProof/>
                <w:webHidden/>
              </w:rPr>
              <w:t>62</w:t>
            </w:r>
            <w:r w:rsidRPr="00B95C9E">
              <w:rPr>
                <w:i/>
                <w:noProof/>
                <w:webHidden/>
              </w:rPr>
              <w:fldChar w:fldCharType="end"/>
            </w:r>
          </w:hyperlink>
        </w:p>
        <w:p w14:paraId="24058C9D"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59" w:history="1">
            <w:r w:rsidRPr="00B95C9E">
              <w:rPr>
                <w:rStyle w:val="Hipervnculo"/>
                <w:i/>
                <w:noProof/>
              </w:rPr>
              <w:t>4.5.9 Pruebas Modelos de Editorial Universitaria GA4</w:t>
            </w:r>
            <w:r w:rsidRPr="00B95C9E">
              <w:rPr>
                <w:i/>
                <w:noProof/>
                <w:webHidden/>
              </w:rPr>
              <w:tab/>
            </w:r>
            <w:r w:rsidRPr="00B95C9E">
              <w:rPr>
                <w:i/>
                <w:noProof/>
                <w:webHidden/>
              </w:rPr>
              <w:fldChar w:fldCharType="begin"/>
            </w:r>
            <w:r w:rsidRPr="00B95C9E">
              <w:rPr>
                <w:i/>
                <w:noProof/>
                <w:webHidden/>
              </w:rPr>
              <w:instrText xml:space="preserve"> PAGEREF _Toc207808959 \h </w:instrText>
            </w:r>
            <w:r w:rsidRPr="00B95C9E">
              <w:rPr>
                <w:i/>
                <w:noProof/>
                <w:webHidden/>
              </w:rPr>
            </w:r>
            <w:r w:rsidRPr="00B95C9E">
              <w:rPr>
                <w:i/>
                <w:noProof/>
                <w:webHidden/>
              </w:rPr>
              <w:fldChar w:fldCharType="separate"/>
            </w:r>
            <w:r w:rsidR="007935B8">
              <w:rPr>
                <w:i/>
                <w:noProof/>
                <w:webHidden/>
              </w:rPr>
              <w:t>64</w:t>
            </w:r>
            <w:r w:rsidRPr="00B95C9E">
              <w:rPr>
                <w:i/>
                <w:noProof/>
                <w:webHidden/>
              </w:rPr>
              <w:fldChar w:fldCharType="end"/>
            </w:r>
          </w:hyperlink>
        </w:p>
        <w:p w14:paraId="03F03144" w14:textId="77777777" w:rsidR="00B95C9E" w:rsidRPr="00B95C9E" w:rsidRDefault="00B95C9E">
          <w:pPr>
            <w:pStyle w:val="TDC3"/>
            <w:tabs>
              <w:tab w:val="right" w:leader="dot" w:pos="8211"/>
            </w:tabs>
            <w:rPr>
              <w:rFonts w:asciiTheme="minorHAnsi" w:eastAsiaTheme="minorEastAsia" w:hAnsiTheme="minorHAnsi" w:cstheme="minorBidi"/>
              <w:i/>
              <w:noProof/>
              <w:sz w:val="22"/>
              <w:szCs w:val="22"/>
            </w:rPr>
          </w:pPr>
          <w:hyperlink w:anchor="_Toc207808960" w:history="1">
            <w:r w:rsidRPr="00B95C9E">
              <w:rPr>
                <w:rStyle w:val="Hipervnculo"/>
                <w:i/>
                <w:noProof/>
              </w:rPr>
              <w:t>4.5.10 Resumen Pruebas de Modelos</w:t>
            </w:r>
            <w:r w:rsidRPr="00B95C9E">
              <w:rPr>
                <w:i/>
                <w:noProof/>
                <w:webHidden/>
              </w:rPr>
              <w:tab/>
            </w:r>
            <w:r w:rsidRPr="00B95C9E">
              <w:rPr>
                <w:i/>
                <w:noProof/>
                <w:webHidden/>
              </w:rPr>
              <w:fldChar w:fldCharType="begin"/>
            </w:r>
            <w:r w:rsidRPr="00B95C9E">
              <w:rPr>
                <w:i/>
                <w:noProof/>
                <w:webHidden/>
              </w:rPr>
              <w:instrText xml:space="preserve"> PAGEREF _Toc207808960 \h </w:instrText>
            </w:r>
            <w:r w:rsidRPr="00B95C9E">
              <w:rPr>
                <w:i/>
                <w:noProof/>
                <w:webHidden/>
              </w:rPr>
            </w:r>
            <w:r w:rsidRPr="00B95C9E">
              <w:rPr>
                <w:i/>
                <w:noProof/>
                <w:webHidden/>
              </w:rPr>
              <w:fldChar w:fldCharType="separate"/>
            </w:r>
            <w:r w:rsidR="007935B8">
              <w:rPr>
                <w:i/>
                <w:noProof/>
                <w:webHidden/>
              </w:rPr>
              <w:t>66</w:t>
            </w:r>
            <w:r w:rsidRPr="00B95C9E">
              <w:rPr>
                <w:i/>
                <w:noProof/>
                <w:webHidden/>
              </w:rPr>
              <w:fldChar w:fldCharType="end"/>
            </w:r>
          </w:hyperlink>
        </w:p>
        <w:p w14:paraId="309EA318" w14:textId="77777777" w:rsidR="00B95C9E" w:rsidRPr="00B95C9E" w:rsidRDefault="00B95C9E">
          <w:pPr>
            <w:pStyle w:val="TDC1"/>
            <w:rPr>
              <w:rFonts w:asciiTheme="minorHAnsi" w:eastAsiaTheme="minorEastAsia" w:hAnsiTheme="minorHAnsi" w:cstheme="minorBidi"/>
              <w:i/>
              <w:noProof/>
              <w:sz w:val="22"/>
              <w:szCs w:val="22"/>
            </w:rPr>
          </w:pPr>
          <w:hyperlink w:anchor="_Toc207808961" w:history="1">
            <w:r w:rsidRPr="00B95C9E">
              <w:rPr>
                <w:rStyle w:val="Hipervnculo"/>
                <w:i/>
                <w:noProof/>
              </w:rPr>
              <w:t>Capítulo 5</w:t>
            </w:r>
            <w:r w:rsidRPr="00B95C9E">
              <w:rPr>
                <w:i/>
                <w:noProof/>
                <w:webHidden/>
              </w:rPr>
              <w:tab/>
            </w:r>
            <w:r w:rsidRPr="00B95C9E">
              <w:rPr>
                <w:i/>
                <w:noProof/>
                <w:webHidden/>
              </w:rPr>
              <w:fldChar w:fldCharType="begin"/>
            </w:r>
            <w:r w:rsidRPr="00B95C9E">
              <w:rPr>
                <w:i/>
                <w:noProof/>
                <w:webHidden/>
              </w:rPr>
              <w:instrText xml:space="preserve"> PAGEREF _Toc207808961 \h </w:instrText>
            </w:r>
            <w:r w:rsidRPr="00B95C9E">
              <w:rPr>
                <w:i/>
                <w:noProof/>
                <w:webHidden/>
              </w:rPr>
            </w:r>
            <w:r w:rsidRPr="00B95C9E">
              <w:rPr>
                <w:i/>
                <w:noProof/>
                <w:webHidden/>
              </w:rPr>
              <w:fldChar w:fldCharType="separate"/>
            </w:r>
            <w:r w:rsidR="007935B8">
              <w:rPr>
                <w:i/>
                <w:noProof/>
                <w:webHidden/>
              </w:rPr>
              <w:t>69</w:t>
            </w:r>
            <w:r w:rsidRPr="00B95C9E">
              <w:rPr>
                <w:i/>
                <w:noProof/>
                <w:webHidden/>
              </w:rPr>
              <w:fldChar w:fldCharType="end"/>
            </w:r>
          </w:hyperlink>
        </w:p>
        <w:p w14:paraId="50E39BB2" w14:textId="77777777" w:rsidR="00B95C9E" w:rsidRPr="00B95C9E" w:rsidRDefault="00B95C9E">
          <w:pPr>
            <w:pStyle w:val="TDC1"/>
            <w:rPr>
              <w:rFonts w:asciiTheme="minorHAnsi" w:eastAsiaTheme="minorEastAsia" w:hAnsiTheme="minorHAnsi" w:cstheme="minorBidi"/>
              <w:i/>
              <w:noProof/>
              <w:sz w:val="22"/>
              <w:szCs w:val="22"/>
            </w:rPr>
          </w:pPr>
          <w:hyperlink w:anchor="_Toc207808962" w:history="1">
            <w:r w:rsidRPr="00B95C9E">
              <w:rPr>
                <w:rStyle w:val="Hipervnculo"/>
                <w:i/>
                <w:noProof/>
              </w:rPr>
              <w:t>Conclusiones</w:t>
            </w:r>
            <w:r w:rsidRPr="00B95C9E">
              <w:rPr>
                <w:i/>
                <w:noProof/>
                <w:webHidden/>
              </w:rPr>
              <w:tab/>
            </w:r>
            <w:r w:rsidRPr="00B95C9E">
              <w:rPr>
                <w:i/>
                <w:noProof/>
                <w:webHidden/>
              </w:rPr>
              <w:fldChar w:fldCharType="begin"/>
            </w:r>
            <w:r w:rsidRPr="00B95C9E">
              <w:rPr>
                <w:i/>
                <w:noProof/>
                <w:webHidden/>
              </w:rPr>
              <w:instrText xml:space="preserve"> PAGEREF _Toc207808962 \h </w:instrText>
            </w:r>
            <w:r w:rsidRPr="00B95C9E">
              <w:rPr>
                <w:i/>
                <w:noProof/>
                <w:webHidden/>
              </w:rPr>
            </w:r>
            <w:r w:rsidRPr="00B95C9E">
              <w:rPr>
                <w:i/>
                <w:noProof/>
                <w:webHidden/>
              </w:rPr>
              <w:fldChar w:fldCharType="separate"/>
            </w:r>
            <w:r w:rsidR="007935B8">
              <w:rPr>
                <w:i/>
                <w:noProof/>
                <w:webHidden/>
              </w:rPr>
              <w:t>69</w:t>
            </w:r>
            <w:r w:rsidRPr="00B95C9E">
              <w:rPr>
                <w:i/>
                <w:noProof/>
                <w:webHidden/>
              </w:rPr>
              <w:fldChar w:fldCharType="end"/>
            </w:r>
          </w:hyperlink>
        </w:p>
        <w:p w14:paraId="46D8DC8C" w14:textId="77777777" w:rsidR="00B95C9E" w:rsidRPr="00B95C9E" w:rsidRDefault="00B95C9E">
          <w:pPr>
            <w:pStyle w:val="TDC2"/>
            <w:tabs>
              <w:tab w:val="right" w:leader="dot" w:pos="8211"/>
            </w:tabs>
            <w:rPr>
              <w:rFonts w:asciiTheme="minorHAnsi" w:eastAsiaTheme="minorEastAsia" w:hAnsiTheme="minorHAnsi" w:cstheme="minorBidi"/>
              <w:i/>
              <w:noProof/>
              <w:sz w:val="22"/>
              <w:szCs w:val="22"/>
            </w:rPr>
          </w:pPr>
          <w:hyperlink w:anchor="_Toc207808963" w:history="1">
            <w:r w:rsidRPr="00B95C9E">
              <w:rPr>
                <w:rStyle w:val="Hipervnculo"/>
                <w:i/>
                <w:noProof/>
              </w:rPr>
              <w:t>5.1 Conclusiones</w:t>
            </w:r>
            <w:r w:rsidRPr="00B95C9E">
              <w:rPr>
                <w:i/>
                <w:noProof/>
                <w:webHidden/>
              </w:rPr>
              <w:tab/>
            </w:r>
            <w:r w:rsidRPr="00B95C9E">
              <w:rPr>
                <w:i/>
                <w:noProof/>
                <w:webHidden/>
              </w:rPr>
              <w:fldChar w:fldCharType="begin"/>
            </w:r>
            <w:r w:rsidRPr="00B95C9E">
              <w:rPr>
                <w:i/>
                <w:noProof/>
                <w:webHidden/>
              </w:rPr>
              <w:instrText xml:space="preserve"> PAGEREF _Toc207808963 \h </w:instrText>
            </w:r>
            <w:r w:rsidRPr="00B95C9E">
              <w:rPr>
                <w:i/>
                <w:noProof/>
                <w:webHidden/>
              </w:rPr>
            </w:r>
            <w:r w:rsidRPr="00B95C9E">
              <w:rPr>
                <w:i/>
                <w:noProof/>
                <w:webHidden/>
              </w:rPr>
              <w:fldChar w:fldCharType="separate"/>
            </w:r>
            <w:r w:rsidR="007935B8">
              <w:rPr>
                <w:i/>
                <w:noProof/>
                <w:webHidden/>
              </w:rPr>
              <w:t>70</w:t>
            </w:r>
            <w:r w:rsidRPr="00B95C9E">
              <w:rPr>
                <w:i/>
                <w:noProof/>
                <w:webHidden/>
              </w:rPr>
              <w:fldChar w:fldCharType="end"/>
            </w:r>
          </w:hyperlink>
        </w:p>
        <w:p w14:paraId="0891BB62" w14:textId="77777777" w:rsidR="00B95C9E" w:rsidRPr="00B95C9E" w:rsidRDefault="00B95C9E">
          <w:pPr>
            <w:pStyle w:val="TDC2"/>
            <w:tabs>
              <w:tab w:val="right" w:leader="dot" w:pos="8211"/>
            </w:tabs>
            <w:rPr>
              <w:rFonts w:asciiTheme="minorHAnsi" w:eastAsiaTheme="minorEastAsia" w:hAnsiTheme="minorHAnsi" w:cstheme="minorBidi"/>
              <w:i/>
              <w:noProof/>
              <w:sz w:val="22"/>
              <w:szCs w:val="22"/>
            </w:rPr>
          </w:pPr>
          <w:hyperlink w:anchor="_Toc207808964" w:history="1">
            <w:r w:rsidRPr="00B95C9E">
              <w:rPr>
                <w:rStyle w:val="Hipervnculo"/>
                <w:i/>
                <w:noProof/>
              </w:rPr>
              <w:t>5.2 Futuras líneas de investigación</w:t>
            </w:r>
            <w:r w:rsidRPr="00B95C9E">
              <w:rPr>
                <w:i/>
                <w:noProof/>
                <w:webHidden/>
              </w:rPr>
              <w:tab/>
            </w:r>
            <w:r w:rsidRPr="00B95C9E">
              <w:rPr>
                <w:i/>
                <w:noProof/>
                <w:webHidden/>
              </w:rPr>
              <w:fldChar w:fldCharType="begin"/>
            </w:r>
            <w:r w:rsidRPr="00B95C9E">
              <w:rPr>
                <w:i/>
                <w:noProof/>
                <w:webHidden/>
              </w:rPr>
              <w:instrText xml:space="preserve"> PAGEREF _Toc207808964 \h </w:instrText>
            </w:r>
            <w:r w:rsidRPr="00B95C9E">
              <w:rPr>
                <w:i/>
                <w:noProof/>
                <w:webHidden/>
              </w:rPr>
            </w:r>
            <w:r w:rsidRPr="00B95C9E">
              <w:rPr>
                <w:i/>
                <w:noProof/>
                <w:webHidden/>
              </w:rPr>
              <w:fldChar w:fldCharType="separate"/>
            </w:r>
            <w:r w:rsidR="007935B8">
              <w:rPr>
                <w:i/>
                <w:noProof/>
                <w:webHidden/>
              </w:rPr>
              <w:t>71</w:t>
            </w:r>
            <w:r w:rsidRPr="00B95C9E">
              <w:rPr>
                <w:i/>
                <w:noProof/>
                <w:webHidden/>
              </w:rPr>
              <w:fldChar w:fldCharType="end"/>
            </w:r>
          </w:hyperlink>
        </w:p>
        <w:p w14:paraId="59CE4DE1" w14:textId="77777777" w:rsidR="00B95C9E" w:rsidRPr="00B95C9E" w:rsidRDefault="00B95C9E">
          <w:pPr>
            <w:pStyle w:val="TDC1"/>
            <w:rPr>
              <w:rFonts w:asciiTheme="minorHAnsi" w:eastAsiaTheme="minorEastAsia" w:hAnsiTheme="minorHAnsi" w:cstheme="minorBidi"/>
              <w:i/>
              <w:noProof/>
              <w:sz w:val="22"/>
              <w:szCs w:val="22"/>
            </w:rPr>
          </w:pPr>
          <w:hyperlink w:anchor="_Toc207808965" w:history="1">
            <w:r w:rsidRPr="00B95C9E">
              <w:rPr>
                <w:rStyle w:val="Hipervnculo"/>
                <w:i/>
                <w:noProof/>
              </w:rPr>
              <w:t>Anexos</w:t>
            </w:r>
            <w:r w:rsidRPr="00B95C9E">
              <w:rPr>
                <w:i/>
                <w:noProof/>
                <w:webHidden/>
              </w:rPr>
              <w:tab/>
            </w:r>
            <w:r w:rsidRPr="00B95C9E">
              <w:rPr>
                <w:i/>
                <w:noProof/>
                <w:webHidden/>
              </w:rPr>
              <w:fldChar w:fldCharType="begin"/>
            </w:r>
            <w:r w:rsidRPr="00B95C9E">
              <w:rPr>
                <w:i/>
                <w:noProof/>
                <w:webHidden/>
              </w:rPr>
              <w:instrText xml:space="preserve"> PAGEREF _Toc207808965 \h </w:instrText>
            </w:r>
            <w:r w:rsidRPr="00B95C9E">
              <w:rPr>
                <w:i/>
                <w:noProof/>
                <w:webHidden/>
              </w:rPr>
            </w:r>
            <w:r w:rsidRPr="00B95C9E">
              <w:rPr>
                <w:i/>
                <w:noProof/>
                <w:webHidden/>
              </w:rPr>
              <w:fldChar w:fldCharType="separate"/>
            </w:r>
            <w:r w:rsidR="007935B8">
              <w:rPr>
                <w:i/>
                <w:noProof/>
                <w:webHidden/>
              </w:rPr>
              <w:t>73</w:t>
            </w:r>
            <w:r w:rsidRPr="00B95C9E">
              <w:rPr>
                <w:i/>
                <w:noProof/>
                <w:webHidden/>
              </w:rPr>
              <w:fldChar w:fldCharType="end"/>
            </w:r>
          </w:hyperlink>
        </w:p>
        <w:p w14:paraId="5A8EA22E" w14:textId="77777777" w:rsidR="00B95C9E" w:rsidRPr="00B95C9E" w:rsidRDefault="00B95C9E">
          <w:pPr>
            <w:pStyle w:val="TDC1"/>
            <w:rPr>
              <w:rFonts w:asciiTheme="minorHAnsi" w:eastAsiaTheme="minorEastAsia" w:hAnsiTheme="minorHAnsi" w:cstheme="minorBidi"/>
              <w:i/>
              <w:noProof/>
              <w:sz w:val="22"/>
              <w:szCs w:val="22"/>
            </w:rPr>
          </w:pPr>
          <w:hyperlink w:anchor="_Toc207808966" w:history="1">
            <w:r w:rsidRPr="00B95C9E">
              <w:rPr>
                <w:rStyle w:val="Hipervnculo"/>
                <w:i/>
                <w:noProof/>
              </w:rPr>
              <w:t>Anexo 1</w:t>
            </w:r>
            <w:r w:rsidRPr="00B95C9E">
              <w:rPr>
                <w:i/>
                <w:noProof/>
                <w:webHidden/>
              </w:rPr>
              <w:tab/>
            </w:r>
            <w:r w:rsidRPr="00B95C9E">
              <w:rPr>
                <w:i/>
                <w:noProof/>
                <w:webHidden/>
              </w:rPr>
              <w:fldChar w:fldCharType="begin"/>
            </w:r>
            <w:r w:rsidRPr="00B95C9E">
              <w:rPr>
                <w:i/>
                <w:noProof/>
                <w:webHidden/>
              </w:rPr>
              <w:instrText xml:space="preserve"> PAGEREF _Toc207808966 \h </w:instrText>
            </w:r>
            <w:r w:rsidRPr="00B95C9E">
              <w:rPr>
                <w:i/>
                <w:noProof/>
                <w:webHidden/>
              </w:rPr>
            </w:r>
            <w:r w:rsidRPr="00B95C9E">
              <w:rPr>
                <w:i/>
                <w:noProof/>
                <w:webHidden/>
              </w:rPr>
              <w:fldChar w:fldCharType="separate"/>
            </w:r>
            <w:r w:rsidR="007935B8">
              <w:rPr>
                <w:i/>
                <w:noProof/>
                <w:webHidden/>
              </w:rPr>
              <w:t>75</w:t>
            </w:r>
            <w:r w:rsidRPr="00B95C9E">
              <w:rPr>
                <w:i/>
                <w:noProof/>
                <w:webHidden/>
              </w:rPr>
              <w:fldChar w:fldCharType="end"/>
            </w:r>
          </w:hyperlink>
        </w:p>
        <w:p w14:paraId="2CF098B4" w14:textId="77777777" w:rsidR="00B95C9E" w:rsidRPr="00B95C9E" w:rsidRDefault="00B95C9E">
          <w:pPr>
            <w:pStyle w:val="TDC1"/>
            <w:rPr>
              <w:rFonts w:asciiTheme="minorHAnsi" w:eastAsiaTheme="minorEastAsia" w:hAnsiTheme="minorHAnsi" w:cstheme="minorBidi"/>
              <w:i/>
              <w:noProof/>
              <w:sz w:val="22"/>
              <w:szCs w:val="22"/>
            </w:rPr>
          </w:pPr>
          <w:hyperlink w:anchor="_Toc207808967" w:history="1">
            <w:r w:rsidRPr="00B95C9E">
              <w:rPr>
                <w:rStyle w:val="Hipervnculo"/>
                <w:i/>
                <w:noProof/>
              </w:rPr>
              <w:t>Bibliografía</w:t>
            </w:r>
            <w:r w:rsidRPr="00B95C9E">
              <w:rPr>
                <w:i/>
                <w:noProof/>
                <w:webHidden/>
              </w:rPr>
              <w:tab/>
            </w:r>
            <w:r w:rsidRPr="00B95C9E">
              <w:rPr>
                <w:i/>
                <w:noProof/>
                <w:webHidden/>
              </w:rPr>
              <w:fldChar w:fldCharType="begin"/>
            </w:r>
            <w:r w:rsidRPr="00B95C9E">
              <w:rPr>
                <w:i/>
                <w:noProof/>
                <w:webHidden/>
              </w:rPr>
              <w:instrText xml:space="preserve"> PAGEREF _Toc207808967 \h </w:instrText>
            </w:r>
            <w:r w:rsidRPr="00B95C9E">
              <w:rPr>
                <w:i/>
                <w:noProof/>
                <w:webHidden/>
              </w:rPr>
            </w:r>
            <w:r w:rsidRPr="00B95C9E">
              <w:rPr>
                <w:i/>
                <w:noProof/>
                <w:webHidden/>
              </w:rPr>
              <w:fldChar w:fldCharType="separate"/>
            </w:r>
            <w:r w:rsidR="007935B8">
              <w:rPr>
                <w:i/>
                <w:noProof/>
                <w:webHidden/>
              </w:rPr>
              <w:t>93</w:t>
            </w:r>
            <w:r w:rsidRPr="00B95C9E">
              <w:rPr>
                <w:i/>
                <w:noProof/>
                <w:webHidden/>
              </w:rPr>
              <w:fldChar w:fldCharType="end"/>
            </w:r>
          </w:hyperlink>
        </w:p>
        <w:p w14:paraId="24E712C2" w14:textId="48582434" w:rsidR="00D70163" w:rsidRDefault="00FD7513" w:rsidP="008C7942">
          <w:pPr>
            <w:jc w:val="both"/>
          </w:pPr>
          <w:r w:rsidRPr="00B95C9E">
            <w:rPr>
              <w:b/>
              <w:bCs/>
              <w:i/>
            </w:rPr>
            <w:fldChar w:fldCharType="end"/>
          </w:r>
        </w:p>
      </w:sdtContent>
    </w:sdt>
    <w:p w14:paraId="25D02D6C" w14:textId="6A045CF9" w:rsidR="0064646C" w:rsidRPr="00E470A1" w:rsidRDefault="0064646C" w:rsidP="00E470A1">
      <w:pPr>
        <w:jc w:val="right"/>
        <w:rPr>
          <w:b/>
        </w:rPr>
      </w:pPr>
      <w:r w:rsidRPr="00E470A1">
        <w:rPr>
          <w:b/>
        </w:rPr>
        <w:t>Lista de Tablas</w:t>
      </w:r>
    </w:p>
    <w:p w14:paraId="0A2C79BD" w14:textId="77777777" w:rsidR="00B95C9E" w:rsidRDefault="00334805">
      <w:pPr>
        <w:pStyle w:val="TDC1"/>
        <w:rPr>
          <w:rFonts w:asciiTheme="minorHAnsi" w:eastAsiaTheme="minorEastAsia" w:hAnsiTheme="minorHAnsi" w:cstheme="minorBidi"/>
          <w:noProof/>
          <w:sz w:val="22"/>
          <w:szCs w:val="22"/>
        </w:rPr>
      </w:pPr>
      <w:r>
        <w:fldChar w:fldCharType="begin"/>
      </w:r>
      <w:r>
        <w:instrText xml:space="preserve"> TOC \h \z \t "Tablas;1" </w:instrText>
      </w:r>
      <w:r>
        <w:fldChar w:fldCharType="separate"/>
      </w:r>
      <w:hyperlink w:anchor="_Toc207808968" w:history="1">
        <w:r w:rsidR="00B95C9E" w:rsidRPr="00DD3B82">
          <w:rPr>
            <w:rStyle w:val="Hipervnculo"/>
            <w:noProof/>
          </w:rPr>
          <w:t>Tabla 1 de datos de Universal Analytics</w:t>
        </w:r>
        <w:r w:rsidR="00B95C9E">
          <w:rPr>
            <w:noProof/>
            <w:webHidden/>
          </w:rPr>
          <w:tab/>
        </w:r>
        <w:r w:rsidR="00B95C9E">
          <w:rPr>
            <w:noProof/>
            <w:webHidden/>
          </w:rPr>
          <w:fldChar w:fldCharType="begin"/>
        </w:r>
        <w:r w:rsidR="00B95C9E">
          <w:rPr>
            <w:noProof/>
            <w:webHidden/>
          </w:rPr>
          <w:instrText xml:space="preserve"> PAGEREF _Toc207808968 \h </w:instrText>
        </w:r>
        <w:r w:rsidR="00B95C9E">
          <w:rPr>
            <w:noProof/>
            <w:webHidden/>
          </w:rPr>
        </w:r>
        <w:r w:rsidR="00B95C9E">
          <w:rPr>
            <w:noProof/>
            <w:webHidden/>
          </w:rPr>
          <w:fldChar w:fldCharType="separate"/>
        </w:r>
        <w:r w:rsidR="007935B8">
          <w:rPr>
            <w:noProof/>
            <w:webHidden/>
          </w:rPr>
          <w:t>38</w:t>
        </w:r>
        <w:r w:rsidR="00B95C9E">
          <w:rPr>
            <w:noProof/>
            <w:webHidden/>
          </w:rPr>
          <w:fldChar w:fldCharType="end"/>
        </w:r>
      </w:hyperlink>
    </w:p>
    <w:p w14:paraId="6746EE3F" w14:textId="77777777" w:rsidR="00B95C9E" w:rsidRDefault="00B95C9E">
      <w:pPr>
        <w:pStyle w:val="TDC1"/>
        <w:rPr>
          <w:rFonts w:asciiTheme="minorHAnsi" w:eastAsiaTheme="minorEastAsia" w:hAnsiTheme="minorHAnsi" w:cstheme="minorBidi"/>
          <w:noProof/>
          <w:sz w:val="22"/>
          <w:szCs w:val="22"/>
        </w:rPr>
      </w:pPr>
      <w:hyperlink w:anchor="_Toc207808969" w:history="1">
        <w:r w:rsidRPr="00DD3B82">
          <w:rPr>
            <w:rStyle w:val="Hipervnculo"/>
            <w:noProof/>
          </w:rPr>
          <w:t>Tabla 2 de datos de Google Analytics 4</w:t>
        </w:r>
        <w:r>
          <w:rPr>
            <w:noProof/>
            <w:webHidden/>
          </w:rPr>
          <w:tab/>
        </w:r>
        <w:r>
          <w:rPr>
            <w:noProof/>
            <w:webHidden/>
          </w:rPr>
          <w:fldChar w:fldCharType="begin"/>
        </w:r>
        <w:r>
          <w:rPr>
            <w:noProof/>
            <w:webHidden/>
          </w:rPr>
          <w:instrText xml:space="preserve"> PAGEREF _Toc207808969 \h </w:instrText>
        </w:r>
        <w:r>
          <w:rPr>
            <w:noProof/>
            <w:webHidden/>
          </w:rPr>
        </w:r>
        <w:r>
          <w:rPr>
            <w:noProof/>
            <w:webHidden/>
          </w:rPr>
          <w:fldChar w:fldCharType="separate"/>
        </w:r>
        <w:r w:rsidR="007935B8">
          <w:rPr>
            <w:noProof/>
            <w:webHidden/>
          </w:rPr>
          <w:t>38</w:t>
        </w:r>
        <w:r>
          <w:rPr>
            <w:noProof/>
            <w:webHidden/>
          </w:rPr>
          <w:fldChar w:fldCharType="end"/>
        </w:r>
      </w:hyperlink>
    </w:p>
    <w:p w14:paraId="272ED5A2" w14:textId="77777777" w:rsidR="00B95C9E" w:rsidRDefault="00B95C9E">
      <w:pPr>
        <w:pStyle w:val="TDC1"/>
        <w:rPr>
          <w:rFonts w:asciiTheme="minorHAnsi" w:eastAsiaTheme="minorEastAsia" w:hAnsiTheme="minorHAnsi" w:cstheme="minorBidi"/>
          <w:noProof/>
          <w:sz w:val="22"/>
          <w:szCs w:val="22"/>
        </w:rPr>
      </w:pPr>
      <w:hyperlink w:anchor="_Toc207808970" w:history="1">
        <w:r w:rsidRPr="00DD3B82">
          <w:rPr>
            <w:rStyle w:val="Hipervnculo"/>
            <w:noProof/>
          </w:rPr>
          <w:t>Tabla 3 Comparación de tecnologías</w:t>
        </w:r>
        <w:r>
          <w:rPr>
            <w:noProof/>
            <w:webHidden/>
          </w:rPr>
          <w:tab/>
        </w:r>
        <w:r>
          <w:rPr>
            <w:noProof/>
            <w:webHidden/>
          </w:rPr>
          <w:fldChar w:fldCharType="begin"/>
        </w:r>
        <w:r>
          <w:rPr>
            <w:noProof/>
            <w:webHidden/>
          </w:rPr>
          <w:instrText xml:space="preserve"> PAGEREF _Toc207808970 \h </w:instrText>
        </w:r>
        <w:r>
          <w:rPr>
            <w:noProof/>
            <w:webHidden/>
          </w:rPr>
        </w:r>
        <w:r>
          <w:rPr>
            <w:noProof/>
            <w:webHidden/>
          </w:rPr>
          <w:fldChar w:fldCharType="separate"/>
        </w:r>
        <w:r w:rsidR="007935B8">
          <w:rPr>
            <w:noProof/>
            <w:webHidden/>
          </w:rPr>
          <w:t>51</w:t>
        </w:r>
        <w:r>
          <w:rPr>
            <w:noProof/>
            <w:webHidden/>
          </w:rPr>
          <w:fldChar w:fldCharType="end"/>
        </w:r>
      </w:hyperlink>
    </w:p>
    <w:p w14:paraId="4AC66D29" w14:textId="77777777" w:rsidR="00B95C9E" w:rsidRDefault="00B95C9E">
      <w:pPr>
        <w:pStyle w:val="TDC1"/>
        <w:rPr>
          <w:rFonts w:asciiTheme="minorHAnsi" w:eastAsiaTheme="minorEastAsia" w:hAnsiTheme="minorHAnsi" w:cstheme="minorBidi"/>
          <w:noProof/>
          <w:sz w:val="22"/>
          <w:szCs w:val="22"/>
        </w:rPr>
      </w:pPr>
      <w:hyperlink w:anchor="_Toc207808971" w:history="1">
        <w:r w:rsidRPr="00DD3B82">
          <w:rPr>
            <w:rStyle w:val="Hipervnculo"/>
            <w:noProof/>
          </w:rPr>
          <w:t>Tabla 4 Hiperparametros que se afinaron.</w:t>
        </w:r>
        <w:r>
          <w:rPr>
            <w:noProof/>
            <w:webHidden/>
          </w:rPr>
          <w:tab/>
        </w:r>
        <w:r>
          <w:rPr>
            <w:noProof/>
            <w:webHidden/>
          </w:rPr>
          <w:fldChar w:fldCharType="begin"/>
        </w:r>
        <w:r>
          <w:rPr>
            <w:noProof/>
            <w:webHidden/>
          </w:rPr>
          <w:instrText xml:space="preserve"> PAGEREF _Toc207808971 \h </w:instrText>
        </w:r>
        <w:r>
          <w:rPr>
            <w:noProof/>
            <w:webHidden/>
          </w:rPr>
        </w:r>
        <w:r>
          <w:rPr>
            <w:noProof/>
            <w:webHidden/>
          </w:rPr>
          <w:fldChar w:fldCharType="separate"/>
        </w:r>
        <w:r w:rsidR="007935B8">
          <w:rPr>
            <w:noProof/>
            <w:webHidden/>
          </w:rPr>
          <w:t>54</w:t>
        </w:r>
        <w:r>
          <w:rPr>
            <w:noProof/>
            <w:webHidden/>
          </w:rPr>
          <w:fldChar w:fldCharType="end"/>
        </w:r>
      </w:hyperlink>
    </w:p>
    <w:p w14:paraId="39569869" w14:textId="77777777" w:rsidR="00B95C9E" w:rsidRDefault="00B95C9E">
      <w:pPr>
        <w:pStyle w:val="TDC1"/>
        <w:rPr>
          <w:rFonts w:asciiTheme="minorHAnsi" w:eastAsiaTheme="minorEastAsia" w:hAnsiTheme="minorHAnsi" w:cstheme="minorBidi"/>
          <w:noProof/>
          <w:sz w:val="22"/>
          <w:szCs w:val="22"/>
        </w:rPr>
      </w:pPr>
      <w:hyperlink w:anchor="_Toc207808972" w:history="1">
        <w:r w:rsidRPr="00DD3B82">
          <w:rPr>
            <w:rStyle w:val="Hipervnculo"/>
            <w:noProof/>
          </w:rPr>
          <w:t>Tabla 5 Prueba 1 Parámetros encontrados por el Algoritmo de Afinamiento de Hiperparametros.</w:t>
        </w:r>
        <w:r>
          <w:rPr>
            <w:noProof/>
            <w:webHidden/>
          </w:rPr>
          <w:tab/>
        </w:r>
        <w:r>
          <w:rPr>
            <w:noProof/>
            <w:webHidden/>
          </w:rPr>
          <w:fldChar w:fldCharType="begin"/>
        </w:r>
        <w:r>
          <w:rPr>
            <w:noProof/>
            <w:webHidden/>
          </w:rPr>
          <w:instrText xml:space="preserve"> PAGEREF _Toc207808972 \h </w:instrText>
        </w:r>
        <w:r>
          <w:rPr>
            <w:noProof/>
            <w:webHidden/>
          </w:rPr>
        </w:r>
        <w:r>
          <w:rPr>
            <w:noProof/>
            <w:webHidden/>
          </w:rPr>
          <w:fldChar w:fldCharType="separate"/>
        </w:r>
        <w:r w:rsidR="007935B8">
          <w:rPr>
            <w:noProof/>
            <w:webHidden/>
          </w:rPr>
          <w:t>56</w:t>
        </w:r>
        <w:r>
          <w:rPr>
            <w:noProof/>
            <w:webHidden/>
          </w:rPr>
          <w:fldChar w:fldCharType="end"/>
        </w:r>
      </w:hyperlink>
    </w:p>
    <w:p w14:paraId="4A21B7CE" w14:textId="77777777" w:rsidR="00B95C9E" w:rsidRDefault="00B95C9E">
      <w:pPr>
        <w:pStyle w:val="TDC1"/>
        <w:rPr>
          <w:rFonts w:asciiTheme="minorHAnsi" w:eastAsiaTheme="minorEastAsia" w:hAnsiTheme="minorHAnsi" w:cstheme="minorBidi"/>
          <w:noProof/>
          <w:sz w:val="22"/>
          <w:szCs w:val="22"/>
        </w:rPr>
      </w:pPr>
      <w:hyperlink w:anchor="_Toc207808973" w:history="1">
        <w:r w:rsidRPr="00DD3B82">
          <w:rPr>
            <w:rStyle w:val="Hipervnculo"/>
            <w:noProof/>
          </w:rPr>
          <w:t>Tabla 6 Prueba 2 Parámetros encontrados por el Algoritmo de Afinamiento de Hiperparametros.</w:t>
        </w:r>
        <w:r>
          <w:rPr>
            <w:noProof/>
            <w:webHidden/>
          </w:rPr>
          <w:tab/>
        </w:r>
        <w:r>
          <w:rPr>
            <w:noProof/>
            <w:webHidden/>
          </w:rPr>
          <w:fldChar w:fldCharType="begin"/>
        </w:r>
        <w:r>
          <w:rPr>
            <w:noProof/>
            <w:webHidden/>
          </w:rPr>
          <w:instrText xml:space="preserve"> PAGEREF _Toc207808973 \h </w:instrText>
        </w:r>
        <w:r>
          <w:rPr>
            <w:noProof/>
            <w:webHidden/>
          </w:rPr>
        </w:r>
        <w:r>
          <w:rPr>
            <w:noProof/>
            <w:webHidden/>
          </w:rPr>
          <w:fldChar w:fldCharType="separate"/>
        </w:r>
        <w:r w:rsidR="007935B8">
          <w:rPr>
            <w:noProof/>
            <w:webHidden/>
          </w:rPr>
          <w:t>57</w:t>
        </w:r>
        <w:r>
          <w:rPr>
            <w:noProof/>
            <w:webHidden/>
          </w:rPr>
          <w:fldChar w:fldCharType="end"/>
        </w:r>
      </w:hyperlink>
    </w:p>
    <w:p w14:paraId="0A953481" w14:textId="77777777" w:rsidR="00B95C9E" w:rsidRDefault="00B95C9E">
      <w:pPr>
        <w:pStyle w:val="TDC1"/>
        <w:rPr>
          <w:rFonts w:asciiTheme="minorHAnsi" w:eastAsiaTheme="minorEastAsia" w:hAnsiTheme="minorHAnsi" w:cstheme="minorBidi"/>
          <w:noProof/>
          <w:sz w:val="22"/>
          <w:szCs w:val="22"/>
        </w:rPr>
      </w:pPr>
      <w:hyperlink w:anchor="_Toc207808974" w:history="1">
        <w:r w:rsidRPr="00DD3B82">
          <w:rPr>
            <w:rStyle w:val="Hipervnculo"/>
            <w:noProof/>
          </w:rPr>
          <w:t>Tabla 7 Comparaciones de Rendimientos entre Pruebas.</w:t>
        </w:r>
        <w:r>
          <w:rPr>
            <w:noProof/>
            <w:webHidden/>
          </w:rPr>
          <w:tab/>
        </w:r>
        <w:r>
          <w:rPr>
            <w:noProof/>
            <w:webHidden/>
          </w:rPr>
          <w:fldChar w:fldCharType="begin"/>
        </w:r>
        <w:r>
          <w:rPr>
            <w:noProof/>
            <w:webHidden/>
          </w:rPr>
          <w:instrText xml:space="preserve"> PAGEREF _Toc207808974 \h </w:instrText>
        </w:r>
        <w:r>
          <w:rPr>
            <w:noProof/>
            <w:webHidden/>
          </w:rPr>
        </w:r>
        <w:r>
          <w:rPr>
            <w:noProof/>
            <w:webHidden/>
          </w:rPr>
          <w:fldChar w:fldCharType="separate"/>
        </w:r>
        <w:r w:rsidR="007935B8">
          <w:rPr>
            <w:noProof/>
            <w:webHidden/>
          </w:rPr>
          <w:t>57</w:t>
        </w:r>
        <w:r>
          <w:rPr>
            <w:noProof/>
            <w:webHidden/>
          </w:rPr>
          <w:fldChar w:fldCharType="end"/>
        </w:r>
      </w:hyperlink>
    </w:p>
    <w:p w14:paraId="190BE41A" w14:textId="77777777" w:rsidR="00B95C9E" w:rsidRDefault="00B95C9E">
      <w:pPr>
        <w:pStyle w:val="TDC1"/>
        <w:rPr>
          <w:rFonts w:asciiTheme="minorHAnsi" w:eastAsiaTheme="minorEastAsia" w:hAnsiTheme="minorHAnsi" w:cstheme="minorBidi"/>
          <w:noProof/>
          <w:sz w:val="22"/>
          <w:szCs w:val="22"/>
        </w:rPr>
      </w:pPr>
      <w:hyperlink w:anchor="_Toc207808975" w:history="1">
        <w:r w:rsidRPr="00DD3B82">
          <w:rPr>
            <w:rStyle w:val="Hipervnculo"/>
            <w:noProof/>
          </w:rPr>
          <w:t>Tabla 8 Comparaciones de Rendimientos entre Pruebas.</w:t>
        </w:r>
        <w:r>
          <w:rPr>
            <w:noProof/>
            <w:webHidden/>
          </w:rPr>
          <w:tab/>
        </w:r>
        <w:r>
          <w:rPr>
            <w:noProof/>
            <w:webHidden/>
          </w:rPr>
          <w:fldChar w:fldCharType="begin"/>
        </w:r>
        <w:r>
          <w:rPr>
            <w:noProof/>
            <w:webHidden/>
          </w:rPr>
          <w:instrText xml:space="preserve"> PAGEREF _Toc207808975 \h </w:instrText>
        </w:r>
        <w:r>
          <w:rPr>
            <w:noProof/>
            <w:webHidden/>
          </w:rPr>
        </w:r>
        <w:r>
          <w:rPr>
            <w:noProof/>
            <w:webHidden/>
          </w:rPr>
          <w:fldChar w:fldCharType="separate"/>
        </w:r>
        <w:r w:rsidR="007935B8">
          <w:rPr>
            <w:noProof/>
            <w:webHidden/>
          </w:rPr>
          <w:t>58</w:t>
        </w:r>
        <w:r>
          <w:rPr>
            <w:noProof/>
            <w:webHidden/>
          </w:rPr>
          <w:fldChar w:fldCharType="end"/>
        </w:r>
      </w:hyperlink>
    </w:p>
    <w:p w14:paraId="783A6580" w14:textId="77777777" w:rsidR="00B95C9E" w:rsidRDefault="00B95C9E">
      <w:pPr>
        <w:pStyle w:val="TDC1"/>
        <w:rPr>
          <w:rFonts w:asciiTheme="minorHAnsi" w:eastAsiaTheme="minorEastAsia" w:hAnsiTheme="minorHAnsi" w:cstheme="minorBidi"/>
          <w:noProof/>
          <w:sz w:val="22"/>
          <w:szCs w:val="22"/>
        </w:rPr>
      </w:pPr>
      <w:hyperlink w:anchor="_Toc207808976" w:history="1">
        <w:r w:rsidRPr="00DD3B82">
          <w:rPr>
            <w:rStyle w:val="Hipervnculo"/>
            <w:noProof/>
          </w:rPr>
          <w:t>Tabla 9 Prueba 4</w:t>
        </w:r>
        <w:r>
          <w:rPr>
            <w:noProof/>
            <w:webHidden/>
          </w:rPr>
          <w:tab/>
        </w:r>
        <w:r>
          <w:rPr>
            <w:noProof/>
            <w:webHidden/>
          </w:rPr>
          <w:fldChar w:fldCharType="begin"/>
        </w:r>
        <w:r>
          <w:rPr>
            <w:noProof/>
            <w:webHidden/>
          </w:rPr>
          <w:instrText xml:space="preserve"> PAGEREF _Toc207808976 \h </w:instrText>
        </w:r>
        <w:r>
          <w:rPr>
            <w:noProof/>
            <w:webHidden/>
          </w:rPr>
        </w:r>
        <w:r>
          <w:rPr>
            <w:noProof/>
            <w:webHidden/>
          </w:rPr>
          <w:fldChar w:fldCharType="separate"/>
        </w:r>
        <w:r w:rsidR="007935B8">
          <w:rPr>
            <w:noProof/>
            <w:webHidden/>
          </w:rPr>
          <w:t>59</w:t>
        </w:r>
        <w:r>
          <w:rPr>
            <w:noProof/>
            <w:webHidden/>
          </w:rPr>
          <w:fldChar w:fldCharType="end"/>
        </w:r>
      </w:hyperlink>
    </w:p>
    <w:p w14:paraId="7354D835" w14:textId="77777777" w:rsidR="00B95C9E" w:rsidRDefault="00B95C9E">
      <w:pPr>
        <w:pStyle w:val="TDC1"/>
        <w:rPr>
          <w:rFonts w:asciiTheme="minorHAnsi" w:eastAsiaTheme="minorEastAsia" w:hAnsiTheme="minorHAnsi" w:cstheme="minorBidi"/>
          <w:noProof/>
          <w:sz w:val="22"/>
          <w:szCs w:val="22"/>
        </w:rPr>
      </w:pPr>
      <w:hyperlink w:anchor="_Toc207808977" w:history="1">
        <w:r w:rsidRPr="00DD3B82">
          <w:rPr>
            <w:rStyle w:val="Hipervnculo"/>
            <w:noProof/>
          </w:rPr>
          <w:t xml:space="preserve">Tabla 10 Prueba 5 de </w:t>
        </w:r>
        <w:r w:rsidRPr="00DD3B82">
          <w:rPr>
            <w:rStyle w:val="Hipervnculo"/>
            <w:rFonts w:eastAsiaTheme="majorEastAsia"/>
            <w:noProof/>
          </w:rPr>
          <w:t>Editorial Universitaria de UA</w:t>
        </w:r>
        <w:r>
          <w:rPr>
            <w:noProof/>
            <w:webHidden/>
          </w:rPr>
          <w:tab/>
        </w:r>
        <w:r>
          <w:rPr>
            <w:noProof/>
            <w:webHidden/>
          </w:rPr>
          <w:fldChar w:fldCharType="begin"/>
        </w:r>
        <w:r>
          <w:rPr>
            <w:noProof/>
            <w:webHidden/>
          </w:rPr>
          <w:instrText xml:space="preserve"> PAGEREF _Toc207808977 \h </w:instrText>
        </w:r>
        <w:r>
          <w:rPr>
            <w:noProof/>
            <w:webHidden/>
          </w:rPr>
        </w:r>
        <w:r>
          <w:rPr>
            <w:noProof/>
            <w:webHidden/>
          </w:rPr>
          <w:fldChar w:fldCharType="separate"/>
        </w:r>
        <w:r w:rsidR="007935B8">
          <w:rPr>
            <w:noProof/>
            <w:webHidden/>
          </w:rPr>
          <w:t>60</w:t>
        </w:r>
        <w:r>
          <w:rPr>
            <w:noProof/>
            <w:webHidden/>
          </w:rPr>
          <w:fldChar w:fldCharType="end"/>
        </w:r>
      </w:hyperlink>
    </w:p>
    <w:p w14:paraId="18F75B13" w14:textId="77777777" w:rsidR="00B95C9E" w:rsidRDefault="00B95C9E">
      <w:pPr>
        <w:pStyle w:val="TDC1"/>
        <w:rPr>
          <w:rFonts w:asciiTheme="minorHAnsi" w:eastAsiaTheme="minorEastAsia" w:hAnsiTheme="minorHAnsi" w:cstheme="minorBidi"/>
          <w:noProof/>
          <w:sz w:val="22"/>
          <w:szCs w:val="22"/>
        </w:rPr>
      </w:pPr>
      <w:hyperlink w:anchor="_Toc207808978" w:history="1">
        <w:r w:rsidRPr="00DD3B82">
          <w:rPr>
            <w:rStyle w:val="Hipervnculo"/>
            <w:noProof/>
          </w:rPr>
          <w:t>Tabla 11 Comparaciones de Rendimientos entre Pruebas 4 y 5</w:t>
        </w:r>
        <w:r>
          <w:rPr>
            <w:noProof/>
            <w:webHidden/>
          </w:rPr>
          <w:tab/>
        </w:r>
        <w:r>
          <w:rPr>
            <w:noProof/>
            <w:webHidden/>
          </w:rPr>
          <w:fldChar w:fldCharType="begin"/>
        </w:r>
        <w:r>
          <w:rPr>
            <w:noProof/>
            <w:webHidden/>
          </w:rPr>
          <w:instrText xml:space="preserve"> PAGEREF _Toc207808978 \h </w:instrText>
        </w:r>
        <w:r>
          <w:rPr>
            <w:noProof/>
            <w:webHidden/>
          </w:rPr>
        </w:r>
        <w:r>
          <w:rPr>
            <w:noProof/>
            <w:webHidden/>
          </w:rPr>
          <w:fldChar w:fldCharType="separate"/>
        </w:r>
        <w:r w:rsidR="007935B8">
          <w:rPr>
            <w:noProof/>
            <w:webHidden/>
          </w:rPr>
          <w:t>61</w:t>
        </w:r>
        <w:r>
          <w:rPr>
            <w:noProof/>
            <w:webHidden/>
          </w:rPr>
          <w:fldChar w:fldCharType="end"/>
        </w:r>
      </w:hyperlink>
    </w:p>
    <w:p w14:paraId="646D9814" w14:textId="77777777" w:rsidR="00B95C9E" w:rsidRDefault="00B95C9E">
      <w:pPr>
        <w:pStyle w:val="TDC1"/>
        <w:rPr>
          <w:rFonts w:asciiTheme="minorHAnsi" w:eastAsiaTheme="minorEastAsia" w:hAnsiTheme="minorHAnsi" w:cstheme="minorBidi"/>
          <w:noProof/>
          <w:sz w:val="22"/>
          <w:szCs w:val="22"/>
        </w:rPr>
      </w:pPr>
      <w:hyperlink w:anchor="_Toc207808979" w:history="1">
        <w:r w:rsidRPr="00DD3B82">
          <w:rPr>
            <w:rStyle w:val="Hipervnculo"/>
            <w:noProof/>
          </w:rPr>
          <w:t xml:space="preserve">Tabla 12 Resumen Pruebas con Mejores Resultados con datos de </w:t>
        </w:r>
        <w:r w:rsidRPr="00DD3B82">
          <w:rPr>
            <w:rStyle w:val="Hipervnculo"/>
            <w:rFonts w:eastAsiaTheme="majorEastAsia"/>
            <w:noProof/>
          </w:rPr>
          <w:t>UA.</w:t>
        </w:r>
        <w:r>
          <w:rPr>
            <w:noProof/>
            <w:webHidden/>
          </w:rPr>
          <w:tab/>
        </w:r>
        <w:r>
          <w:rPr>
            <w:noProof/>
            <w:webHidden/>
          </w:rPr>
          <w:fldChar w:fldCharType="begin"/>
        </w:r>
        <w:r>
          <w:rPr>
            <w:noProof/>
            <w:webHidden/>
          </w:rPr>
          <w:instrText xml:space="preserve"> PAGEREF _Toc207808979 \h </w:instrText>
        </w:r>
        <w:r>
          <w:rPr>
            <w:noProof/>
            <w:webHidden/>
          </w:rPr>
        </w:r>
        <w:r>
          <w:rPr>
            <w:noProof/>
            <w:webHidden/>
          </w:rPr>
          <w:fldChar w:fldCharType="separate"/>
        </w:r>
        <w:r w:rsidR="007935B8">
          <w:rPr>
            <w:noProof/>
            <w:webHidden/>
          </w:rPr>
          <w:t>62</w:t>
        </w:r>
        <w:r>
          <w:rPr>
            <w:noProof/>
            <w:webHidden/>
          </w:rPr>
          <w:fldChar w:fldCharType="end"/>
        </w:r>
      </w:hyperlink>
    </w:p>
    <w:p w14:paraId="5B702F99" w14:textId="77777777" w:rsidR="00B95C9E" w:rsidRDefault="00B95C9E">
      <w:pPr>
        <w:pStyle w:val="TDC1"/>
        <w:rPr>
          <w:rFonts w:asciiTheme="minorHAnsi" w:eastAsiaTheme="minorEastAsia" w:hAnsiTheme="minorHAnsi" w:cstheme="minorBidi"/>
          <w:noProof/>
          <w:sz w:val="22"/>
          <w:szCs w:val="22"/>
        </w:rPr>
      </w:pPr>
      <w:hyperlink w:anchor="_Toc207808980" w:history="1">
        <w:r w:rsidRPr="00DD3B82">
          <w:rPr>
            <w:rStyle w:val="Hipervnculo"/>
            <w:noProof/>
          </w:rPr>
          <w:t>Tabla 13 Prueba Número 6</w:t>
        </w:r>
        <w:r>
          <w:rPr>
            <w:noProof/>
            <w:webHidden/>
          </w:rPr>
          <w:tab/>
        </w:r>
        <w:r>
          <w:rPr>
            <w:noProof/>
            <w:webHidden/>
          </w:rPr>
          <w:fldChar w:fldCharType="begin"/>
        </w:r>
        <w:r>
          <w:rPr>
            <w:noProof/>
            <w:webHidden/>
          </w:rPr>
          <w:instrText xml:space="preserve"> PAGEREF _Toc207808980 \h </w:instrText>
        </w:r>
        <w:r>
          <w:rPr>
            <w:noProof/>
            <w:webHidden/>
          </w:rPr>
        </w:r>
        <w:r>
          <w:rPr>
            <w:noProof/>
            <w:webHidden/>
          </w:rPr>
          <w:fldChar w:fldCharType="separate"/>
        </w:r>
        <w:r w:rsidR="007935B8">
          <w:rPr>
            <w:noProof/>
            <w:webHidden/>
          </w:rPr>
          <w:t>63</w:t>
        </w:r>
        <w:r>
          <w:rPr>
            <w:noProof/>
            <w:webHidden/>
          </w:rPr>
          <w:fldChar w:fldCharType="end"/>
        </w:r>
      </w:hyperlink>
    </w:p>
    <w:p w14:paraId="79DEF5D7" w14:textId="77777777" w:rsidR="00B95C9E" w:rsidRDefault="00B95C9E">
      <w:pPr>
        <w:pStyle w:val="TDC1"/>
        <w:rPr>
          <w:rFonts w:asciiTheme="minorHAnsi" w:eastAsiaTheme="minorEastAsia" w:hAnsiTheme="minorHAnsi" w:cstheme="minorBidi"/>
          <w:noProof/>
          <w:sz w:val="22"/>
          <w:szCs w:val="22"/>
        </w:rPr>
      </w:pPr>
      <w:hyperlink w:anchor="_Toc207808981" w:history="1">
        <w:r w:rsidRPr="00DD3B82">
          <w:rPr>
            <w:rStyle w:val="Hipervnculo"/>
            <w:noProof/>
          </w:rPr>
          <w:t>Tabla 14 Rendimientos de los Modelos de las Pruebas Número 7 y 8</w:t>
        </w:r>
        <w:r>
          <w:rPr>
            <w:noProof/>
            <w:webHidden/>
          </w:rPr>
          <w:tab/>
        </w:r>
        <w:r>
          <w:rPr>
            <w:noProof/>
            <w:webHidden/>
          </w:rPr>
          <w:fldChar w:fldCharType="begin"/>
        </w:r>
        <w:r>
          <w:rPr>
            <w:noProof/>
            <w:webHidden/>
          </w:rPr>
          <w:instrText xml:space="preserve"> PAGEREF _Toc207808981 \h </w:instrText>
        </w:r>
        <w:r>
          <w:rPr>
            <w:noProof/>
            <w:webHidden/>
          </w:rPr>
        </w:r>
        <w:r>
          <w:rPr>
            <w:noProof/>
            <w:webHidden/>
          </w:rPr>
          <w:fldChar w:fldCharType="separate"/>
        </w:r>
        <w:r w:rsidR="007935B8">
          <w:rPr>
            <w:noProof/>
            <w:webHidden/>
          </w:rPr>
          <w:t>64</w:t>
        </w:r>
        <w:r>
          <w:rPr>
            <w:noProof/>
            <w:webHidden/>
          </w:rPr>
          <w:fldChar w:fldCharType="end"/>
        </w:r>
      </w:hyperlink>
    </w:p>
    <w:p w14:paraId="798A4392" w14:textId="77777777" w:rsidR="00B95C9E" w:rsidRDefault="00B95C9E">
      <w:pPr>
        <w:pStyle w:val="TDC1"/>
        <w:rPr>
          <w:rFonts w:asciiTheme="minorHAnsi" w:eastAsiaTheme="minorEastAsia" w:hAnsiTheme="minorHAnsi" w:cstheme="minorBidi"/>
          <w:noProof/>
          <w:sz w:val="22"/>
          <w:szCs w:val="22"/>
        </w:rPr>
      </w:pPr>
      <w:hyperlink w:anchor="_Toc207808982" w:history="1">
        <w:r w:rsidRPr="00DD3B82">
          <w:rPr>
            <w:rStyle w:val="Hipervnculo"/>
            <w:noProof/>
          </w:rPr>
          <w:t>Tabla 15 Resumen de las pruebas realizadas</w:t>
        </w:r>
        <w:r>
          <w:rPr>
            <w:noProof/>
            <w:webHidden/>
          </w:rPr>
          <w:tab/>
        </w:r>
        <w:r>
          <w:rPr>
            <w:noProof/>
            <w:webHidden/>
          </w:rPr>
          <w:fldChar w:fldCharType="begin"/>
        </w:r>
        <w:r>
          <w:rPr>
            <w:noProof/>
            <w:webHidden/>
          </w:rPr>
          <w:instrText xml:space="preserve"> PAGEREF _Toc207808982 \h </w:instrText>
        </w:r>
        <w:r>
          <w:rPr>
            <w:noProof/>
            <w:webHidden/>
          </w:rPr>
        </w:r>
        <w:r>
          <w:rPr>
            <w:noProof/>
            <w:webHidden/>
          </w:rPr>
          <w:fldChar w:fldCharType="separate"/>
        </w:r>
        <w:r w:rsidR="007935B8">
          <w:rPr>
            <w:noProof/>
            <w:webHidden/>
          </w:rPr>
          <w:t>67</w:t>
        </w:r>
        <w:r>
          <w:rPr>
            <w:noProof/>
            <w:webHidden/>
          </w:rPr>
          <w:fldChar w:fldCharType="end"/>
        </w:r>
      </w:hyperlink>
    </w:p>
    <w:p w14:paraId="484F2BA7" w14:textId="77777777" w:rsidR="00B95C9E" w:rsidRDefault="00B95C9E">
      <w:pPr>
        <w:pStyle w:val="TDC1"/>
        <w:rPr>
          <w:rFonts w:asciiTheme="minorHAnsi" w:eastAsiaTheme="minorEastAsia" w:hAnsiTheme="minorHAnsi" w:cstheme="minorBidi"/>
          <w:noProof/>
          <w:sz w:val="22"/>
          <w:szCs w:val="22"/>
        </w:rPr>
      </w:pPr>
      <w:hyperlink w:anchor="_Toc207808983" w:history="1">
        <w:r w:rsidRPr="00DD3B82">
          <w:rPr>
            <w:rStyle w:val="Hipervnculo"/>
            <w:noProof/>
          </w:rPr>
          <w:t>Tabla 16 Resumen del Modelo Obtenido de la Prueba Número 1</w:t>
        </w:r>
        <w:r>
          <w:rPr>
            <w:noProof/>
            <w:webHidden/>
          </w:rPr>
          <w:tab/>
        </w:r>
        <w:r>
          <w:rPr>
            <w:noProof/>
            <w:webHidden/>
          </w:rPr>
          <w:fldChar w:fldCharType="begin"/>
        </w:r>
        <w:r>
          <w:rPr>
            <w:noProof/>
            <w:webHidden/>
          </w:rPr>
          <w:instrText xml:space="preserve"> PAGEREF _Toc207808983 \h </w:instrText>
        </w:r>
        <w:r>
          <w:rPr>
            <w:noProof/>
            <w:webHidden/>
          </w:rPr>
        </w:r>
        <w:r>
          <w:rPr>
            <w:noProof/>
            <w:webHidden/>
          </w:rPr>
          <w:fldChar w:fldCharType="separate"/>
        </w:r>
        <w:r w:rsidR="007935B8">
          <w:rPr>
            <w:noProof/>
            <w:webHidden/>
          </w:rPr>
          <w:t>76</w:t>
        </w:r>
        <w:r>
          <w:rPr>
            <w:noProof/>
            <w:webHidden/>
          </w:rPr>
          <w:fldChar w:fldCharType="end"/>
        </w:r>
      </w:hyperlink>
    </w:p>
    <w:p w14:paraId="204A8A00" w14:textId="77777777" w:rsidR="00B95C9E" w:rsidRDefault="00B95C9E">
      <w:pPr>
        <w:pStyle w:val="TDC1"/>
        <w:rPr>
          <w:rFonts w:asciiTheme="minorHAnsi" w:eastAsiaTheme="minorEastAsia" w:hAnsiTheme="minorHAnsi" w:cstheme="minorBidi"/>
          <w:noProof/>
          <w:sz w:val="22"/>
          <w:szCs w:val="22"/>
        </w:rPr>
      </w:pPr>
      <w:hyperlink w:anchor="_Toc207808984" w:history="1">
        <w:r w:rsidRPr="00DD3B82">
          <w:rPr>
            <w:rStyle w:val="Hipervnculo"/>
            <w:noProof/>
          </w:rPr>
          <w:t>Tabla 17 Resumen del Modelo Obtenido de la Prueba Número 2</w:t>
        </w:r>
        <w:r>
          <w:rPr>
            <w:noProof/>
            <w:webHidden/>
          </w:rPr>
          <w:tab/>
        </w:r>
        <w:r>
          <w:rPr>
            <w:noProof/>
            <w:webHidden/>
          </w:rPr>
          <w:fldChar w:fldCharType="begin"/>
        </w:r>
        <w:r>
          <w:rPr>
            <w:noProof/>
            <w:webHidden/>
          </w:rPr>
          <w:instrText xml:space="preserve"> PAGEREF _Toc207808984 \h </w:instrText>
        </w:r>
        <w:r>
          <w:rPr>
            <w:noProof/>
            <w:webHidden/>
          </w:rPr>
        </w:r>
        <w:r>
          <w:rPr>
            <w:noProof/>
            <w:webHidden/>
          </w:rPr>
          <w:fldChar w:fldCharType="separate"/>
        </w:r>
        <w:r w:rsidR="007935B8">
          <w:rPr>
            <w:noProof/>
            <w:webHidden/>
          </w:rPr>
          <w:t>78</w:t>
        </w:r>
        <w:r>
          <w:rPr>
            <w:noProof/>
            <w:webHidden/>
          </w:rPr>
          <w:fldChar w:fldCharType="end"/>
        </w:r>
      </w:hyperlink>
    </w:p>
    <w:p w14:paraId="669CDDCA" w14:textId="77777777" w:rsidR="00B95C9E" w:rsidRDefault="00B95C9E">
      <w:pPr>
        <w:pStyle w:val="TDC1"/>
        <w:rPr>
          <w:rFonts w:asciiTheme="minorHAnsi" w:eastAsiaTheme="minorEastAsia" w:hAnsiTheme="minorHAnsi" w:cstheme="minorBidi"/>
          <w:noProof/>
          <w:sz w:val="22"/>
          <w:szCs w:val="22"/>
        </w:rPr>
      </w:pPr>
      <w:hyperlink w:anchor="_Toc207808985" w:history="1">
        <w:r w:rsidRPr="00DD3B82">
          <w:rPr>
            <w:rStyle w:val="Hipervnculo"/>
            <w:noProof/>
          </w:rPr>
          <w:t>Tabla 18 Resumen del Modelo Obtenido de la Prueba Número 3</w:t>
        </w:r>
        <w:r>
          <w:rPr>
            <w:noProof/>
            <w:webHidden/>
          </w:rPr>
          <w:tab/>
        </w:r>
        <w:r>
          <w:rPr>
            <w:noProof/>
            <w:webHidden/>
          </w:rPr>
          <w:fldChar w:fldCharType="begin"/>
        </w:r>
        <w:r>
          <w:rPr>
            <w:noProof/>
            <w:webHidden/>
          </w:rPr>
          <w:instrText xml:space="preserve"> PAGEREF _Toc207808985 \h </w:instrText>
        </w:r>
        <w:r>
          <w:rPr>
            <w:noProof/>
            <w:webHidden/>
          </w:rPr>
        </w:r>
        <w:r>
          <w:rPr>
            <w:noProof/>
            <w:webHidden/>
          </w:rPr>
          <w:fldChar w:fldCharType="separate"/>
        </w:r>
        <w:r w:rsidR="007935B8">
          <w:rPr>
            <w:noProof/>
            <w:webHidden/>
          </w:rPr>
          <w:t>80</w:t>
        </w:r>
        <w:r>
          <w:rPr>
            <w:noProof/>
            <w:webHidden/>
          </w:rPr>
          <w:fldChar w:fldCharType="end"/>
        </w:r>
      </w:hyperlink>
    </w:p>
    <w:p w14:paraId="2AF58CA3" w14:textId="77777777" w:rsidR="00B95C9E" w:rsidRDefault="00B95C9E">
      <w:pPr>
        <w:pStyle w:val="TDC1"/>
        <w:rPr>
          <w:rFonts w:asciiTheme="minorHAnsi" w:eastAsiaTheme="minorEastAsia" w:hAnsiTheme="minorHAnsi" w:cstheme="minorBidi"/>
          <w:noProof/>
          <w:sz w:val="22"/>
          <w:szCs w:val="22"/>
        </w:rPr>
      </w:pPr>
      <w:hyperlink w:anchor="_Toc207808986" w:history="1">
        <w:r w:rsidRPr="00DD3B82">
          <w:rPr>
            <w:rStyle w:val="Hipervnculo"/>
            <w:noProof/>
          </w:rPr>
          <w:t>Tabla 19 Resumen del Modelo Obtenido de la Prueba Número 4</w:t>
        </w:r>
        <w:r>
          <w:rPr>
            <w:noProof/>
            <w:webHidden/>
          </w:rPr>
          <w:tab/>
        </w:r>
        <w:r>
          <w:rPr>
            <w:noProof/>
            <w:webHidden/>
          </w:rPr>
          <w:fldChar w:fldCharType="begin"/>
        </w:r>
        <w:r>
          <w:rPr>
            <w:noProof/>
            <w:webHidden/>
          </w:rPr>
          <w:instrText xml:space="preserve"> PAGEREF _Toc207808986 \h </w:instrText>
        </w:r>
        <w:r>
          <w:rPr>
            <w:noProof/>
            <w:webHidden/>
          </w:rPr>
        </w:r>
        <w:r>
          <w:rPr>
            <w:noProof/>
            <w:webHidden/>
          </w:rPr>
          <w:fldChar w:fldCharType="separate"/>
        </w:r>
        <w:r w:rsidR="007935B8">
          <w:rPr>
            <w:noProof/>
            <w:webHidden/>
          </w:rPr>
          <w:t>82</w:t>
        </w:r>
        <w:r>
          <w:rPr>
            <w:noProof/>
            <w:webHidden/>
          </w:rPr>
          <w:fldChar w:fldCharType="end"/>
        </w:r>
      </w:hyperlink>
    </w:p>
    <w:p w14:paraId="29212587" w14:textId="77777777" w:rsidR="00B95C9E" w:rsidRDefault="00B95C9E">
      <w:pPr>
        <w:pStyle w:val="TDC1"/>
        <w:rPr>
          <w:rFonts w:asciiTheme="minorHAnsi" w:eastAsiaTheme="minorEastAsia" w:hAnsiTheme="minorHAnsi" w:cstheme="minorBidi"/>
          <w:noProof/>
          <w:sz w:val="22"/>
          <w:szCs w:val="22"/>
        </w:rPr>
      </w:pPr>
      <w:hyperlink w:anchor="_Toc207808987" w:history="1">
        <w:r w:rsidRPr="00DD3B82">
          <w:rPr>
            <w:rStyle w:val="Hipervnculo"/>
            <w:noProof/>
          </w:rPr>
          <w:t>Tabla 20 Resumen del Modelo Obtenido de la Prueba Número 5</w:t>
        </w:r>
        <w:r>
          <w:rPr>
            <w:noProof/>
            <w:webHidden/>
          </w:rPr>
          <w:tab/>
        </w:r>
        <w:r>
          <w:rPr>
            <w:noProof/>
            <w:webHidden/>
          </w:rPr>
          <w:fldChar w:fldCharType="begin"/>
        </w:r>
        <w:r>
          <w:rPr>
            <w:noProof/>
            <w:webHidden/>
          </w:rPr>
          <w:instrText xml:space="preserve"> PAGEREF _Toc207808987 \h </w:instrText>
        </w:r>
        <w:r>
          <w:rPr>
            <w:noProof/>
            <w:webHidden/>
          </w:rPr>
        </w:r>
        <w:r>
          <w:rPr>
            <w:noProof/>
            <w:webHidden/>
          </w:rPr>
          <w:fldChar w:fldCharType="separate"/>
        </w:r>
        <w:r w:rsidR="007935B8">
          <w:rPr>
            <w:noProof/>
            <w:webHidden/>
          </w:rPr>
          <w:t>84</w:t>
        </w:r>
        <w:r>
          <w:rPr>
            <w:noProof/>
            <w:webHidden/>
          </w:rPr>
          <w:fldChar w:fldCharType="end"/>
        </w:r>
      </w:hyperlink>
    </w:p>
    <w:p w14:paraId="77A97D7D" w14:textId="77777777" w:rsidR="00B95C9E" w:rsidRDefault="00B95C9E">
      <w:pPr>
        <w:pStyle w:val="TDC1"/>
        <w:rPr>
          <w:rFonts w:asciiTheme="minorHAnsi" w:eastAsiaTheme="minorEastAsia" w:hAnsiTheme="minorHAnsi" w:cstheme="minorBidi"/>
          <w:noProof/>
          <w:sz w:val="22"/>
          <w:szCs w:val="22"/>
        </w:rPr>
      </w:pPr>
      <w:hyperlink w:anchor="_Toc207808988" w:history="1">
        <w:r w:rsidRPr="00DD3B82">
          <w:rPr>
            <w:rStyle w:val="Hipervnculo"/>
            <w:noProof/>
          </w:rPr>
          <w:t>Tabla 21 Resumen del Modelo Obtenido de la Prueba Número 6</w:t>
        </w:r>
        <w:r>
          <w:rPr>
            <w:noProof/>
            <w:webHidden/>
          </w:rPr>
          <w:tab/>
        </w:r>
        <w:r>
          <w:rPr>
            <w:noProof/>
            <w:webHidden/>
          </w:rPr>
          <w:fldChar w:fldCharType="begin"/>
        </w:r>
        <w:r>
          <w:rPr>
            <w:noProof/>
            <w:webHidden/>
          </w:rPr>
          <w:instrText xml:space="preserve"> PAGEREF _Toc207808988 \h </w:instrText>
        </w:r>
        <w:r>
          <w:rPr>
            <w:noProof/>
            <w:webHidden/>
          </w:rPr>
        </w:r>
        <w:r>
          <w:rPr>
            <w:noProof/>
            <w:webHidden/>
          </w:rPr>
          <w:fldChar w:fldCharType="separate"/>
        </w:r>
        <w:r w:rsidR="007935B8">
          <w:rPr>
            <w:noProof/>
            <w:webHidden/>
          </w:rPr>
          <w:t>86</w:t>
        </w:r>
        <w:r>
          <w:rPr>
            <w:noProof/>
            <w:webHidden/>
          </w:rPr>
          <w:fldChar w:fldCharType="end"/>
        </w:r>
      </w:hyperlink>
    </w:p>
    <w:p w14:paraId="3C400F42" w14:textId="77777777" w:rsidR="00B95C9E" w:rsidRDefault="00B95C9E">
      <w:pPr>
        <w:pStyle w:val="TDC1"/>
        <w:rPr>
          <w:rFonts w:asciiTheme="minorHAnsi" w:eastAsiaTheme="minorEastAsia" w:hAnsiTheme="minorHAnsi" w:cstheme="minorBidi"/>
          <w:noProof/>
          <w:sz w:val="22"/>
          <w:szCs w:val="22"/>
        </w:rPr>
      </w:pPr>
      <w:hyperlink w:anchor="_Toc207808989" w:history="1">
        <w:r w:rsidRPr="00DD3B82">
          <w:rPr>
            <w:rStyle w:val="Hipervnculo"/>
            <w:noProof/>
          </w:rPr>
          <w:t>Tabla 22 Resumen del Modelo Obtenido de la Prueba Número 7</w:t>
        </w:r>
        <w:r>
          <w:rPr>
            <w:noProof/>
            <w:webHidden/>
          </w:rPr>
          <w:tab/>
        </w:r>
        <w:r>
          <w:rPr>
            <w:noProof/>
            <w:webHidden/>
          </w:rPr>
          <w:fldChar w:fldCharType="begin"/>
        </w:r>
        <w:r>
          <w:rPr>
            <w:noProof/>
            <w:webHidden/>
          </w:rPr>
          <w:instrText xml:space="preserve"> PAGEREF _Toc207808989 \h </w:instrText>
        </w:r>
        <w:r>
          <w:rPr>
            <w:noProof/>
            <w:webHidden/>
          </w:rPr>
        </w:r>
        <w:r>
          <w:rPr>
            <w:noProof/>
            <w:webHidden/>
          </w:rPr>
          <w:fldChar w:fldCharType="separate"/>
        </w:r>
        <w:r w:rsidR="007935B8">
          <w:rPr>
            <w:noProof/>
            <w:webHidden/>
          </w:rPr>
          <w:t>88</w:t>
        </w:r>
        <w:r>
          <w:rPr>
            <w:noProof/>
            <w:webHidden/>
          </w:rPr>
          <w:fldChar w:fldCharType="end"/>
        </w:r>
      </w:hyperlink>
    </w:p>
    <w:p w14:paraId="009631B8" w14:textId="77777777" w:rsidR="00B95C9E" w:rsidRDefault="00B95C9E">
      <w:pPr>
        <w:pStyle w:val="TDC1"/>
        <w:rPr>
          <w:rFonts w:asciiTheme="minorHAnsi" w:eastAsiaTheme="minorEastAsia" w:hAnsiTheme="minorHAnsi" w:cstheme="minorBidi"/>
          <w:noProof/>
          <w:sz w:val="22"/>
          <w:szCs w:val="22"/>
        </w:rPr>
      </w:pPr>
      <w:hyperlink w:anchor="_Toc207808990" w:history="1">
        <w:r w:rsidRPr="00DD3B82">
          <w:rPr>
            <w:rStyle w:val="Hipervnculo"/>
            <w:noProof/>
          </w:rPr>
          <w:t>Tabla 23 Resumen del Modelo Obtenido de la Prueba Número 8</w:t>
        </w:r>
        <w:r>
          <w:rPr>
            <w:noProof/>
            <w:webHidden/>
          </w:rPr>
          <w:tab/>
        </w:r>
        <w:r>
          <w:rPr>
            <w:noProof/>
            <w:webHidden/>
          </w:rPr>
          <w:fldChar w:fldCharType="begin"/>
        </w:r>
        <w:r>
          <w:rPr>
            <w:noProof/>
            <w:webHidden/>
          </w:rPr>
          <w:instrText xml:space="preserve"> PAGEREF _Toc207808990 \h </w:instrText>
        </w:r>
        <w:r>
          <w:rPr>
            <w:noProof/>
            <w:webHidden/>
          </w:rPr>
        </w:r>
        <w:r>
          <w:rPr>
            <w:noProof/>
            <w:webHidden/>
          </w:rPr>
          <w:fldChar w:fldCharType="separate"/>
        </w:r>
        <w:r w:rsidR="007935B8">
          <w:rPr>
            <w:noProof/>
            <w:webHidden/>
          </w:rPr>
          <w:t>90</w:t>
        </w:r>
        <w:r>
          <w:rPr>
            <w:noProof/>
            <w:webHidden/>
          </w:rPr>
          <w:fldChar w:fldCharType="end"/>
        </w:r>
      </w:hyperlink>
    </w:p>
    <w:p w14:paraId="1191BCA5" w14:textId="25E9F11E" w:rsidR="00DF6366" w:rsidRDefault="00334805" w:rsidP="00DF6366">
      <w:pPr>
        <w:spacing w:line="240" w:lineRule="auto"/>
      </w:pPr>
      <w:r>
        <w:fldChar w:fldCharType="end"/>
      </w:r>
    </w:p>
    <w:p w14:paraId="1AD3D063" w14:textId="77777777" w:rsidR="00DF6366" w:rsidRDefault="00DF6366">
      <w:pPr>
        <w:spacing w:before="0" w:after="160" w:line="259" w:lineRule="auto"/>
      </w:pPr>
      <w:r>
        <w:br w:type="page"/>
      </w:r>
    </w:p>
    <w:p w14:paraId="3EC7DC89" w14:textId="720A84A7" w:rsidR="00D70163" w:rsidRPr="00E470A1" w:rsidRDefault="0064646C" w:rsidP="00E470A1">
      <w:pPr>
        <w:jc w:val="right"/>
        <w:rPr>
          <w:b/>
        </w:rPr>
      </w:pPr>
      <w:r w:rsidRPr="00E470A1">
        <w:rPr>
          <w:b/>
        </w:rPr>
        <w:lastRenderedPageBreak/>
        <w:t>Lista de Figuras</w:t>
      </w:r>
    </w:p>
    <w:p w14:paraId="7E91F2EF" w14:textId="77777777" w:rsidR="00B95C9E" w:rsidRDefault="00D70163">
      <w:pPr>
        <w:pStyle w:val="TDC1"/>
        <w:rPr>
          <w:rFonts w:asciiTheme="minorHAnsi" w:eastAsiaTheme="minorEastAsia" w:hAnsiTheme="minorHAnsi" w:cstheme="minorBidi"/>
          <w:noProof/>
          <w:sz w:val="22"/>
          <w:szCs w:val="22"/>
        </w:rPr>
      </w:pPr>
      <w:r>
        <w:fldChar w:fldCharType="begin"/>
      </w:r>
      <w:r>
        <w:instrText xml:space="preserve"> TOC \h \z \t "Figuras;1" </w:instrText>
      </w:r>
      <w:r>
        <w:fldChar w:fldCharType="separate"/>
      </w:r>
      <w:hyperlink w:anchor="_Toc207808991" w:history="1">
        <w:r w:rsidR="00B95C9E" w:rsidRPr="00157478">
          <w:rPr>
            <w:rStyle w:val="Hipervnculo"/>
            <w:noProof/>
          </w:rPr>
          <w:t>Figura 1: Organigrama del Departamento de Gestión de Recursos de Redes y Comunicaciones</w:t>
        </w:r>
        <w:r w:rsidR="00B95C9E">
          <w:rPr>
            <w:noProof/>
            <w:webHidden/>
          </w:rPr>
          <w:tab/>
        </w:r>
        <w:r w:rsidR="00B95C9E">
          <w:rPr>
            <w:noProof/>
            <w:webHidden/>
          </w:rPr>
          <w:fldChar w:fldCharType="begin"/>
        </w:r>
        <w:r w:rsidR="00B95C9E">
          <w:rPr>
            <w:noProof/>
            <w:webHidden/>
          </w:rPr>
          <w:instrText xml:space="preserve"> PAGEREF _Toc207808991 \h </w:instrText>
        </w:r>
        <w:r w:rsidR="00B95C9E">
          <w:rPr>
            <w:noProof/>
            <w:webHidden/>
          </w:rPr>
        </w:r>
        <w:r w:rsidR="00B95C9E">
          <w:rPr>
            <w:noProof/>
            <w:webHidden/>
          </w:rPr>
          <w:fldChar w:fldCharType="separate"/>
        </w:r>
        <w:r w:rsidR="007935B8">
          <w:rPr>
            <w:noProof/>
            <w:webHidden/>
          </w:rPr>
          <w:t>25</w:t>
        </w:r>
        <w:r w:rsidR="00B95C9E">
          <w:rPr>
            <w:noProof/>
            <w:webHidden/>
          </w:rPr>
          <w:fldChar w:fldCharType="end"/>
        </w:r>
      </w:hyperlink>
    </w:p>
    <w:p w14:paraId="4021A6B9" w14:textId="77777777" w:rsidR="00B95C9E" w:rsidRDefault="00B95C9E">
      <w:pPr>
        <w:pStyle w:val="TDC1"/>
        <w:rPr>
          <w:rFonts w:asciiTheme="minorHAnsi" w:eastAsiaTheme="minorEastAsia" w:hAnsiTheme="minorHAnsi" w:cstheme="minorBidi"/>
          <w:noProof/>
          <w:sz w:val="22"/>
          <w:szCs w:val="22"/>
        </w:rPr>
      </w:pPr>
      <w:hyperlink w:anchor="_Toc207808992" w:history="1">
        <w:r w:rsidRPr="00157478">
          <w:rPr>
            <w:rStyle w:val="Hipervnculo"/>
            <w:noProof/>
          </w:rPr>
          <w:t>Figura 2: Red Neuronal GRU[10].</w:t>
        </w:r>
        <w:r>
          <w:rPr>
            <w:noProof/>
            <w:webHidden/>
          </w:rPr>
          <w:tab/>
        </w:r>
        <w:r>
          <w:rPr>
            <w:noProof/>
            <w:webHidden/>
          </w:rPr>
          <w:fldChar w:fldCharType="begin"/>
        </w:r>
        <w:r>
          <w:rPr>
            <w:noProof/>
            <w:webHidden/>
          </w:rPr>
          <w:instrText xml:space="preserve"> PAGEREF _Toc207808992 \h </w:instrText>
        </w:r>
        <w:r>
          <w:rPr>
            <w:noProof/>
            <w:webHidden/>
          </w:rPr>
        </w:r>
        <w:r>
          <w:rPr>
            <w:noProof/>
            <w:webHidden/>
          </w:rPr>
          <w:fldChar w:fldCharType="separate"/>
        </w:r>
        <w:r w:rsidR="007935B8">
          <w:rPr>
            <w:noProof/>
            <w:webHidden/>
          </w:rPr>
          <w:t>34</w:t>
        </w:r>
        <w:r>
          <w:rPr>
            <w:noProof/>
            <w:webHidden/>
          </w:rPr>
          <w:fldChar w:fldCharType="end"/>
        </w:r>
      </w:hyperlink>
    </w:p>
    <w:p w14:paraId="6605D043" w14:textId="77777777" w:rsidR="00B95C9E" w:rsidRDefault="00B95C9E">
      <w:pPr>
        <w:pStyle w:val="TDC1"/>
        <w:rPr>
          <w:rFonts w:asciiTheme="minorHAnsi" w:eastAsiaTheme="minorEastAsia" w:hAnsiTheme="minorHAnsi" w:cstheme="minorBidi"/>
          <w:noProof/>
          <w:sz w:val="22"/>
          <w:szCs w:val="22"/>
        </w:rPr>
      </w:pPr>
      <w:hyperlink w:anchor="_Toc207808993" w:history="1">
        <w:r w:rsidRPr="00157478">
          <w:rPr>
            <w:rStyle w:val="Hipervnculo"/>
            <w:noProof/>
          </w:rPr>
          <w:t xml:space="preserve">Figura 3: Arquitectura </w:t>
        </w:r>
        <w:r w:rsidRPr="00157478">
          <w:rPr>
            <w:rStyle w:val="Hipervnculo"/>
            <w:i/>
            <w:noProof/>
          </w:rPr>
          <w:t>encoder-decoder</w:t>
        </w:r>
        <w:r w:rsidRPr="00157478">
          <w:rPr>
            <w:rStyle w:val="Hipervnculo"/>
            <w:noProof/>
          </w:rPr>
          <w:t xml:space="preserve"> GRU[10].</w:t>
        </w:r>
        <w:r>
          <w:rPr>
            <w:noProof/>
            <w:webHidden/>
          </w:rPr>
          <w:tab/>
        </w:r>
        <w:r>
          <w:rPr>
            <w:noProof/>
            <w:webHidden/>
          </w:rPr>
          <w:fldChar w:fldCharType="begin"/>
        </w:r>
        <w:r>
          <w:rPr>
            <w:noProof/>
            <w:webHidden/>
          </w:rPr>
          <w:instrText xml:space="preserve"> PAGEREF _Toc207808993 \h </w:instrText>
        </w:r>
        <w:r>
          <w:rPr>
            <w:noProof/>
            <w:webHidden/>
          </w:rPr>
        </w:r>
        <w:r>
          <w:rPr>
            <w:noProof/>
            <w:webHidden/>
          </w:rPr>
          <w:fldChar w:fldCharType="separate"/>
        </w:r>
        <w:r w:rsidR="007935B8">
          <w:rPr>
            <w:noProof/>
            <w:webHidden/>
          </w:rPr>
          <w:t>36</w:t>
        </w:r>
        <w:r>
          <w:rPr>
            <w:noProof/>
            <w:webHidden/>
          </w:rPr>
          <w:fldChar w:fldCharType="end"/>
        </w:r>
      </w:hyperlink>
    </w:p>
    <w:p w14:paraId="08137801" w14:textId="77777777" w:rsidR="00B95C9E" w:rsidRDefault="00B95C9E">
      <w:pPr>
        <w:pStyle w:val="TDC1"/>
        <w:rPr>
          <w:rFonts w:asciiTheme="minorHAnsi" w:eastAsiaTheme="minorEastAsia" w:hAnsiTheme="minorHAnsi" w:cstheme="minorBidi"/>
          <w:noProof/>
          <w:sz w:val="22"/>
          <w:szCs w:val="22"/>
        </w:rPr>
      </w:pPr>
      <w:hyperlink w:anchor="_Toc207808994" w:history="1">
        <w:r w:rsidRPr="00157478">
          <w:rPr>
            <w:rStyle w:val="Hipervnculo"/>
            <w:noProof/>
          </w:rPr>
          <w:t>Figura 4: Diagrama de Flujo del Pre procesamiento</w:t>
        </w:r>
        <w:r>
          <w:rPr>
            <w:noProof/>
            <w:webHidden/>
          </w:rPr>
          <w:tab/>
        </w:r>
        <w:r>
          <w:rPr>
            <w:noProof/>
            <w:webHidden/>
          </w:rPr>
          <w:fldChar w:fldCharType="begin"/>
        </w:r>
        <w:r>
          <w:rPr>
            <w:noProof/>
            <w:webHidden/>
          </w:rPr>
          <w:instrText xml:space="preserve"> PAGEREF _Toc207808994 \h </w:instrText>
        </w:r>
        <w:r>
          <w:rPr>
            <w:noProof/>
            <w:webHidden/>
          </w:rPr>
        </w:r>
        <w:r>
          <w:rPr>
            <w:noProof/>
            <w:webHidden/>
          </w:rPr>
          <w:fldChar w:fldCharType="separate"/>
        </w:r>
        <w:r w:rsidR="007935B8">
          <w:rPr>
            <w:noProof/>
            <w:webHidden/>
          </w:rPr>
          <w:t>39</w:t>
        </w:r>
        <w:r>
          <w:rPr>
            <w:noProof/>
            <w:webHidden/>
          </w:rPr>
          <w:fldChar w:fldCharType="end"/>
        </w:r>
      </w:hyperlink>
    </w:p>
    <w:p w14:paraId="6DEF73C9" w14:textId="77777777" w:rsidR="00B95C9E" w:rsidRDefault="00B95C9E">
      <w:pPr>
        <w:pStyle w:val="TDC1"/>
        <w:rPr>
          <w:rFonts w:asciiTheme="minorHAnsi" w:eastAsiaTheme="minorEastAsia" w:hAnsiTheme="minorHAnsi" w:cstheme="minorBidi"/>
          <w:noProof/>
          <w:sz w:val="22"/>
          <w:szCs w:val="22"/>
        </w:rPr>
      </w:pPr>
      <w:hyperlink w:anchor="_Toc207808995" w:history="1">
        <w:r w:rsidRPr="00157478">
          <w:rPr>
            <w:rStyle w:val="Hipervnculo"/>
            <w:rFonts w:eastAsiaTheme="majorEastAsia"/>
            <w:noProof/>
          </w:rPr>
          <w:t xml:space="preserve">Figura 5: Distancia Promedio de los 7 Vecinos más cercanos para cada fila del </w:t>
        </w:r>
        <w:r w:rsidRPr="00157478">
          <w:rPr>
            <w:rStyle w:val="Hipervnculo"/>
            <w:rFonts w:eastAsiaTheme="majorEastAsia"/>
            <w:i/>
            <w:noProof/>
          </w:rPr>
          <w:t>dataframe</w:t>
        </w:r>
        <w:r w:rsidRPr="00157478">
          <w:rPr>
            <w:rStyle w:val="Hipervnculo"/>
            <w:rFonts w:eastAsiaTheme="majorEastAsia"/>
            <w:noProof/>
          </w:rPr>
          <w:t xml:space="preserve"> de TUM Transmedia.</w:t>
        </w:r>
        <w:r>
          <w:rPr>
            <w:noProof/>
            <w:webHidden/>
          </w:rPr>
          <w:tab/>
        </w:r>
        <w:r>
          <w:rPr>
            <w:noProof/>
            <w:webHidden/>
          </w:rPr>
          <w:fldChar w:fldCharType="begin"/>
        </w:r>
        <w:r>
          <w:rPr>
            <w:noProof/>
            <w:webHidden/>
          </w:rPr>
          <w:instrText xml:space="preserve"> PAGEREF _Toc207808995 \h </w:instrText>
        </w:r>
        <w:r>
          <w:rPr>
            <w:noProof/>
            <w:webHidden/>
          </w:rPr>
        </w:r>
        <w:r>
          <w:rPr>
            <w:noProof/>
            <w:webHidden/>
          </w:rPr>
          <w:fldChar w:fldCharType="separate"/>
        </w:r>
        <w:r w:rsidR="007935B8">
          <w:rPr>
            <w:noProof/>
            <w:webHidden/>
          </w:rPr>
          <w:t>42</w:t>
        </w:r>
        <w:r>
          <w:rPr>
            <w:noProof/>
            <w:webHidden/>
          </w:rPr>
          <w:fldChar w:fldCharType="end"/>
        </w:r>
      </w:hyperlink>
    </w:p>
    <w:p w14:paraId="1639D36B" w14:textId="77777777" w:rsidR="00B95C9E" w:rsidRDefault="00B95C9E">
      <w:pPr>
        <w:pStyle w:val="TDC1"/>
        <w:rPr>
          <w:rFonts w:asciiTheme="minorHAnsi" w:eastAsiaTheme="minorEastAsia" w:hAnsiTheme="minorHAnsi" w:cstheme="minorBidi"/>
          <w:noProof/>
          <w:sz w:val="22"/>
          <w:szCs w:val="22"/>
        </w:rPr>
      </w:pPr>
      <w:hyperlink w:anchor="_Toc207808996" w:history="1">
        <w:r w:rsidRPr="00157478">
          <w:rPr>
            <w:rStyle w:val="Hipervnculo"/>
            <w:rFonts w:eastAsiaTheme="majorEastAsia"/>
            <w:noProof/>
          </w:rPr>
          <w:t xml:space="preserve">Figura 6: Gráfico de dispersión de Número de vistas de página y Usuarios nuevos del </w:t>
        </w:r>
        <w:r w:rsidRPr="00157478">
          <w:rPr>
            <w:rStyle w:val="Hipervnculo"/>
            <w:rFonts w:eastAsiaTheme="majorEastAsia"/>
            <w:i/>
            <w:noProof/>
          </w:rPr>
          <w:t>dataframe</w:t>
        </w:r>
        <w:r w:rsidRPr="00157478">
          <w:rPr>
            <w:rStyle w:val="Hipervnculo"/>
            <w:rFonts w:eastAsiaTheme="majorEastAsia"/>
            <w:noProof/>
          </w:rPr>
          <w:t xml:space="preserve"> de TUM Transmedia.</w:t>
        </w:r>
        <w:r>
          <w:rPr>
            <w:noProof/>
            <w:webHidden/>
          </w:rPr>
          <w:tab/>
        </w:r>
        <w:r>
          <w:rPr>
            <w:noProof/>
            <w:webHidden/>
          </w:rPr>
          <w:fldChar w:fldCharType="begin"/>
        </w:r>
        <w:r>
          <w:rPr>
            <w:noProof/>
            <w:webHidden/>
          </w:rPr>
          <w:instrText xml:space="preserve"> PAGEREF _Toc207808996 \h </w:instrText>
        </w:r>
        <w:r>
          <w:rPr>
            <w:noProof/>
            <w:webHidden/>
          </w:rPr>
        </w:r>
        <w:r>
          <w:rPr>
            <w:noProof/>
            <w:webHidden/>
          </w:rPr>
          <w:fldChar w:fldCharType="separate"/>
        </w:r>
        <w:r w:rsidR="007935B8">
          <w:rPr>
            <w:noProof/>
            <w:webHidden/>
          </w:rPr>
          <w:t>43</w:t>
        </w:r>
        <w:r>
          <w:rPr>
            <w:noProof/>
            <w:webHidden/>
          </w:rPr>
          <w:fldChar w:fldCharType="end"/>
        </w:r>
      </w:hyperlink>
    </w:p>
    <w:p w14:paraId="43706AD7" w14:textId="77777777" w:rsidR="00B95C9E" w:rsidRDefault="00B95C9E">
      <w:pPr>
        <w:pStyle w:val="TDC1"/>
        <w:rPr>
          <w:rFonts w:asciiTheme="minorHAnsi" w:eastAsiaTheme="minorEastAsia" w:hAnsiTheme="minorHAnsi" w:cstheme="minorBidi"/>
          <w:noProof/>
          <w:sz w:val="22"/>
          <w:szCs w:val="22"/>
        </w:rPr>
      </w:pPr>
      <w:hyperlink w:anchor="_Toc207808997" w:history="1">
        <w:r w:rsidRPr="00157478">
          <w:rPr>
            <w:rStyle w:val="Hipervnculo"/>
            <w:rFonts w:eastAsiaTheme="majorEastAsia"/>
            <w:noProof/>
          </w:rPr>
          <w:t xml:space="preserve">Figura 7: Gráfico de dispersión de Número de vistas de página y Sesiones del </w:t>
        </w:r>
        <w:r w:rsidRPr="00157478">
          <w:rPr>
            <w:rStyle w:val="Hipervnculo"/>
            <w:rFonts w:eastAsiaTheme="majorEastAsia"/>
            <w:i/>
            <w:noProof/>
          </w:rPr>
          <w:t>dataframe</w:t>
        </w:r>
        <w:r w:rsidRPr="00157478">
          <w:rPr>
            <w:rStyle w:val="Hipervnculo"/>
            <w:rFonts w:eastAsiaTheme="majorEastAsia"/>
            <w:noProof/>
          </w:rPr>
          <w:t xml:space="preserve"> de TUM Transmedia.</w:t>
        </w:r>
        <w:r>
          <w:rPr>
            <w:noProof/>
            <w:webHidden/>
          </w:rPr>
          <w:tab/>
        </w:r>
        <w:r>
          <w:rPr>
            <w:noProof/>
            <w:webHidden/>
          </w:rPr>
          <w:fldChar w:fldCharType="begin"/>
        </w:r>
        <w:r>
          <w:rPr>
            <w:noProof/>
            <w:webHidden/>
          </w:rPr>
          <w:instrText xml:space="preserve"> PAGEREF _Toc207808997 \h </w:instrText>
        </w:r>
        <w:r>
          <w:rPr>
            <w:noProof/>
            <w:webHidden/>
          </w:rPr>
        </w:r>
        <w:r>
          <w:rPr>
            <w:noProof/>
            <w:webHidden/>
          </w:rPr>
          <w:fldChar w:fldCharType="separate"/>
        </w:r>
        <w:r w:rsidR="007935B8">
          <w:rPr>
            <w:noProof/>
            <w:webHidden/>
          </w:rPr>
          <w:t>44</w:t>
        </w:r>
        <w:r>
          <w:rPr>
            <w:noProof/>
            <w:webHidden/>
          </w:rPr>
          <w:fldChar w:fldCharType="end"/>
        </w:r>
      </w:hyperlink>
    </w:p>
    <w:p w14:paraId="4ABF9212" w14:textId="77777777" w:rsidR="00B95C9E" w:rsidRDefault="00B95C9E">
      <w:pPr>
        <w:pStyle w:val="TDC1"/>
        <w:rPr>
          <w:rFonts w:asciiTheme="minorHAnsi" w:eastAsiaTheme="minorEastAsia" w:hAnsiTheme="minorHAnsi" w:cstheme="minorBidi"/>
          <w:noProof/>
          <w:sz w:val="22"/>
          <w:szCs w:val="22"/>
        </w:rPr>
      </w:pPr>
      <w:hyperlink w:anchor="_Toc207808998" w:history="1">
        <w:r w:rsidRPr="00157478">
          <w:rPr>
            <w:rStyle w:val="Hipervnculo"/>
            <w:rFonts w:eastAsiaTheme="majorEastAsia"/>
            <w:noProof/>
          </w:rPr>
          <w:t xml:space="preserve">Figura 8: Distancia Promedio de los 7 Vecinos más cercanos para cada fila del </w:t>
        </w:r>
        <w:r w:rsidRPr="00157478">
          <w:rPr>
            <w:rStyle w:val="Hipervnculo"/>
            <w:rFonts w:eastAsiaTheme="majorEastAsia"/>
            <w:i/>
            <w:noProof/>
          </w:rPr>
          <w:t>dataframe</w:t>
        </w:r>
        <w:r w:rsidRPr="00157478">
          <w:rPr>
            <w:rStyle w:val="Hipervnculo"/>
            <w:rFonts w:eastAsiaTheme="majorEastAsia"/>
            <w:noProof/>
          </w:rPr>
          <w:t xml:space="preserve"> de Editorial Universitaria.</w:t>
        </w:r>
        <w:r>
          <w:rPr>
            <w:noProof/>
            <w:webHidden/>
          </w:rPr>
          <w:tab/>
        </w:r>
        <w:r>
          <w:rPr>
            <w:noProof/>
            <w:webHidden/>
          </w:rPr>
          <w:fldChar w:fldCharType="begin"/>
        </w:r>
        <w:r>
          <w:rPr>
            <w:noProof/>
            <w:webHidden/>
          </w:rPr>
          <w:instrText xml:space="preserve"> PAGEREF _Toc207808998 \h </w:instrText>
        </w:r>
        <w:r>
          <w:rPr>
            <w:noProof/>
            <w:webHidden/>
          </w:rPr>
        </w:r>
        <w:r>
          <w:rPr>
            <w:noProof/>
            <w:webHidden/>
          </w:rPr>
          <w:fldChar w:fldCharType="separate"/>
        </w:r>
        <w:r w:rsidR="007935B8">
          <w:rPr>
            <w:noProof/>
            <w:webHidden/>
          </w:rPr>
          <w:t>45</w:t>
        </w:r>
        <w:r>
          <w:rPr>
            <w:noProof/>
            <w:webHidden/>
          </w:rPr>
          <w:fldChar w:fldCharType="end"/>
        </w:r>
      </w:hyperlink>
    </w:p>
    <w:p w14:paraId="32539FD2" w14:textId="77777777" w:rsidR="00B95C9E" w:rsidRDefault="00B95C9E">
      <w:pPr>
        <w:pStyle w:val="TDC1"/>
        <w:rPr>
          <w:rFonts w:asciiTheme="minorHAnsi" w:eastAsiaTheme="minorEastAsia" w:hAnsiTheme="minorHAnsi" w:cstheme="minorBidi"/>
          <w:noProof/>
          <w:sz w:val="22"/>
          <w:szCs w:val="22"/>
        </w:rPr>
      </w:pPr>
      <w:hyperlink w:anchor="_Toc207808999" w:history="1">
        <w:r w:rsidRPr="00157478">
          <w:rPr>
            <w:rStyle w:val="Hipervnculo"/>
            <w:rFonts w:eastAsiaTheme="majorEastAsia"/>
            <w:noProof/>
          </w:rPr>
          <w:t xml:space="preserve">Figura 9: Gráfico de dispersión de Número de vistas de página y Sesiones del </w:t>
        </w:r>
        <w:r w:rsidRPr="00157478">
          <w:rPr>
            <w:rStyle w:val="Hipervnculo"/>
            <w:rFonts w:eastAsiaTheme="majorEastAsia"/>
            <w:i/>
            <w:noProof/>
          </w:rPr>
          <w:t>dataframe</w:t>
        </w:r>
        <w:r w:rsidRPr="00157478">
          <w:rPr>
            <w:rStyle w:val="Hipervnculo"/>
            <w:rFonts w:eastAsiaTheme="majorEastAsia"/>
            <w:noProof/>
          </w:rPr>
          <w:t xml:space="preserve"> de Editorial Universitaria.</w:t>
        </w:r>
        <w:r>
          <w:rPr>
            <w:noProof/>
            <w:webHidden/>
          </w:rPr>
          <w:tab/>
        </w:r>
        <w:r>
          <w:rPr>
            <w:noProof/>
            <w:webHidden/>
          </w:rPr>
          <w:fldChar w:fldCharType="begin"/>
        </w:r>
        <w:r>
          <w:rPr>
            <w:noProof/>
            <w:webHidden/>
          </w:rPr>
          <w:instrText xml:space="preserve"> PAGEREF _Toc207808999 \h </w:instrText>
        </w:r>
        <w:r>
          <w:rPr>
            <w:noProof/>
            <w:webHidden/>
          </w:rPr>
        </w:r>
        <w:r>
          <w:rPr>
            <w:noProof/>
            <w:webHidden/>
          </w:rPr>
          <w:fldChar w:fldCharType="separate"/>
        </w:r>
        <w:r w:rsidR="007935B8">
          <w:rPr>
            <w:noProof/>
            <w:webHidden/>
          </w:rPr>
          <w:t>46</w:t>
        </w:r>
        <w:r>
          <w:rPr>
            <w:noProof/>
            <w:webHidden/>
          </w:rPr>
          <w:fldChar w:fldCharType="end"/>
        </w:r>
      </w:hyperlink>
    </w:p>
    <w:p w14:paraId="4D27089D" w14:textId="77777777" w:rsidR="00B95C9E" w:rsidRDefault="00B95C9E">
      <w:pPr>
        <w:pStyle w:val="TDC1"/>
        <w:rPr>
          <w:rFonts w:asciiTheme="minorHAnsi" w:eastAsiaTheme="minorEastAsia" w:hAnsiTheme="minorHAnsi" w:cstheme="minorBidi"/>
          <w:noProof/>
          <w:sz w:val="22"/>
          <w:szCs w:val="22"/>
        </w:rPr>
      </w:pPr>
      <w:hyperlink w:anchor="_Toc207809000" w:history="1">
        <w:r w:rsidRPr="00157478">
          <w:rPr>
            <w:rStyle w:val="Hipervnculo"/>
            <w:rFonts w:eastAsiaTheme="majorEastAsia"/>
            <w:noProof/>
          </w:rPr>
          <w:t>Figura 10: Gráfico de dispersión de Número de vistas de página y Usuarios nuevos del dataframe de Editorial Universitaria.</w:t>
        </w:r>
        <w:r>
          <w:rPr>
            <w:noProof/>
            <w:webHidden/>
          </w:rPr>
          <w:tab/>
        </w:r>
        <w:r>
          <w:rPr>
            <w:noProof/>
            <w:webHidden/>
          </w:rPr>
          <w:fldChar w:fldCharType="begin"/>
        </w:r>
        <w:r>
          <w:rPr>
            <w:noProof/>
            <w:webHidden/>
          </w:rPr>
          <w:instrText xml:space="preserve"> PAGEREF _Toc207809000 \h </w:instrText>
        </w:r>
        <w:r>
          <w:rPr>
            <w:noProof/>
            <w:webHidden/>
          </w:rPr>
        </w:r>
        <w:r>
          <w:rPr>
            <w:noProof/>
            <w:webHidden/>
          </w:rPr>
          <w:fldChar w:fldCharType="separate"/>
        </w:r>
        <w:r w:rsidR="007935B8">
          <w:rPr>
            <w:noProof/>
            <w:webHidden/>
          </w:rPr>
          <w:t>47</w:t>
        </w:r>
        <w:r>
          <w:rPr>
            <w:noProof/>
            <w:webHidden/>
          </w:rPr>
          <w:fldChar w:fldCharType="end"/>
        </w:r>
      </w:hyperlink>
    </w:p>
    <w:p w14:paraId="6D825A41" w14:textId="77777777" w:rsidR="00B95C9E" w:rsidRDefault="00B95C9E">
      <w:pPr>
        <w:pStyle w:val="TDC1"/>
        <w:rPr>
          <w:rFonts w:asciiTheme="minorHAnsi" w:eastAsiaTheme="minorEastAsia" w:hAnsiTheme="minorHAnsi" w:cstheme="minorBidi"/>
          <w:noProof/>
          <w:sz w:val="22"/>
          <w:szCs w:val="22"/>
        </w:rPr>
      </w:pPr>
      <w:hyperlink w:anchor="_Toc207809001" w:history="1">
        <w:r w:rsidRPr="00157478">
          <w:rPr>
            <w:rStyle w:val="Hipervnculo"/>
            <w:rFonts w:eastAsiaTheme="majorEastAsia"/>
            <w:noProof/>
          </w:rPr>
          <w:t>Figura 11: Gráfico de Los Valores Reales y los Valores Pronosticados de la salida del modelo de una parte del conjunto Y_test, de la prueba 1.</w:t>
        </w:r>
        <w:r>
          <w:rPr>
            <w:noProof/>
            <w:webHidden/>
          </w:rPr>
          <w:tab/>
        </w:r>
        <w:r>
          <w:rPr>
            <w:noProof/>
            <w:webHidden/>
          </w:rPr>
          <w:fldChar w:fldCharType="begin"/>
        </w:r>
        <w:r>
          <w:rPr>
            <w:noProof/>
            <w:webHidden/>
          </w:rPr>
          <w:instrText xml:space="preserve"> PAGEREF _Toc207809001 \h </w:instrText>
        </w:r>
        <w:r>
          <w:rPr>
            <w:noProof/>
            <w:webHidden/>
          </w:rPr>
        </w:r>
        <w:r>
          <w:rPr>
            <w:noProof/>
            <w:webHidden/>
          </w:rPr>
          <w:fldChar w:fldCharType="separate"/>
        </w:r>
        <w:r w:rsidR="007935B8">
          <w:rPr>
            <w:noProof/>
            <w:webHidden/>
          </w:rPr>
          <w:t>56</w:t>
        </w:r>
        <w:r>
          <w:rPr>
            <w:noProof/>
            <w:webHidden/>
          </w:rPr>
          <w:fldChar w:fldCharType="end"/>
        </w:r>
      </w:hyperlink>
    </w:p>
    <w:p w14:paraId="3CCD6D0B" w14:textId="77777777" w:rsidR="00B95C9E" w:rsidRDefault="00B95C9E">
      <w:pPr>
        <w:pStyle w:val="TDC1"/>
        <w:rPr>
          <w:rFonts w:asciiTheme="minorHAnsi" w:eastAsiaTheme="minorEastAsia" w:hAnsiTheme="minorHAnsi" w:cstheme="minorBidi"/>
          <w:noProof/>
          <w:sz w:val="22"/>
          <w:szCs w:val="22"/>
        </w:rPr>
      </w:pPr>
      <w:hyperlink w:anchor="_Toc207809002" w:history="1">
        <w:r w:rsidRPr="00157478">
          <w:rPr>
            <w:rStyle w:val="Hipervnculo"/>
            <w:rFonts w:eastAsiaTheme="majorEastAsia"/>
            <w:noProof/>
          </w:rPr>
          <w:t>Figura 12: Gráfico de Los Valores Reales y los Valores Pronosticados de la salida del modelo de una parte de conjunto de prueba Y_test, de la prueba 3.</w:t>
        </w:r>
        <w:r>
          <w:rPr>
            <w:noProof/>
            <w:webHidden/>
          </w:rPr>
          <w:tab/>
        </w:r>
        <w:r>
          <w:rPr>
            <w:noProof/>
            <w:webHidden/>
          </w:rPr>
          <w:fldChar w:fldCharType="begin"/>
        </w:r>
        <w:r>
          <w:rPr>
            <w:noProof/>
            <w:webHidden/>
          </w:rPr>
          <w:instrText xml:space="preserve"> PAGEREF _Toc207809002 \h </w:instrText>
        </w:r>
        <w:r>
          <w:rPr>
            <w:noProof/>
            <w:webHidden/>
          </w:rPr>
        </w:r>
        <w:r>
          <w:rPr>
            <w:noProof/>
            <w:webHidden/>
          </w:rPr>
          <w:fldChar w:fldCharType="separate"/>
        </w:r>
        <w:r w:rsidR="007935B8">
          <w:rPr>
            <w:noProof/>
            <w:webHidden/>
          </w:rPr>
          <w:t>58</w:t>
        </w:r>
        <w:r>
          <w:rPr>
            <w:noProof/>
            <w:webHidden/>
          </w:rPr>
          <w:fldChar w:fldCharType="end"/>
        </w:r>
      </w:hyperlink>
    </w:p>
    <w:p w14:paraId="2FDD1B89" w14:textId="77777777" w:rsidR="00B95C9E" w:rsidRDefault="00B95C9E">
      <w:pPr>
        <w:pStyle w:val="TDC1"/>
        <w:rPr>
          <w:rFonts w:asciiTheme="minorHAnsi" w:eastAsiaTheme="minorEastAsia" w:hAnsiTheme="minorHAnsi" w:cstheme="minorBidi"/>
          <w:noProof/>
          <w:sz w:val="22"/>
          <w:szCs w:val="22"/>
        </w:rPr>
      </w:pPr>
      <w:hyperlink w:anchor="_Toc207809003" w:history="1">
        <w:r w:rsidRPr="00157478">
          <w:rPr>
            <w:rStyle w:val="Hipervnculo"/>
            <w:rFonts w:eastAsiaTheme="majorEastAsia"/>
            <w:noProof/>
          </w:rPr>
          <w:t>Figura 14: Gráfico de Los Valores Reales y los Valores Pronosticados de la salida del modelo de una parte del conjunto de prueba Y_test, de la prueba 5.</w:t>
        </w:r>
        <w:r>
          <w:rPr>
            <w:noProof/>
            <w:webHidden/>
          </w:rPr>
          <w:tab/>
        </w:r>
        <w:r>
          <w:rPr>
            <w:noProof/>
            <w:webHidden/>
          </w:rPr>
          <w:fldChar w:fldCharType="begin"/>
        </w:r>
        <w:r>
          <w:rPr>
            <w:noProof/>
            <w:webHidden/>
          </w:rPr>
          <w:instrText xml:space="preserve"> PAGEREF _Toc207809003 \h </w:instrText>
        </w:r>
        <w:r>
          <w:rPr>
            <w:noProof/>
            <w:webHidden/>
          </w:rPr>
        </w:r>
        <w:r>
          <w:rPr>
            <w:noProof/>
            <w:webHidden/>
          </w:rPr>
          <w:fldChar w:fldCharType="separate"/>
        </w:r>
        <w:r w:rsidR="007935B8">
          <w:rPr>
            <w:noProof/>
            <w:webHidden/>
          </w:rPr>
          <w:t>61</w:t>
        </w:r>
        <w:r>
          <w:rPr>
            <w:noProof/>
            <w:webHidden/>
          </w:rPr>
          <w:fldChar w:fldCharType="end"/>
        </w:r>
      </w:hyperlink>
    </w:p>
    <w:p w14:paraId="507616C2" w14:textId="77777777" w:rsidR="00B95C9E" w:rsidRDefault="00B95C9E">
      <w:pPr>
        <w:pStyle w:val="TDC1"/>
        <w:rPr>
          <w:rFonts w:asciiTheme="minorHAnsi" w:eastAsiaTheme="minorEastAsia" w:hAnsiTheme="minorHAnsi" w:cstheme="minorBidi"/>
          <w:noProof/>
          <w:sz w:val="22"/>
          <w:szCs w:val="22"/>
        </w:rPr>
      </w:pPr>
      <w:hyperlink w:anchor="_Toc207809004" w:history="1">
        <w:r w:rsidRPr="00157478">
          <w:rPr>
            <w:rStyle w:val="Hipervnculo"/>
            <w:rFonts w:eastAsiaTheme="majorEastAsia"/>
            <w:noProof/>
          </w:rPr>
          <w:t>Figura 15: Gráfico de Los Valores Reales y los Valores Pronosticados de la salida del modelo de una parte del conjunto de prueba Y_test, de la prueba 6.</w:t>
        </w:r>
        <w:r>
          <w:rPr>
            <w:noProof/>
            <w:webHidden/>
          </w:rPr>
          <w:tab/>
        </w:r>
        <w:r>
          <w:rPr>
            <w:noProof/>
            <w:webHidden/>
          </w:rPr>
          <w:fldChar w:fldCharType="begin"/>
        </w:r>
        <w:r>
          <w:rPr>
            <w:noProof/>
            <w:webHidden/>
          </w:rPr>
          <w:instrText xml:space="preserve"> PAGEREF _Toc207809004 \h </w:instrText>
        </w:r>
        <w:r>
          <w:rPr>
            <w:noProof/>
            <w:webHidden/>
          </w:rPr>
        </w:r>
        <w:r>
          <w:rPr>
            <w:noProof/>
            <w:webHidden/>
          </w:rPr>
          <w:fldChar w:fldCharType="separate"/>
        </w:r>
        <w:r w:rsidR="007935B8">
          <w:rPr>
            <w:noProof/>
            <w:webHidden/>
          </w:rPr>
          <w:t>63</w:t>
        </w:r>
        <w:r>
          <w:rPr>
            <w:noProof/>
            <w:webHidden/>
          </w:rPr>
          <w:fldChar w:fldCharType="end"/>
        </w:r>
      </w:hyperlink>
    </w:p>
    <w:p w14:paraId="5D53EEF6" w14:textId="77777777" w:rsidR="00B95C9E" w:rsidRDefault="00B95C9E">
      <w:pPr>
        <w:pStyle w:val="TDC1"/>
        <w:rPr>
          <w:rFonts w:asciiTheme="minorHAnsi" w:eastAsiaTheme="minorEastAsia" w:hAnsiTheme="minorHAnsi" w:cstheme="minorBidi"/>
          <w:noProof/>
          <w:sz w:val="22"/>
          <w:szCs w:val="22"/>
        </w:rPr>
      </w:pPr>
      <w:hyperlink w:anchor="_Toc207809005" w:history="1">
        <w:r w:rsidRPr="00157478">
          <w:rPr>
            <w:rStyle w:val="Hipervnculo"/>
            <w:rFonts w:eastAsiaTheme="majorEastAsia"/>
            <w:noProof/>
          </w:rPr>
          <w:t>Figura 16: Gráfico de Los Valores Reales y los Valores Pronosticados de la salida del modelo de una parte del conjunto de prueba Y_test de la prueba 7.</w:t>
        </w:r>
        <w:r>
          <w:rPr>
            <w:noProof/>
            <w:webHidden/>
          </w:rPr>
          <w:tab/>
        </w:r>
        <w:r>
          <w:rPr>
            <w:noProof/>
            <w:webHidden/>
          </w:rPr>
          <w:fldChar w:fldCharType="begin"/>
        </w:r>
        <w:r>
          <w:rPr>
            <w:noProof/>
            <w:webHidden/>
          </w:rPr>
          <w:instrText xml:space="preserve"> PAGEREF _Toc207809005 \h </w:instrText>
        </w:r>
        <w:r>
          <w:rPr>
            <w:noProof/>
            <w:webHidden/>
          </w:rPr>
        </w:r>
        <w:r>
          <w:rPr>
            <w:noProof/>
            <w:webHidden/>
          </w:rPr>
          <w:fldChar w:fldCharType="separate"/>
        </w:r>
        <w:r w:rsidR="007935B8">
          <w:rPr>
            <w:noProof/>
            <w:webHidden/>
          </w:rPr>
          <w:t>65</w:t>
        </w:r>
        <w:r>
          <w:rPr>
            <w:noProof/>
            <w:webHidden/>
          </w:rPr>
          <w:fldChar w:fldCharType="end"/>
        </w:r>
      </w:hyperlink>
    </w:p>
    <w:p w14:paraId="78032F14" w14:textId="77777777" w:rsidR="00B95C9E" w:rsidRDefault="00B95C9E">
      <w:pPr>
        <w:pStyle w:val="TDC1"/>
        <w:rPr>
          <w:rFonts w:asciiTheme="minorHAnsi" w:eastAsiaTheme="minorEastAsia" w:hAnsiTheme="minorHAnsi" w:cstheme="minorBidi"/>
          <w:noProof/>
          <w:sz w:val="22"/>
          <w:szCs w:val="22"/>
        </w:rPr>
      </w:pPr>
      <w:hyperlink w:anchor="_Toc207809006" w:history="1">
        <w:r w:rsidRPr="00157478">
          <w:rPr>
            <w:rStyle w:val="Hipervnculo"/>
            <w:rFonts w:eastAsiaTheme="majorEastAsia"/>
            <w:noProof/>
          </w:rPr>
          <w:t>Figura 17: Gráfico de Los Valores Reales y los Valores Pronosticados de la salida del modelo de una parte del conjunto de prueba Y_test, de la prueba 8.</w:t>
        </w:r>
        <w:r>
          <w:rPr>
            <w:noProof/>
            <w:webHidden/>
          </w:rPr>
          <w:tab/>
        </w:r>
        <w:r>
          <w:rPr>
            <w:noProof/>
            <w:webHidden/>
          </w:rPr>
          <w:fldChar w:fldCharType="begin"/>
        </w:r>
        <w:r>
          <w:rPr>
            <w:noProof/>
            <w:webHidden/>
          </w:rPr>
          <w:instrText xml:space="preserve"> PAGEREF _Toc207809006 \h </w:instrText>
        </w:r>
        <w:r>
          <w:rPr>
            <w:noProof/>
            <w:webHidden/>
          </w:rPr>
        </w:r>
        <w:r>
          <w:rPr>
            <w:noProof/>
            <w:webHidden/>
          </w:rPr>
          <w:fldChar w:fldCharType="separate"/>
        </w:r>
        <w:r w:rsidR="007935B8">
          <w:rPr>
            <w:noProof/>
            <w:webHidden/>
          </w:rPr>
          <w:t>65</w:t>
        </w:r>
        <w:r>
          <w:rPr>
            <w:noProof/>
            <w:webHidden/>
          </w:rPr>
          <w:fldChar w:fldCharType="end"/>
        </w:r>
      </w:hyperlink>
    </w:p>
    <w:p w14:paraId="2D31F8B2" w14:textId="77777777" w:rsidR="00B95C9E" w:rsidRDefault="00B95C9E">
      <w:pPr>
        <w:pStyle w:val="TDC1"/>
        <w:rPr>
          <w:rFonts w:asciiTheme="minorHAnsi" w:eastAsiaTheme="minorEastAsia" w:hAnsiTheme="minorHAnsi" w:cstheme="minorBidi"/>
          <w:noProof/>
          <w:sz w:val="22"/>
          <w:szCs w:val="22"/>
        </w:rPr>
      </w:pPr>
      <w:hyperlink w:anchor="_Toc207809007" w:history="1">
        <w:r w:rsidRPr="00157478">
          <w:rPr>
            <w:rStyle w:val="Hipervnculo"/>
            <w:rFonts w:eastAsiaTheme="majorEastAsia"/>
            <w:noProof/>
          </w:rPr>
          <w:t>Figura 18: Gráfico Formato Dot de la primera prueba</w:t>
        </w:r>
        <w:r>
          <w:rPr>
            <w:noProof/>
            <w:webHidden/>
          </w:rPr>
          <w:tab/>
        </w:r>
        <w:r>
          <w:rPr>
            <w:noProof/>
            <w:webHidden/>
          </w:rPr>
          <w:fldChar w:fldCharType="begin"/>
        </w:r>
        <w:r>
          <w:rPr>
            <w:noProof/>
            <w:webHidden/>
          </w:rPr>
          <w:instrText xml:space="preserve"> PAGEREF _Toc207809007 \h </w:instrText>
        </w:r>
        <w:r>
          <w:rPr>
            <w:noProof/>
            <w:webHidden/>
          </w:rPr>
        </w:r>
        <w:r>
          <w:rPr>
            <w:noProof/>
            <w:webHidden/>
          </w:rPr>
          <w:fldChar w:fldCharType="separate"/>
        </w:r>
        <w:r w:rsidR="007935B8">
          <w:rPr>
            <w:noProof/>
            <w:webHidden/>
          </w:rPr>
          <w:t>77</w:t>
        </w:r>
        <w:r>
          <w:rPr>
            <w:noProof/>
            <w:webHidden/>
          </w:rPr>
          <w:fldChar w:fldCharType="end"/>
        </w:r>
      </w:hyperlink>
    </w:p>
    <w:p w14:paraId="711E83D3" w14:textId="77777777" w:rsidR="00B95C9E" w:rsidRDefault="00B95C9E">
      <w:pPr>
        <w:pStyle w:val="TDC1"/>
        <w:rPr>
          <w:rFonts w:asciiTheme="minorHAnsi" w:eastAsiaTheme="minorEastAsia" w:hAnsiTheme="minorHAnsi" w:cstheme="minorBidi"/>
          <w:noProof/>
          <w:sz w:val="22"/>
          <w:szCs w:val="22"/>
        </w:rPr>
      </w:pPr>
      <w:hyperlink w:anchor="_Toc207809008" w:history="1">
        <w:r w:rsidRPr="00157478">
          <w:rPr>
            <w:rStyle w:val="Hipervnculo"/>
            <w:rFonts w:eastAsiaTheme="majorEastAsia"/>
            <w:noProof/>
          </w:rPr>
          <w:t>Figura 19: Gráfico Formato Dot de la segunda prueba</w:t>
        </w:r>
        <w:r>
          <w:rPr>
            <w:noProof/>
            <w:webHidden/>
          </w:rPr>
          <w:tab/>
        </w:r>
        <w:r>
          <w:rPr>
            <w:noProof/>
            <w:webHidden/>
          </w:rPr>
          <w:fldChar w:fldCharType="begin"/>
        </w:r>
        <w:r>
          <w:rPr>
            <w:noProof/>
            <w:webHidden/>
          </w:rPr>
          <w:instrText xml:space="preserve"> PAGEREF _Toc207809008 \h </w:instrText>
        </w:r>
        <w:r>
          <w:rPr>
            <w:noProof/>
            <w:webHidden/>
          </w:rPr>
        </w:r>
        <w:r>
          <w:rPr>
            <w:noProof/>
            <w:webHidden/>
          </w:rPr>
          <w:fldChar w:fldCharType="separate"/>
        </w:r>
        <w:r w:rsidR="007935B8">
          <w:rPr>
            <w:noProof/>
            <w:webHidden/>
          </w:rPr>
          <w:t>79</w:t>
        </w:r>
        <w:r>
          <w:rPr>
            <w:noProof/>
            <w:webHidden/>
          </w:rPr>
          <w:fldChar w:fldCharType="end"/>
        </w:r>
      </w:hyperlink>
    </w:p>
    <w:p w14:paraId="3AB43A93" w14:textId="77777777" w:rsidR="00B95C9E" w:rsidRDefault="00B95C9E">
      <w:pPr>
        <w:pStyle w:val="TDC1"/>
        <w:rPr>
          <w:rFonts w:asciiTheme="minorHAnsi" w:eastAsiaTheme="minorEastAsia" w:hAnsiTheme="minorHAnsi" w:cstheme="minorBidi"/>
          <w:noProof/>
          <w:sz w:val="22"/>
          <w:szCs w:val="22"/>
        </w:rPr>
      </w:pPr>
      <w:hyperlink w:anchor="_Toc207809009" w:history="1">
        <w:r w:rsidRPr="00157478">
          <w:rPr>
            <w:rStyle w:val="Hipervnculo"/>
            <w:rFonts w:eastAsiaTheme="majorEastAsia"/>
            <w:noProof/>
          </w:rPr>
          <w:t>Figura 20: Gráfico Formato Dot de la tercera prueba</w:t>
        </w:r>
        <w:r>
          <w:rPr>
            <w:noProof/>
            <w:webHidden/>
          </w:rPr>
          <w:tab/>
        </w:r>
        <w:r>
          <w:rPr>
            <w:noProof/>
            <w:webHidden/>
          </w:rPr>
          <w:fldChar w:fldCharType="begin"/>
        </w:r>
        <w:r>
          <w:rPr>
            <w:noProof/>
            <w:webHidden/>
          </w:rPr>
          <w:instrText xml:space="preserve"> PAGEREF _Toc207809009 \h </w:instrText>
        </w:r>
        <w:r>
          <w:rPr>
            <w:noProof/>
            <w:webHidden/>
          </w:rPr>
        </w:r>
        <w:r>
          <w:rPr>
            <w:noProof/>
            <w:webHidden/>
          </w:rPr>
          <w:fldChar w:fldCharType="separate"/>
        </w:r>
        <w:r w:rsidR="007935B8">
          <w:rPr>
            <w:noProof/>
            <w:webHidden/>
          </w:rPr>
          <w:t>81</w:t>
        </w:r>
        <w:r>
          <w:rPr>
            <w:noProof/>
            <w:webHidden/>
          </w:rPr>
          <w:fldChar w:fldCharType="end"/>
        </w:r>
      </w:hyperlink>
    </w:p>
    <w:p w14:paraId="2F37FC3C" w14:textId="77777777" w:rsidR="00B95C9E" w:rsidRDefault="00B95C9E">
      <w:pPr>
        <w:pStyle w:val="TDC1"/>
        <w:rPr>
          <w:rFonts w:asciiTheme="minorHAnsi" w:eastAsiaTheme="minorEastAsia" w:hAnsiTheme="minorHAnsi" w:cstheme="minorBidi"/>
          <w:noProof/>
          <w:sz w:val="22"/>
          <w:szCs w:val="22"/>
        </w:rPr>
      </w:pPr>
      <w:hyperlink w:anchor="_Toc207809010" w:history="1">
        <w:r w:rsidRPr="00157478">
          <w:rPr>
            <w:rStyle w:val="Hipervnculo"/>
            <w:rFonts w:eastAsiaTheme="majorEastAsia"/>
            <w:noProof/>
          </w:rPr>
          <w:t>Figura 21: Gráfico Formato Dot de la cuarta prueba</w:t>
        </w:r>
        <w:r>
          <w:rPr>
            <w:noProof/>
            <w:webHidden/>
          </w:rPr>
          <w:tab/>
        </w:r>
        <w:r>
          <w:rPr>
            <w:noProof/>
            <w:webHidden/>
          </w:rPr>
          <w:fldChar w:fldCharType="begin"/>
        </w:r>
        <w:r>
          <w:rPr>
            <w:noProof/>
            <w:webHidden/>
          </w:rPr>
          <w:instrText xml:space="preserve"> PAGEREF _Toc207809010 \h </w:instrText>
        </w:r>
        <w:r>
          <w:rPr>
            <w:noProof/>
            <w:webHidden/>
          </w:rPr>
        </w:r>
        <w:r>
          <w:rPr>
            <w:noProof/>
            <w:webHidden/>
          </w:rPr>
          <w:fldChar w:fldCharType="separate"/>
        </w:r>
        <w:r w:rsidR="007935B8">
          <w:rPr>
            <w:noProof/>
            <w:webHidden/>
          </w:rPr>
          <w:t>83</w:t>
        </w:r>
        <w:r>
          <w:rPr>
            <w:noProof/>
            <w:webHidden/>
          </w:rPr>
          <w:fldChar w:fldCharType="end"/>
        </w:r>
      </w:hyperlink>
    </w:p>
    <w:p w14:paraId="11D453AE" w14:textId="77777777" w:rsidR="00B95C9E" w:rsidRDefault="00B95C9E">
      <w:pPr>
        <w:pStyle w:val="TDC1"/>
        <w:rPr>
          <w:rFonts w:asciiTheme="minorHAnsi" w:eastAsiaTheme="minorEastAsia" w:hAnsiTheme="minorHAnsi" w:cstheme="minorBidi"/>
          <w:noProof/>
          <w:sz w:val="22"/>
          <w:szCs w:val="22"/>
        </w:rPr>
      </w:pPr>
      <w:hyperlink w:anchor="_Toc207809011" w:history="1">
        <w:r w:rsidRPr="00157478">
          <w:rPr>
            <w:rStyle w:val="Hipervnculo"/>
            <w:rFonts w:eastAsiaTheme="majorEastAsia"/>
            <w:noProof/>
          </w:rPr>
          <w:t>Figura 22: Gráfico Formato Dot de la quinta prueba</w:t>
        </w:r>
        <w:r>
          <w:rPr>
            <w:noProof/>
            <w:webHidden/>
          </w:rPr>
          <w:tab/>
        </w:r>
        <w:r>
          <w:rPr>
            <w:noProof/>
            <w:webHidden/>
          </w:rPr>
          <w:fldChar w:fldCharType="begin"/>
        </w:r>
        <w:r>
          <w:rPr>
            <w:noProof/>
            <w:webHidden/>
          </w:rPr>
          <w:instrText xml:space="preserve"> PAGEREF _Toc207809011 \h </w:instrText>
        </w:r>
        <w:r>
          <w:rPr>
            <w:noProof/>
            <w:webHidden/>
          </w:rPr>
        </w:r>
        <w:r>
          <w:rPr>
            <w:noProof/>
            <w:webHidden/>
          </w:rPr>
          <w:fldChar w:fldCharType="separate"/>
        </w:r>
        <w:r w:rsidR="007935B8">
          <w:rPr>
            <w:noProof/>
            <w:webHidden/>
          </w:rPr>
          <w:t>85</w:t>
        </w:r>
        <w:r>
          <w:rPr>
            <w:noProof/>
            <w:webHidden/>
          </w:rPr>
          <w:fldChar w:fldCharType="end"/>
        </w:r>
      </w:hyperlink>
    </w:p>
    <w:p w14:paraId="199AF170" w14:textId="77777777" w:rsidR="00B95C9E" w:rsidRDefault="00B95C9E">
      <w:pPr>
        <w:pStyle w:val="TDC1"/>
        <w:rPr>
          <w:rFonts w:asciiTheme="minorHAnsi" w:eastAsiaTheme="minorEastAsia" w:hAnsiTheme="minorHAnsi" w:cstheme="minorBidi"/>
          <w:noProof/>
          <w:sz w:val="22"/>
          <w:szCs w:val="22"/>
        </w:rPr>
      </w:pPr>
      <w:hyperlink w:anchor="_Toc207809012" w:history="1">
        <w:r w:rsidRPr="00157478">
          <w:rPr>
            <w:rStyle w:val="Hipervnculo"/>
            <w:rFonts w:eastAsiaTheme="majorEastAsia"/>
            <w:noProof/>
          </w:rPr>
          <w:t>Figura 23: Gráfico Formato Dot de la sexta prueba</w:t>
        </w:r>
        <w:r>
          <w:rPr>
            <w:noProof/>
            <w:webHidden/>
          </w:rPr>
          <w:tab/>
        </w:r>
        <w:r>
          <w:rPr>
            <w:noProof/>
            <w:webHidden/>
          </w:rPr>
          <w:fldChar w:fldCharType="begin"/>
        </w:r>
        <w:r>
          <w:rPr>
            <w:noProof/>
            <w:webHidden/>
          </w:rPr>
          <w:instrText xml:space="preserve"> PAGEREF _Toc207809012 \h </w:instrText>
        </w:r>
        <w:r>
          <w:rPr>
            <w:noProof/>
            <w:webHidden/>
          </w:rPr>
        </w:r>
        <w:r>
          <w:rPr>
            <w:noProof/>
            <w:webHidden/>
          </w:rPr>
          <w:fldChar w:fldCharType="separate"/>
        </w:r>
        <w:r w:rsidR="007935B8">
          <w:rPr>
            <w:noProof/>
            <w:webHidden/>
          </w:rPr>
          <w:t>87</w:t>
        </w:r>
        <w:r>
          <w:rPr>
            <w:noProof/>
            <w:webHidden/>
          </w:rPr>
          <w:fldChar w:fldCharType="end"/>
        </w:r>
      </w:hyperlink>
    </w:p>
    <w:p w14:paraId="682D0424" w14:textId="77777777" w:rsidR="00B95C9E" w:rsidRDefault="00B95C9E">
      <w:pPr>
        <w:pStyle w:val="TDC1"/>
        <w:rPr>
          <w:rFonts w:asciiTheme="minorHAnsi" w:eastAsiaTheme="minorEastAsia" w:hAnsiTheme="minorHAnsi" w:cstheme="minorBidi"/>
          <w:noProof/>
          <w:sz w:val="22"/>
          <w:szCs w:val="22"/>
        </w:rPr>
      </w:pPr>
      <w:hyperlink w:anchor="_Toc207809013" w:history="1">
        <w:r w:rsidRPr="00157478">
          <w:rPr>
            <w:rStyle w:val="Hipervnculo"/>
            <w:rFonts w:eastAsiaTheme="majorEastAsia"/>
            <w:noProof/>
          </w:rPr>
          <w:t>Figura 24: Gráfico Formato Dot de la séptima prueba</w:t>
        </w:r>
        <w:r>
          <w:rPr>
            <w:noProof/>
            <w:webHidden/>
          </w:rPr>
          <w:tab/>
        </w:r>
        <w:r>
          <w:rPr>
            <w:noProof/>
            <w:webHidden/>
          </w:rPr>
          <w:fldChar w:fldCharType="begin"/>
        </w:r>
        <w:r>
          <w:rPr>
            <w:noProof/>
            <w:webHidden/>
          </w:rPr>
          <w:instrText xml:space="preserve"> PAGEREF _Toc207809013 \h </w:instrText>
        </w:r>
        <w:r>
          <w:rPr>
            <w:noProof/>
            <w:webHidden/>
          </w:rPr>
        </w:r>
        <w:r>
          <w:rPr>
            <w:noProof/>
            <w:webHidden/>
          </w:rPr>
          <w:fldChar w:fldCharType="separate"/>
        </w:r>
        <w:r w:rsidR="007935B8">
          <w:rPr>
            <w:noProof/>
            <w:webHidden/>
          </w:rPr>
          <w:t>89</w:t>
        </w:r>
        <w:r>
          <w:rPr>
            <w:noProof/>
            <w:webHidden/>
          </w:rPr>
          <w:fldChar w:fldCharType="end"/>
        </w:r>
      </w:hyperlink>
    </w:p>
    <w:p w14:paraId="2204CA99" w14:textId="77777777" w:rsidR="00B95C9E" w:rsidRDefault="00B95C9E">
      <w:pPr>
        <w:pStyle w:val="TDC1"/>
        <w:rPr>
          <w:rFonts w:asciiTheme="minorHAnsi" w:eastAsiaTheme="minorEastAsia" w:hAnsiTheme="minorHAnsi" w:cstheme="minorBidi"/>
          <w:noProof/>
          <w:sz w:val="22"/>
          <w:szCs w:val="22"/>
        </w:rPr>
      </w:pPr>
      <w:hyperlink w:anchor="_Toc207809014" w:history="1">
        <w:r w:rsidRPr="00157478">
          <w:rPr>
            <w:rStyle w:val="Hipervnculo"/>
            <w:rFonts w:eastAsiaTheme="majorEastAsia"/>
            <w:noProof/>
          </w:rPr>
          <w:t>Figura 25: Gráfico Formato Dot de la octava prueba</w:t>
        </w:r>
        <w:r>
          <w:rPr>
            <w:noProof/>
            <w:webHidden/>
          </w:rPr>
          <w:tab/>
        </w:r>
        <w:r>
          <w:rPr>
            <w:noProof/>
            <w:webHidden/>
          </w:rPr>
          <w:fldChar w:fldCharType="begin"/>
        </w:r>
        <w:r>
          <w:rPr>
            <w:noProof/>
            <w:webHidden/>
          </w:rPr>
          <w:instrText xml:space="preserve"> PAGEREF _Toc207809014 \h </w:instrText>
        </w:r>
        <w:r>
          <w:rPr>
            <w:noProof/>
            <w:webHidden/>
          </w:rPr>
        </w:r>
        <w:r>
          <w:rPr>
            <w:noProof/>
            <w:webHidden/>
          </w:rPr>
          <w:fldChar w:fldCharType="separate"/>
        </w:r>
        <w:r w:rsidR="007935B8">
          <w:rPr>
            <w:noProof/>
            <w:webHidden/>
          </w:rPr>
          <w:t>91</w:t>
        </w:r>
        <w:r>
          <w:rPr>
            <w:noProof/>
            <w:webHidden/>
          </w:rPr>
          <w:fldChar w:fldCharType="end"/>
        </w:r>
      </w:hyperlink>
    </w:p>
    <w:p w14:paraId="4E4A4FED" w14:textId="55A7EA31" w:rsidR="0064646C" w:rsidRDefault="00D70163" w:rsidP="00DF6366">
      <w:pPr>
        <w:spacing w:line="240" w:lineRule="auto"/>
      </w:pPr>
      <w:r>
        <w:fldChar w:fldCharType="end"/>
      </w:r>
    </w:p>
    <w:p w14:paraId="2B9C3563" w14:textId="77777777" w:rsidR="008C7942" w:rsidRDefault="000C04D6">
      <w:pPr>
        <w:sectPr w:rsidR="008C7942" w:rsidSect="003A2A15">
          <w:pgSz w:w="11907" w:h="16840" w:code="9"/>
          <w:pgMar w:top="2268" w:right="1418" w:bottom="1418" w:left="2268" w:header="709" w:footer="709" w:gutter="0"/>
          <w:pgNumType w:fmt="upperRoman"/>
          <w:cols w:space="708"/>
          <w:docGrid w:linePitch="360"/>
        </w:sectPr>
      </w:pPr>
      <w:r>
        <w:br w:type="page"/>
      </w:r>
    </w:p>
    <w:p w14:paraId="73C06138" w14:textId="77777777" w:rsidR="003A197B" w:rsidRDefault="003A197B" w:rsidP="003A197B">
      <w:bookmarkStart w:id="0" w:name="__RefHeading___Toc2502_16391338711"/>
    </w:p>
    <w:p w14:paraId="40EF983F" w14:textId="77777777" w:rsidR="003A197B" w:rsidRDefault="003A197B" w:rsidP="003A197B"/>
    <w:p w14:paraId="42B087BF" w14:textId="77777777" w:rsidR="003A197B" w:rsidRDefault="003A197B" w:rsidP="003A197B"/>
    <w:p w14:paraId="09548295" w14:textId="77777777" w:rsidR="003A197B" w:rsidRDefault="003A197B" w:rsidP="003A197B"/>
    <w:p w14:paraId="46DF4B6E" w14:textId="77777777" w:rsidR="000C35ED" w:rsidRDefault="000C35ED" w:rsidP="003A197B"/>
    <w:p w14:paraId="6FD67217" w14:textId="42AF0A6B" w:rsidR="002F2B1E" w:rsidRDefault="002F2B1E" w:rsidP="002F2B1E">
      <w:pPr>
        <w:pStyle w:val="Ttulo1"/>
        <w:rPr>
          <w:szCs w:val="28"/>
        </w:rPr>
      </w:pPr>
      <w:bookmarkStart w:id="1" w:name="_Toc207808893"/>
      <w:r>
        <w:t>Capítulo 1</w:t>
      </w:r>
      <w:bookmarkEnd w:id="0"/>
      <w:bookmarkEnd w:id="1"/>
    </w:p>
    <w:p w14:paraId="16BBEDEB" w14:textId="77777777" w:rsidR="002F2B1E" w:rsidRDefault="002F2B1E" w:rsidP="003A197B">
      <w:pPr>
        <w:pStyle w:val="Textbody"/>
      </w:pPr>
    </w:p>
    <w:p w14:paraId="3697D46E" w14:textId="77777777" w:rsidR="008C43B3" w:rsidRDefault="008C43B3" w:rsidP="003A197B">
      <w:pPr>
        <w:pStyle w:val="Textbody"/>
      </w:pPr>
    </w:p>
    <w:p w14:paraId="79BD6064" w14:textId="77777777" w:rsidR="008C43B3" w:rsidRDefault="008C43B3" w:rsidP="002F2B1E">
      <w:pPr>
        <w:pStyle w:val="Textbody"/>
      </w:pPr>
    </w:p>
    <w:p w14:paraId="3B309834" w14:textId="007109DC" w:rsidR="00C5254D" w:rsidRPr="00FE0A8A" w:rsidRDefault="002F2B1E" w:rsidP="003A197B">
      <w:pPr>
        <w:pStyle w:val="Ttulo1"/>
        <w:rPr>
          <w:rStyle w:val="Hipervnculo"/>
          <w:b w:val="0"/>
          <w:i/>
          <w:color w:val="auto"/>
          <w:u w:val="none"/>
        </w:rPr>
      </w:pPr>
      <w:bookmarkStart w:id="2" w:name="__RefHeading___Toc2504_16391338711"/>
      <w:bookmarkStart w:id="3" w:name="_Toc207808894"/>
      <w:r w:rsidRPr="00FE0A8A">
        <w:rPr>
          <w:b w:val="0"/>
          <w:i/>
        </w:rPr>
        <w:t>Introducción</w:t>
      </w:r>
      <w:bookmarkEnd w:id="2"/>
      <w:bookmarkEnd w:id="3"/>
    </w:p>
    <w:p w14:paraId="0573719F" w14:textId="3377F4E5" w:rsidR="00535422" w:rsidRDefault="00535422">
      <w:pPr>
        <w:spacing w:after="160" w:line="259" w:lineRule="auto"/>
        <w:rPr>
          <w:rStyle w:val="Hipervnculo"/>
          <w:color w:val="auto"/>
          <w:u w:val="none"/>
        </w:rPr>
      </w:pPr>
      <w:r>
        <w:rPr>
          <w:rStyle w:val="Hipervnculo"/>
          <w:color w:val="auto"/>
          <w:u w:val="none"/>
        </w:rPr>
        <w:br w:type="page"/>
      </w:r>
    </w:p>
    <w:p w14:paraId="3604032F" w14:textId="1C199386" w:rsidR="00B06A09" w:rsidRDefault="002F2B1E" w:rsidP="00B06A09">
      <w:pPr>
        <w:pStyle w:val="Ttulo2"/>
        <w:numPr>
          <w:ilvl w:val="0"/>
          <w:numId w:val="2"/>
        </w:numPr>
        <w:ind w:left="0" w:firstLine="0"/>
        <w:rPr>
          <w:szCs w:val="28"/>
        </w:rPr>
      </w:pPr>
      <w:bookmarkStart w:id="4" w:name="_Toc444510845"/>
      <w:bookmarkStart w:id="5" w:name="_Toc207808895"/>
      <w:r w:rsidRPr="002F2B1E">
        <w:rPr>
          <w:szCs w:val="28"/>
        </w:rPr>
        <w:lastRenderedPageBreak/>
        <w:t>Motivación</w:t>
      </w:r>
      <w:bookmarkEnd w:id="5"/>
    </w:p>
    <w:p w14:paraId="0455C540" w14:textId="77777777" w:rsidR="001065E5" w:rsidRPr="001065E5" w:rsidRDefault="001065E5" w:rsidP="001065E5"/>
    <w:p w14:paraId="11D506D3" w14:textId="0B681B8A" w:rsidR="005140D0" w:rsidRDefault="003A0CAB" w:rsidP="00845343">
      <w:pPr>
        <w:jc w:val="both"/>
      </w:pPr>
      <w:r>
        <w:t>Las pá</w:t>
      </w:r>
      <w:r w:rsidR="00B06A09">
        <w:t xml:space="preserve">ginas institucionales de la </w:t>
      </w:r>
      <w:proofErr w:type="spellStart"/>
      <w:r w:rsidR="00B06A09">
        <w:t>U.Na.M</w:t>
      </w:r>
      <w:proofErr w:type="spellEnd"/>
      <w:r w:rsidR="00B06A09">
        <w:t xml:space="preserve">. </w:t>
      </w:r>
      <w:proofErr w:type="gramStart"/>
      <w:r w:rsidR="00B7686F">
        <w:t>r</w:t>
      </w:r>
      <w:r w:rsidR="00A6328A">
        <w:t>egistran</w:t>
      </w:r>
      <w:proofErr w:type="gramEnd"/>
      <w:r w:rsidR="00B06A09">
        <w:t xml:space="preserve"> desde 2018 sus datos del </w:t>
      </w:r>
      <w:r w:rsidR="00144E40">
        <w:t>tráfico</w:t>
      </w:r>
      <w:r w:rsidR="00B06A09">
        <w:t xml:space="preserve"> web a través de la herramienta de Google </w:t>
      </w:r>
      <w:proofErr w:type="spellStart"/>
      <w:r w:rsidR="00B06A09">
        <w:t>Analytic</w:t>
      </w:r>
      <w:r w:rsidR="00144E40">
        <w:t>s</w:t>
      </w:r>
      <w:proofErr w:type="spellEnd"/>
      <w:r w:rsidR="00B06A09">
        <w:t xml:space="preserve">, específicamente por la </w:t>
      </w:r>
      <w:r w:rsidR="0030410D">
        <w:rPr>
          <w:color w:val="000000"/>
        </w:rPr>
        <w:t xml:space="preserve">herramienta </w:t>
      </w:r>
      <w:r w:rsidR="00A2389B">
        <w:t xml:space="preserve">Universal </w:t>
      </w:r>
      <w:proofErr w:type="spellStart"/>
      <w:r w:rsidR="00A2389B">
        <w:t>Analy</w:t>
      </w:r>
      <w:r w:rsidR="00B06A09">
        <w:t>tics</w:t>
      </w:r>
      <w:proofErr w:type="spellEnd"/>
      <w:r w:rsidR="00B06A09">
        <w:t xml:space="preserve"> y </w:t>
      </w:r>
      <w:r w:rsidR="00595E3D">
        <w:t xml:space="preserve">desde 2022 </w:t>
      </w:r>
      <w:r w:rsidR="00B06A09">
        <w:t xml:space="preserve">también se registran </w:t>
      </w:r>
      <w:r w:rsidR="00595E3D">
        <w:t xml:space="preserve">los datos del </w:t>
      </w:r>
      <w:r w:rsidR="00144E40">
        <w:t>tráfico</w:t>
      </w:r>
      <w:r w:rsidR="00595E3D">
        <w:t xml:space="preserve"> web a través de l</w:t>
      </w:r>
      <w:r w:rsidR="005140D0">
        <w:t xml:space="preserve">a </w:t>
      </w:r>
      <w:r w:rsidR="0030410D">
        <w:rPr>
          <w:color w:val="000000"/>
        </w:rPr>
        <w:t xml:space="preserve">herramienta </w:t>
      </w:r>
      <w:r w:rsidR="00A2389B">
        <w:t xml:space="preserve">Google </w:t>
      </w:r>
      <w:proofErr w:type="spellStart"/>
      <w:r w:rsidR="00A2389B">
        <w:t>Analy</w:t>
      </w:r>
      <w:r w:rsidR="005140D0">
        <w:t>tics</w:t>
      </w:r>
      <w:proofErr w:type="spellEnd"/>
      <w:r w:rsidR="005140D0">
        <w:t xml:space="preserve"> 4. Estos datos si bien son registrados prácticamente no se usan, actualmente con las tecnologías que disponemos podemos hacer un buen uso de </w:t>
      </w:r>
      <w:r>
        <w:t>los mismos</w:t>
      </w:r>
      <w:r w:rsidR="005140D0">
        <w:t xml:space="preserve">, como ser, utilizarlos </w:t>
      </w:r>
      <w:r w:rsidR="00336978">
        <w:t>como entrada</w:t>
      </w:r>
      <w:r w:rsidR="005140D0">
        <w:t xml:space="preserve"> </w:t>
      </w:r>
      <w:r w:rsidR="00336978">
        <w:t>a</w:t>
      </w:r>
      <w:r w:rsidR="005140D0">
        <w:t xml:space="preserve"> redes neuronales que pronostiquen el tráfico web</w:t>
      </w:r>
      <w:r w:rsidR="000C36A4">
        <w:t xml:space="preserve"> y nos ayuden a saber las posibles demandas de trá</w:t>
      </w:r>
      <w:r>
        <w:t>fico web que puedan tener las pá</w:t>
      </w:r>
      <w:r w:rsidR="000C36A4">
        <w:t>ginas institucionales.</w:t>
      </w:r>
    </w:p>
    <w:p w14:paraId="0071F5A3" w14:textId="4D969345" w:rsidR="00B06A09" w:rsidRDefault="00595E3D" w:rsidP="00845343">
      <w:pPr>
        <w:jc w:val="both"/>
      </w:pPr>
      <w:r>
        <w:t xml:space="preserve">Dado que tener información </w:t>
      </w:r>
      <w:r w:rsidR="003A0CAB">
        <w:t>sobre</w:t>
      </w:r>
      <w:r>
        <w:t xml:space="preserve"> el comportamiento del usuario como ser la cantidad de visitas que podría recibir una página web </w:t>
      </w:r>
      <w:r w:rsidR="00964425">
        <w:t xml:space="preserve">en un periodo de tiempo determinado, </w:t>
      </w:r>
      <w:r>
        <w:t xml:space="preserve">ayuda </w:t>
      </w:r>
      <w:r w:rsidR="005F6507">
        <w:t>al personal del</w:t>
      </w:r>
      <w:r>
        <w:t xml:space="preserve"> </w:t>
      </w:r>
      <w:r w:rsidR="005F6507" w:rsidRPr="004B0846">
        <w:t>Departamento de Gestión de Recursos de Red</w:t>
      </w:r>
      <w:r w:rsidR="005F6507">
        <w:t>es y Comunicaciones</w:t>
      </w:r>
      <w:r>
        <w:t xml:space="preserve"> de las p</w:t>
      </w:r>
      <w:r w:rsidR="00A95AD9">
        <w:t>á</w:t>
      </w:r>
      <w:r>
        <w:t>ginas</w:t>
      </w:r>
      <w:r w:rsidR="00237078">
        <w:t xml:space="preserve"> </w:t>
      </w:r>
      <w:r>
        <w:t xml:space="preserve">institucionales a </w:t>
      </w:r>
      <w:r w:rsidR="00A95AD9">
        <w:t>llevar a cabo</w:t>
      </w:r>
      <w:r>
        <w:t xml:space="preserve"> su trabajo y según </w:t>
      </w:r>
      <w:r w:rsidR="00B7686F">
        <w:t xml:space="preserve">consideren </w:t>
      </w:r>
      <w:r w:rsidR="00964425">
        <w:t xml:space="preserve"> poder reaccionar a la</w:t>
      </w:r>
      <w:r>
        <w:t xml:space="preserve"> </w:t>
      </w:r>
      <w:r w:rsidR="00237078">
        <w:t>d</w:t>
      </w:r>
      <w:r w:rsidR="00964425">
        <w:t>emanda</w:t>
      </w:r>
      <w:r>
        <w:t xml:space="preserve"> de los usuarios.</w:t>
      </w:r>
      <w:r w:rsidR="00237078">
        <w:t xml:space="preserve"> Por lo tanto</w:t>
      </w:r>
      <w:r w:rsidR="00964425">
        <w:t>, es importante realizar</w:t>
      </w:r>
      <w:r w:rsidR="00237078">
        <w:t xml:space="preserve"> el pronóstico de series de tiempo de </w:t>
      </w:r>
      <w:r w:rsidR="00C10FC2">
        <w:t>tráfico</w:t>
      </w:r>
      <w:r w:rsidR="00237078">
        <w:t xml:space="preserve"> web</w:t>
      </w:r>
      <w:r w:rsidR="00964425">
        <w:t xml:space="preserve"> ya que será</w:t>
      </w:r>
      <w:r w:rsidR="00237078">
        <w:t xml:space="preserve"> de ayuda </w:t>
      </w:r>
      <w:r w:rsidR="00680041">
        <w:t xml:space="preserve">para el personal del </w:t>
      </w:r>
      <w:r w:rsidR="00680041" w:rsidRPr="004B0846">
        <w:t>Departamento de Gestión de Recursos de Red</w:t>
      </w:r>
      <w:r w:rsidR="00680041">
        <w:t>es y Comunicaciones</w:t>
      </w:r>
      <w:r w:rsidR="00C10FC2">
        <w:t>.</w:t>
      </w:r>
    </w:p>
    <w:p w14:paraId="02EEC01F" w14:textId="77777777" w:rsidR="00237078" w:rsidRPr="00B06A09" w:rsidRDefault="00237078" w:rsidP="00B06A09"/>
    <w:p w14:paraId="371668F5" w14:textId="19F90F3F" w:rsidR="00656527" w:rsidRDefault="00656527" w:rsidP="005C3C9F">
      <w:pPr>
        <w:pStyle w:val="Ttulo2"/>
        <w:numPr>
          <w:ilvl w:val="0"/>
          <w:numId w:val="2"/>
        </w:numPr>
        <w:spacing w:before="0"/>
        <w:ind w:left="142" w:hanging="142"/>
        <w15:collapsed/>
        <w:rPr>
          <w:szCs w:val="28"/>
        </w:rPr>
      </w:pPr>
      <w:bookmarkStart w:id="6" w:name="_Toc207808896"/>
      <w:r w:rsidRPr="006F44D6">
        <w:rPr>
          <w:szCs w:val="28"/>
        </w:rPr>
        <w:t>Objetivos</w:t>
      </w:r>
      <w:bookmarkEnd w:id="4"/>
      <w:bookmarkEnd w:id="6"/>
    </w:p>
    <w:p w14:paraId="34B50D73" w14:textId="77777777" w:rsidR="005C3C9F" w:rsidRPr="005C3C9F" w:rsidRDefault="005C3C9F" w:rsidP="005C3C9F"/>
    <w:p w14:paraId="4F7364A7" w14:textId="09B1D22B" w:rsidR="00FB3E64" w:rsidRDefault="00236AE2" w:rsidP="00B06A09">
      <w:pPr>
        <w:pStyle w:val="Ttulo3"/>
        <w:numPr>
          <w:ilvl w:val="0"/>
          <w:numId w:val="1"/>
        </w:numPr>
        <w:spacing w:before="0"/>
        <w:ind w:left="284" w:firstLine="0"/>
      </w:pPr>
      <w:bookmarkStart w:id="7" w:name="_Toc207808897"/>
      <w:r w:rsidRPr="002F2B1E">
        <w:t>Objetivo General</w:t>
      </w:r>
      <w:bookmarkEnd w:id="7"/>
    </w:p>
    <w:p w14:paraId="74276BA2" w14:textId="765747AB" w:rsidR="00C40BF3" w:rsidRDefault="00FB3E64" w:rsidP="00B06A09">
      <w:pPr>
        <w:jc w:val="both"/>
      </w:pPr>
      <w:r>
        <w:t>Pronosticar series de tiempo de tráfico web</w:t>
      </w:r>
      <w:r w:rsidR="00C40BF3">
        <w:t xml:space="preserve"> y</w:t>
      </w:r>
      <w:r>
        <w:t xml:space="preserve"> </w:t>
      </w:r>
      <w:r w:rsidR="00C40BF3">
        <w:t>medir el desempeño de modelos aplicados sobre datos extraídos de las páginas institucionales</w:t>
      </w:r>
      <w:r w:rsidR="00DA7A36">
        <w:t xml:space="preserve"> de la </w:t>
      </w:r>
      <w:proofErr w:type="spellStart"/>
      <w:r w:rsidR="00FF5C09">
        <w:t>U.Na.M</w:t>
      </w:r>
      <w:proofErr w:type="spellEnd"/>
      <w:r w:rsidR="00FF5C09">
        <w:t>.</w:t>
      </w:r>
    </w:p>
    <w:p w14:paraId="4C69FE3A" w14:textId="6E64F967" w:rsidR="00CA6CBF" w:rsidRPr="00AE07A6" w:rsidRDefault="00CA6CBF" w:rsidP="00B06A09"/>
    <w:p w14:paraId="54EC6C54" w14:textId="69EB79F0" w:rsidR="00236AE2" w:rsidRPr="0065036A" w:rsidRDefault="00236AE2" w:rsidP="00B06A09">
      <w:pPr>
        <w:pStyle w:val="Ttulo3"/>
        <w:numPr>
          <w:ilvl w:val="0"/>
          <w:numId w:val="1"/>
        </w:numPr>
        <w:ind w:left="284" w:firstLine="0"/>
      </w:pPr>
      <w:bookmarkStart w:id="8" w:name="_Toc207808898"/>
      <w:r w:rsidRPr="0065036A">
        <w:t>Objetivos Específicos</w:t>
      </w:r>
      <w:bookmarkEnd w:id="8"/>
    </w:p>
    <w:p w14:paraId="3740B193" w14:textId="0D655CA4" w:rsidR="001C7CC5" w:rsidRDefault="00C61094" w:rsidP="00B06A09">
      <w:pPr>
        <w:jc w:val="both"/>
      </w:pPr>
      <w:r>
        <w:t>-</w:t>
      </w:r>
      <w:r w:rsidR="000C04D6" w:rsidRPr="00C61094">
        <w:t>Relevar y analizar distintos modelos de pronóstico de series de tiempo de tráfico web.</w:t>
      </w:r>
    </w:p>
    <w:p w14:paraId="086EBE70" w14:textId="049FBA40" w:rsidR="00887728" w:rsidRDefault="00887728" w:rsidP="00B06A09">
      <w:pPr>
        <w:jc w:val="both"/>
      </w:pPr>
      <w:r>
        <w:t>-Determinar la adecuación de cada uno de los modelos propuestos de la bibliografía a la problemática.</w:t>
      </w:r>
    </w:p>
    <w:p w14:paraId="6C0FDA90" w14:textId="29001477" w:rsidR="00EB5E74" w:rsidRDefault="00EB5E74" w:rsidP="00B06A09">
      <w:pPr>
        <w:jc w:val="both"/>
      </w:pPr>
      <w:r w:rsidRPr="00A62FC3">
        <w:t>-Definir indicadores para medir el desempeño de los modelos.</w:t>
      </w:r>
    </w:p>
    <w:p w14:paraId="47ECB67A" w14:textId="7DCDE2A6" w:rsidR="001C7CC5" w:rsidRDefault="00C61094" w:rsidP="00B06A09">
      <w:pPr>
        <w:jc w:val="both"/>
      </w:pPr>
      <w:r>
        <w:lastRenderedPageBreak/>
        <w:t>-</w:t>
      </w:r>
      <w:r w:rsidR="000F0E99" w:rsidRPr="00A62FC3">
        <w:t xml:space="preserve">Generar </w:t>
      </w:r>
      <w:r w:rsidR="000F0E99">
        <w:t>los</w:t>
      </w:r>
      <w:r w:rsidR="000F0E99" w:rsidRPr="00C61094">
        <w:t xml:space="preserve"> modelo</w:t>
      </w:r>
      <w:r w:rsidR="000F0E99">
        <w:t>s</w:t>
      </w:r>
      <w:r w:rsidR="000F0E99" w:rsidRPr="00C61094">
        <w:t xml:space="preserve"> </w:t>
      </w:r>
      <w:r w:rsidR="000F0E99">
        <w:t>a utilizar</w:t>
      </w:r>
      <w:r w:rsidR="000F0E99" w:rsidRPr="00C61094">
        <w:t>.</w:t>
      </w:r>
    </w:p>
    <w:p w14:paraId="0BBFB7A7" w14:textId="12D12D92" w:rsidR="00887728" w:rsidRPr="00A62FC3" w:rsidRDefault="00887728" w:rsidP="00B06A09">
      <w:pPr>
        <w:jc w:val="both"/>
      </w:pPr>
      <w:r>
        <w:t>-</w:t>
      </w:r>
      <w:r w:rsidR="00843513" w:rsidRPr="00A62FC3">
        <w:t>Realizar la evaluación del desempeño de los modelos.</w:t>
      </w:r>
    </w:p>
    <w:p w14:paraId="66E6542A" w14:textId="77777777" w:rsidR="002F2B1E" w:rsidRDefault="00843513" w:rsidP="00B06A09">
      <w:pPr>
        <w:jc w:val="both"/>
      </w:pPr>
      <w:r w:rsidRPr="00A62FC3">
        <w:t xml:space="preserve">-Validar </w:t>
      </w:r>
      <w:r>
        <w:t>los</w:t>
      </w:r>
      <w:r w:rsidRPr="00C61094">
        <w:t xml:space="preserve"> modelo</w:t>
      </w:r>
      <w:r>
        <w:t>s.</w:t>
      </w:r>
    </w:p>
    <w:p w14:paraId="3137A903" w14:textId="77777777" w:rsidR="001065E5" w:rsidRDefault="001065E5" w:rsidP="00B06A09">
      <w:pPr>
        <w:jc w:val="both"/>
      </w:pPr>
    </w:p>
    <w:p w14:paraId="74EA47E8" w14:textId="77777777" w:rsidR="002F2B1E" w:rsidRDefault="002F2B1E" w:rsidP="00B06A09">
      <w:pPr>
        <w:pStyle w:val="Ttulo2"/>
        <w:numPr>
          <w:ilvl w:val="0"/>
          <w:numId w:val="2"/>
        </w:numPr>
        <w:ind w:hanging="644"/>
      </w:pPr>
      <w:bookmarkStart w:id="9" w:name="_Toc207808899"/>
      <w:r>
        <w:t>Estructura del documento</w:t>
      </w:r>
      <w:bookmarkEnd w:id="9"/>
    </w:p>
    <w:p w14:paraId="24F79903" w14:textId="6BF07BE1" w:rsidR="002C455B" w:rsidRDefault="002C455B" w:rsidP="00E3075A">
      <w:pPr>
        <w:spacing w:after="200"/>
        <w:jc w:val="both"/>
      </w:pPr>
      <w:r>
        <w:t xml:space="preserve">La tesis se divide en </w:t>
      </w:r>
      <w:r w:rsidR="00123D9D">
        <w:t>5</w:t>
      </w:r>
      <w:r>
        <w:t xml:space="preserve"> capítulos y </w:t>
      </w:r>
      <w:r w:rsidR="00123D9D">
        <w:t>1</w:t>
      </w:r>
      <w:r>
        <w:t xml:space="preserve"> anexo. A continuación se describe brevemente el contenido de los mismos. </w:t>
      </w:r>
    </w:p>
    <w:p w14:paraId="5C7EF49F" w14:textId="47707A54" w:rsidR="002C455B" w:rsidRDefault="002C455B" w:rsidP="00E3075A">
      <w:pPr>
        <w:spacing w:after="200"/>
        <w:jc w:val="both"/>
      </w:pPr>
      <w:r>
        <w:t>En el C</w:t>
      </w:r>
      <w:r w:rsidRPr="00C13A2D">
        <w:t>apítulo</w:t>
      </w:r>
      <w:r w:rsidR="00C84A03">
        <w:t xml:space="preserve"> 2: </w:t>
      </w:r>
      <w:r w:rsidR="00123D9D" w:rsidRPr="00C13A2D">
        <w:t>se brinda un marco teórico para el trabajo de investigac</w:t>
      </w:r>
      <w:r w:rsidR="00123D9D">
        <w:t xml:space="preserve">ión, en principio se introduce los conceptos de </w:t>
      </w:r>
      <w:r w:rsidR="00E3075A">
        <w:t>tráfico</w:t>
      </w:r>
      <w:r w:rsidR="00123D9D">
        <w:t xml:space="preserve"> web</w:t>
      </w:r>
      <w:r w:rsidR="00E3075A">
        <w:t xml:space="preserve">, </w:t>
      </w:r>
      <w:r w:rsidR="00123D9D">
        <w:t>series de tiemp</w:t>
      </w:r>
      <w:r w:rsidR="00ED50CC">
        <w:t xml:space="preserve">o y el estado del arte respecto al </w:t>
      </w:r>
      <w:r w:rsidR="00123D9D">
        <w:t xml:space="preserve">pronóstico de series de tiempo de </w:t>
      </w:r>
      <w:r w:rsidR="00A6328A">
        <w:t>tráfico</w:t>
      </w:r>
      <w:r w:rsidR="00123D9D">
        <w:t xml:space="preserve"> web</w:t>
      </w:r>
      <w:r w:rsidR="002A5DF1">
        <w:t>, finalizando con las métricas de evaluación</w:t>
      </w:r>
      <w:r w:rsidR="00E3075A">
        <w:t xml:space="preserve"> de desempeño de los modelos</w:t>
      </w:r>
      <w:r w:rsidR="00A6328A">
        <w:t>.</w:t>
      </w:r>
      <w:r w:rsidR="00123D9D">
        <w:t xml:space="preserve"> </w:t>
      </w:r>
    </w:p>
    <w:p w14:paraId="0D7B610A" w14:textId="249CA445" w:rsidR="002C455B" w:rsidRDefault="002C455B" w:rsidP="001437D7">
      <w:pPr>
        <w:spacing w:after="200"/>
        <w:jc w:val="both"/>
      </w:pPr>
      <w:r w:rsidRPr="008D54C7">
        <w:t xml:space="preserve">El Capítulo 3 </w:t>
      </w:r>
      <w:r w:rsidR="002A5DF1">
        <w:t>describe el problema y la estructur</w:t>
      </w:r>
      <w:r w:rsidR="001437D7">
        <w:t>a organizacional</w:t>
      </w:r>
      <w:r w:rsidR="00E3075A">
        <w:t>.</w:t>
      </w:r>
    </w:p>
    <w:p w14:paraId="05843171" w14:textId="2B209C7A" w:rsidR="002C455B" w:rsidRDefault="002C455B" w:rsidP="001437D7">
      <w:pPr>
        <w:spacing w:after="200"/>
        <w:jc w:val="both"/>
      </w:pPr>
      <w:r>
        <w:t>El</w:t>
      </w:r>
      <w:r w:rsidRPr="008D54C7">
        <w:t xml:space="preserve"> </w:t>
      </w:r>
      <w:r>
        <w:t>C</w:t>
      </w:r>
      <w:r w:rsidRPr="008D54C7">
        <w:t>apítulo 4</w:t>
      </w:r>
      <w:r w:rsidR="00E3075A">
        <w:t xml:space="preserve"> </w:t>
      </w:r>
      <w:r w:rsidR="00B94D8C">
        <w:t>describe</w:t>
      </w:r>
      <w:r w:rsidR="00E3075A">
        <w:t xml:space="preserve"> la metodología y </w:t>
      </w:r>
      <w:r w:rsidR="00B94D8C">
        <w:t xml:space="preserve">las </w:t>
      </w:r>
      <w:r w:rsidR="00E3075A">
        <w:t>herramientas utilizadas,</w:t>
      </w:r>
      <w:r w:rsidR="001437D7">
        <w:t xml:space="preserve"> el </w:t>
      </w:r>
      <w:proofErr w:type="spellStart"/>
      <w:r w:rsidR="001437D7">
        <w:t>preprocesado</w:t>
      </w:r>
      <w:proofErr w:type="spellEnd"/>
      <w:r w:rsidR="001437D7">
        <w:t xml:space="preserve"> de los datos, la selección de la arquitectura para los modelos, </w:t>
      </w:r>
      <w:r w:rsidR="000B0B81">
        <w:t xml:space="preserve">después se describe el desarrollo del </w:t>
      </w:r>
      <w:r w:rsidR="001437D7">
        <w:t>plan de pruebas y explicaciones</w:t>
      </w:r>
      <w:r w:rsidR="000B0B81">
        <w:t xml:space="preserve"> de las pruebas realizadas, como así</w:t>
      </w:r>
      <w:r w:rsidR="00ED50CC">
        <w:t xml:space="preserve"> también</w:t>
      </w:r>
      <w:r w:rsidR="000B0B81">
        <w:t xml:space="preserve"> el rendimiento de los modelos por cada prueba realizada.</w:t>
      </w:r>
      <w:r>
        <w:t xml:space="preserve"> </w:t>
      </w:r>
    </w:p>
    <w:p w14:paraId="56DFC01A" w14:textId="375CFDA8" w:rsidR="002C455B" w:rsidRDefault="001437D7" w:rsidP="001437D7">
      <w:pPr>
        <w:spacing w:after="200"/>
        <w:jc w:val="both"/>
      </w:pPr>
      <w:r>
        <w:t>Finalmente en el Capítulo 5</w:t>
      </w:r>
      <w:r w:rsidR="002C455B">
        <w:t xml:space="preserve"> se </w:t>
      </w:r>
      <w:r>
        <w:t>realizan</w:t>
      </w:r>
      <w:r w:rsidR="002C455B">
        <w:t xml:space="preserve"> las conclusiones obtenidas a p</w:t>
      </w:r>
      <w:r>
        <w:t>artir del trabajo realizado y la</w:t>
      </w:r>
      <w:r w:rsidR="002C455B">
        <w:t xml:space="preserve">s posibles </w:t>
      </w:r>
      <w:r>
        <w:t>futura</w:t>
      </w:r>
      <w:r w:rsidR="002C455B">
        <w:t>s</w:t>
      </w:r>
      <w:r>
        <w:t xml:space="preserve"> líneas de investigación</w:t>
      </w:r>
      <w:r w:rsidR="002C455B">
        <w:t>.</w:t>
      </w:r>
    </w:p>
    <w:p w14:paraId="37A15BF7" w14:textId="22CDB16B" w:rsidR="002C455B" w:rsidRPr="008D54C7" w:rsidRDefault="002C455B" w:rsidP="001437D7">
      <w:pPr>
        <w:spacing w:after="200"/>
        <w:jc w:val="both"/>
      </w:pPr>
      <w:r>
        <w:t xml:space="preserve">En el Anexo 1 se presentan </w:t>
      </w:r>
      <w:r w:rsidR="00A6328A">
        <w:t>las tablas e imágenes que detallan los modelos de las pruebas realizadas.</w:t>
      </w:r>
    </w:p>
    <w:p w14:paraId="5238CD8E" w14:textId="77777777" w:rsidR="00A257EA" w:rsidRDefault="00A257EA" w:rsidP="005A39A9">
      <w:pPr>
        <w:tabs>
          <w:tab w:val="left" w:pos="5880"/>
        </w:tabs>
        <w:sectPr w:rsidR="00A257EA" w:rsidSect="00144E40">
          <w:footerReference w:type="even" r:id="rId17"/>
          <w:footerReference w:type="default" r:id="rId18"/>
          <w:pgSz w:w="11907" w:h="16840" w:code="9"/>
          <w:pgMar w:top="1418" w:right="1418" w:bottom="1418" w:left="2268" w:header="709" w:footer="709" w:gutter="0"/>
          <w:cols w:space="708"/>
          <w:docGrid w:linePitch="360"/>
        </w:sectPr>
      </w:pPr>
    </w:p>
    <w:p w14:paraId="092E45EE" w14:textId="2B17FC5A" w:rsidR="00A6328A" w:rsidRDefault="00A6328A" w:rsidP="005A39A9">
      <w:pPr>
        <w:tabs>
          <w:tab w:val="left" w:pos="5880"/>
        </w:tabs>
        <w:sectPr w:rsidR="00A6328A" w:rsidSect="00A257EA">
          <w:pgSz w:w="11907" w:h="16840" w:code="9"/>
          <w:pgMar w:top="1418" w:right="1418" w:bottom="1418" w:left="2268" w:header="709" w:footer="709" w:gutter="0"/>
          <w:cols w:space="708"/>
          <w:titlePg/>
          <w:docGrid w:linePitch="360"/>
        </w:sectPr>
      </w:pPr>
    </w:p>
    <w:p w14:paraId="31F02A97" w14:textId="77777777" w:rsidR="00A33D59" w:rsidRDefault="00A33D59" w:rsidP="00A33D59">
      <w:pPr>
        <w:tabs>
          <w:tab w:val="left" w:pos="5880"/>
        </w:tabs>
      </w:pPr>
    </w:p>
    <w:p w14:paraId="659EB832" w14:textId="77777777" w:rsidR="00A33D59" w:rsidRDefault="00A33D59" w:rsidP="00A33D59">
      <w:pPr>
        <w:tabs>
          <w:tab w:val="left" w:pos="4875"/>
        </w:tabs>
        <w:spacing w:after="160" w:line="259" w:lineRule="auto"/>
      </w:pPr>
    </w:p>
    <w:p w14:paraId="150D5219" w14:textId="77777777" w:rsidR="00A33D59" w:rsidRDefault="00A33D59" w:rsidP="00A33D59">
      <w:bookmarkStart w:id="10" w:name="__RefHeading___Toc2502_1639133871"/>
    </w:p>
    <w:p w14:paraId="3B134D31" w14:textId="77777777" w:rsidR="00A33D59" w:rsidRDefault="00A33D59" w:rsidP="00A33D59"/>
    <w:p w14:paraId="6E852EE8" w14:textId="77777777" w:rsidR="00A33D59" w:rsidRDefault="00A33D59" w:rsidP="00A33D59"/>
    <w:p w14:paraId="06657FE2" w14:textId="77777777" w:rsidR="00A33D59" w:rsidRDefault="00A33D59" w:rsidP="00A33D59">
      <w:pPr>
        <w:pStyle w:val="Ttulo1"/>
        <w:rPr>
          <w:szCs w:val="28"/>
        </w:rPr>
      </w:pPr>
      <w:bookmarkStart w:id="11" w:name="_Toc207808900"/>
      <w:r>
        <w:t>Capítulo 2</w:t>
      </w:r>
      <w:bookmarkEnd w:id="10"/>
      <w:bookmarkEnd w:id="11"/>
    </w:p>
    <w:p w14:paraId="7EE7AF7B" w14:textId="77777777" w:rsidR="00A33D59" w:rsidRDefault="00A33D59" w:rsidP="00A33D59">
      <w:pPr>
        <w:pStyle w:val="Textbody"/>
      </w:pPr>
    </w:p>
    <w:p w14:paraId="1943EC3C" w14:textId="77777777" w:rsidR="00A33D59" w:rsidRDefault="00A33D59" w:rsidP="00A33D59">
      <w:pPr>
        <w:pStyle w:val="Textbody"/>
      </w:pPr>
    </w:p>
    <w:p w14:paraId="5DCA78A9" w14:textId="77777777" w:rsidR="00A33D59" w:rsidRDefault="00A33D59" w:rsidP="00A33D59">
      <w:pPr>
        <w:pStyle w:val="Textbody"/>
      </w:pPr>
    </w:p>
    <w:p w14:paraId="3B83D472" w14:textId="77777777" w:rsidR="00A33D59" w:rsidRPr="00FE0A8A" w:rsidRDefault="00A33D59" w:rsidP="00A33D59">
      <w:pPr>
        <w:pStyle w:val="Ttulo1"/>
        <w:rPr>
          <w:b w:val="0"/>
          <w:i/>
        </w:rPr>
      </w:pPr>
      <w:bookmarkStart w:id="12" w:name="__RefHeading___Toc2504_1639133871"/>
      <w:bookmarkStart w:id="13" w:name="_Toc207808901"/>
      <w:r w:rsidRPr="00FE0A8A">
        <w:rPr>
          <w:b w:val="0"/>
          <w:i/>
        </w:rPr>
        <w:t>Marco Teórico</w:t>
      </w:r>
      <w:bookmarkEnd w:id="12"/>
      <w:bookmarkEnd w:id="13"/>
    </w:p>
    <w:p w14:paraId="1E81ACCA" w14:textId="77777777" w:rsidR="00A33D59" w:rsidRDefault="00A33D59">
      <w:pPr>
        <w:spacing w:before="0" w:after="160" w:line="259" w:lineRule="auto"/>
      </w:pPr>
      <w:r>
        <w:br w:type="page"/>
      </w:r>
    </w:p>
    <w:p w14:paraId="2E7233FC" w14:textId="1D1FAE3E" w:rsidR="004833B4" w:rsidRDefault="00C016C7" w:rsidP="00F02B6C">
      <w:pPr>
        <w:jc w:val="both"/>
      </w:pPr>
      <w:r>
        <w:lastRenderedPageBreak/>
        <w:t xml:space="preserve">En este capítulo se presenta el marco teórico del trabajo realizado, comenzando con la definición de </w:t>
      </w:r>
      <w:r w:rsidR="00743FEF">
        <w:t>tráfico web y series de tiempo, luego con variados ejemplos de la literatura</w:t>
      </w:r>
      <w:r w:rsidR="00A95AD9">
        <w:t>,</w:t>
      </w:r>
      <w:r w:rsidR="00743FEF">
        <w:t xml:space="preserve"> distintas tecnologías que realizan el pronóstico de series de tiempo de tráfico web</w:t>
      </w:r>
      <w:r w:rsidR="00ED50CC">
        <w:t>,</w:t>
      </w:r>
      <w:r w:rsidR="009F651F" w:rsidRPr="009F651F">
        <w:t xml:space="preserve"> </w:t>
      </w:r>
      <w:r w:rsidR="009F651F">
        <w:t>finalizando con las formas de medir el desempeño de los modelos.</w:t>
      </w:r>
    </w:p>
    <w:p w14:paraId="44F48C47" w14:textId="77777777" w:rsidR="00C016C7" w:rsidRDefault="00C016C7" w:rsidP="00F02B6C"/>
    <w:p w14:paraId="0FA55694" w14:textId="69A5B81C" w:rsidR="00C016C7" w:rsidRPr="00727A74" w:rsidRDefault="00412E0D" w:rsidP="00F02B6C">
      <w:pPr>
        <w:pStyle w:val="Ttulo2"/>
        <w:numPr>
          <w:ilvl w:val="0"/>
          <w:numId w:val="3"/>
        </w:numPr>
        <w:tabs>
          <w:tab w:val="left" w:pos="426"/>
        </w:tabs>
        <w:ind w:left="426"/>
        <w:rPr>
          <w:szCs w:val="28"/>
        </w:rPr>
      </w:pPr>
      <w:bookmarkStart w:id="14" w:name="_Toc207808902"/>
      <w:r w:rsidRPr="00727A74">
        <w:rPr>
          <w:szCs w:val="28"/>
        </w:rPr>
        <w:t>Tráfico web</w:t>
      </w:r>
      <w:bookmarkEnd w:id="14"/>
    </w:p>
    <w:p w14:paraId="0BB1DE6C" w14:textId="622C63DA" w:rsidR="00412E0D" w:rsidRPr="00727A74" w:rsidRDefault="00412E0D" w:rsidP="00F02B6C">
      <w:pPr>
        <w:rPr>
          <w:sz w:val="28"/>
          <w:szCs w:val="28"/>
        </w:rPr>
      </w:pPr>
      <w:r w:rsidRPr="00727A74">
        <w:rPr>
          <w:sz w:val="28"/>
          <w:szCs w:val="28"/>
        </w:rPr>
        <w:tab/>
      </w:r>
    </w:p>
    <w:p w14:paraId="1B8592EF" w14:textId="1E8093DE" w:rsidR="002957FB" w:rsidRDefault="00F77A9C" w:rsidP="00F02B6C">
      <w:pPr>
        <w:jc w:val="both"/>
      </w:pPr>
      <w:r>
        <w:t xml:space="preserve">El </w:t>
      </w:r>
      <w:r w:rsidR="00B07C1D">
        <w:t>tr</w:t>
      </w:r>
      <w:r>
        <w:t>á</w:t>
      </w:r>
      <w:r w:rsidR="00A26428">
        <w:t>fico web es generado por los us</w:t>
      </w:r>
      <w:r w:rsidR="00B07C1D">
        <w:t>uarios de una página, el trá</w:t>
      </w:r>
      <w:r w:rsidR="00A26428">
        <w:t xml:space="preserve">fico son los datos que se envían y se reciben </w:t>
      </w:r>
      <w:r w:rsidR="00A95AD9">
        <w:t>cuando</w:t>
      </w:r>
      <w:r w:rsidR="00A26428">
        <w:t xml:space="preserve"> los usuarios visitan la página web</w:t>
      </w:r>
      <w:r w:rsidR="002957FB" w:rsidRPr="00091F42">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2957FB" w:rsidRPr="00091F42">
        <w:fldChar w:fldCharType="separate"/>
      </w:r>
      <w:r w:rsidR="006D661F" w:rsidRPr="006D661F">
        <w:rPr>
          <w:noProof/>
        </w:rPr>
        <w:t>[1]</w:t>
      </w:r>
      <w:r w:rsidR="002957FB" w:rsidRPr="00091F42">
        <w:fldChar w:fldCharType="end"/>
      </w:r>
      <w:r w:rsidR="00B25C4A" w:rsidRPr="00091F42">
        <w:t>.</w:t>
      </w:r>
    </w:p>
    <w:p w14:paraId="5D102DE4" w14:textId="77777777" w:rsidR="006007E9" w:rsidRPr="00091F42" w:rsidRDefault="006007E9" w:rsidP="00F02B6C"/>
    <w:p w14:paraId="33B2BC29" w14:textId="6DC7919A" w:rsidR="00123D9D" w:rsidRDefault="00123D9D" w:rsidP="00F02B6C">
      <w:pPr>
        <w:pStyle w:val="Ttulo2"/>
        <w:numPr>
          <w:ilvl w:val="0"/>
          <w:numId w:val="3"/>
        </w:numPr>
        <w:ind w:left="426"/>
        <w:rPr>
          <w:szCs w:val="28"/>
        </w:rPr>
      </w:pPr>
      <w:bookmarkStart w:id="15" w:name="_Toc207808903"/>
      <w:r>
        <w:rPr>
          <w:szCs w:val="28"/>
        </w:rPr>
        <w:t>Series de Tiempo</w:t>
      </w:r>
      <w:bookmarkEnd w:id="15"/>
    </w:p>
    <w:p w14:paraId="055839E7" w14:textId="77777777" w:rsidR="00123D9D" w:rsidRPr="00123D9D" w:rsidRDefault="00123D9D" w:rsidP="00123D9D"/>
    <w:p w14:paraId="1B47FCDC" w14:textId="2C99B20A" w:rsidR="00123D9D" w:rsidRDefault="00123D9D" w:rsidP="00AA298B">
      <w:pPr>
        <w:jc w:val="both"/>
      </w:pPr>
      <w:r w:rsidRPr="00123D9D">
        <w:t xml:space="preserve">Las series de tiempo son un conjunto de valores medidos en orden secuencial  </w:t>
      </w:r>
      <w:r w:rsidR="00B45987">
        <w:t>en un rango determinado</w:t>
      </w:r>
      <w:r w:rsidRPr="00123D9D">
        <w:t xml:space="preserve"> [2]; cuando se miden los datos para generar una serie de tiempo, generalmente se toman los val</w:t>
      </w:r>
      <w:r w:rsidR="00B45987">
        <w:t xml:space="preserve">ores con la misma separación </w:t>
      </w:r>
      <w:r w:rsidRPr="00B571B3">
        <w:t>entre</w:t>
      </w:r>
      <w:r w:rsidRPr="00123D9D">
        <w:t xml:space="preserve"> cada </w:t>
      </w:r>
      <w:r w:rsidR="00B45987" w:rsidRPr="00123D9D">
        <w:t>valor [</w:t>
      </w:r>
      <w:r w:rsidRPr="00123D9D">
        <w:t>3].</w:t>
      </w:r>
    </w:p>
    <w:p w14:paraId="5E751C11" w14:textId="77777777" w:rsidR="00123D9D" w:rsidRDefault="00123D9D" w:rsidP="00123D9D"/>
    <w:p w14:paraId="574F1886" w14:textId="77777777" w:rsidR="0063394D" w:rsidRPr="00727A74" w:rsidRDefault="0063394D" w:rsidP="00AE3C79">
      <w:pPr>
        <w:pStyle w:val="Ttulo2"/>
        <w:numPr>
          <w:ilvl w:val="0"/>
          <w:numId w:val="3"/>
        </w:numPr>
        <w:ind w:left="708" w:hanging="642"/>
        <w:rPr>
          <w:szCs w:val="28"/>
        </w:rPr>
      </w:pPr>
      <w:bookmarkStart w:id="16" w:name="_Toc114647323"/>
      <w:bookmarkStart w:id="17" w:name="_Toc207808904"/>
      <w:r w:rsidRPr="00727A74">
        <w:rPr>
          <w:szCs w:val="28"/>
        </w:rPr>
        <w:t>Pronóstico de  series de tiempo de tráfico web</w:t>
      </w:r>
      <w:bookmarkEnd w:id="17"/>
      <w:r w:rsidRPr="00727A74">
        <w:rPr>
          <w:szCs w:val="28"/>
        </w:rPr>
        <w:t xml:space="preserve"> </w:t>
      </w:r>
    </w:p>
    <w:p w14:paraId="106C9ECF" w14:textId="77777777" w:rsidR="0063394D" w:rsidRDefault="0063394D" w:rsidP="00F02B6C"/>
    <w:p w14:paraId="32151250" w14:textId="60F4ED64" w:rsidR="0063394D" w:rsidRDefault="0063394D" w:rsidP="00F02B6C">
      <w:pPr>
        <w:jc w:val="both"/>
      </w:pPr>
      <w:r>
        <w:t>El pronóstico de series de tiempo</w:t>
      </w:r>
      <w:r w:rsidR="009A1424" w:rsidRPr="009A1424">
        <w:t xml:space="preserve"> </w:t>
      </w:r>
      <w:r w:rsidR="009A1424">
        <w:t>se basa en las observaciones pasadas de la serie de tiempo a pronosticar y otras entrad</w:t>
      </w:r>
      <w:bookmarkStart w:id="18" w:name="_GoBack"/>
      <w:bookmarkEnd w:id="18"/>
      <w:r w:rsidR="009A1424">
        <w:t>as, siendo</w:t>
      </w:r>
      <w:r>
        <w:t xml:space="preserve"> el proceso de predecir valor</w:t>
      </w:r>
      <w:r w:rsidR="009A1424">
        <w:t>es</w:t>
      </w:r>
      <w:r>
        <w:t xml:space="preserve"> futuro</w:t>
      </w:r>
      <w:r w:rsidR="009A1424">
        <w:t>s</w:t>
      </w:r>
      <w:r>
        <w:t xml:space="preserve"> de </w:t>
      </w:r>
      <w:r w:rsidR="00B45987">
        <w:t>las mismas</w:t>
      </w:r>
      <w:r>
        <w:fldChar w:fldCharType="begin" w:fldLock="1"/>
      </w:r>
      <w:r w:rsidR="007836C7">
        <w:instrText>ADDIN CSL_CITATION {"citationItems":[{"id":"ITEM-1","itemData":{"DOI":"https://doi.org/10.1016/B978-0-12-814761-0.00012-5","ISBN":"978-0-12-814761-0","author":[{"dropping-particle":"","family":"Kotu","given":"Vijay","non-dropping-particle":"","parse-names":false,"suffix":""},{"dropping-particle":"","family":"Deshpande","given":"Bala","non-dropping-particle":"","parse-names":false,"suffix":""}],"editor":[{"dropping-particle":"","family":"Kotu","given":"Vijay","non-dropping-particle":"","parse-names":false,"suffix":""},{"dropping-particle":"","family":"Deshpande","given":"Bala B T - Data Science (Second Edition)","non-dropping-particle":"","parse-names":false,"suffix":""}],"id":"ITEM-1","issued":{"date-parts":[["2019"]]},"page":"395-445","publisher":"Morgan Kaufmann","title":"Chapter 12 - Time Series Forecasting","type":"chapter"},"uris":["http://www.mendeley.com/documents/?uuid=0946c4b8-df24-4f77-9abc-175958d89e23"]}],"mendeley":{"formattedCitation":"[2]","plainTextFormattedCitation":"[2]","previouslyFormattedCitation":"[2]"},"properties":{"noteIndex":0},"schema":"https://github.com/citation-style-language/schema/raw/master/csl-citation.json"}</w:instrText>
      </w:r>
      <w:r>
        <w:fldChar w:fldCharType="separate"/>
      </w:r>
      <w:r w:rsidR="00FB28D7" w:rsidRPr="00FB28D7">
        <w:rPr>
          <w:noProof/>
        </w:rPr>
        <w:t>[2]</w:t>
      </w:r>
      <w:r>
        <w:fldChar w:fldCharType="end"/>
      </w:r>
      <w:r w:rsidR="00A14EFB">
        <w:t>.</w:t>
      </w:r>
    </w:p>
    <w:p w14:paraId="6D6C59DB" w14:textId="121F55C5" w:rsidR="0063394D" w:rsidRDefault="0063394D" w:rsidP="00F02B6C">
      <w:pPr>
        <w:jc w:val="both"/>
      </w:pPr>
      <w:r w:rsidRPr="00460128">
        <w:t xml:space="preserve">Entre las formas del pronóstico de series de tiempo de </w:t>
      </w:r>
      <w:r>
        <w:t>tráfico</w:t>
      </w:r>
      <w:r w:rsidRPr="00460128">
        <w:t xml:space="preserve"> web </w:t>
      </w:r>
      <w:r w:rsidR="001D5A62">
        <w:t>los autores en</w:t>
      </w:r>
      <w:r w:rsidR="001D5A62">
        <w:fldChar w:fldCharType="begin" w:fldLock="1"/>
      </w:r>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Systems","id":"ITEM-1","issued":{"date-parts":[["2021","2","15"]]},"page":"106467","publisher":"Elsevier B.V.","title":"Comparative study on the time series forecasting of web traffic based on statistical model and Generative Adversarial model","type":"article-journal","volume":"213"},"uris":["http://www.mendeley.com/documents/?uuid=1b035d70-2629-3852-b10c-e732a7003770"]}],"mendeley":{"formattedCitation":"[3]","plainTextFormattedCitation":"[3]","previouslyFormattedCitation":"[3]"},"properties":{"noteIndex":0},"schema":"https://github.com/citation-style-language/schema/raw/master/csl-citation.json"}</w:instrText>
      </w:r>
      <w:r w:rsidR="001D5A62">
        <w:fldChar w:fldCharType="separate"/>
      </w:r>
      <w:r w:rsidR="00FB28D7" w:rsidRPr="00FB28D7">
        <w:rPr>
          <w:noProof/>
        </w:rPr>
        <w:t>[3]</w:t>
      </w:r>
      <w:r w:rsidR="001D5A62">
        <w:fldChar w:fldCharType="end"/>
      </w:r>
      <w:r w:rsidR="001D5A62">
        <w:t xml:space="preserve"> proponen </w:t>
      </w:r>
      <w:r>
        <w:t>redes</w:t>
      </w:r>
      <w:r w:rsidR="007C2972">
        <w:t xml:space="preserve"> Modelo Generativo A</w:t>
      </w:r>
      <w:r w:rsidR="007C2972" w:rsidRPr="007C2972">
        <w:t>dversario</w:t>
      </w:r>
      <w:r w:rsidR="007C2972">
        <w:t xml:space="preserve"> -</w:t>
      </w:r>
      <w:r>
        <w:t xml:space="preserve"> </w:t>
      </w:r>
      <w:r w:rsidR="007C2972">
        <w:t>GAN</w:t>
      </w:r>
      <w:r w:rsidR="007C2972" w:rsidRPr="006E56C1">
        <w:rPr>
          <w:i/>
        </w:rPr>
        <w:t xml:space="preserve"> </w:t>
      </w:r>
      <w:r>
        <w:t>(</w:t>
      </w:r>
      <w:proofErr w:type="spellStart"/>
      <w:r w:rsidR="007C2972" w:rsidRPr="006E56C1">
        <w:rPr>
          <w:i/>
        </w:rPr>
        <w:t>Generative</w:t>
      </w:r>
      <w:proofErr w:type="spellEnd"/>
      <w:r w:rsidR="007C2972" w:rsidRPr="006E56C1">
        <w:rPr>
          <w:i/>
        </w:rPr>
        <w:t xml:space="preserve"> </w:t>
      </w:r>
      <w:proofErr w:type="spellStart"/>
      <w:r w:rsidR="007C2972" w:rsidRPr="006E56C1">
        <w:rPr>
          <w:i/>
        </w:rPr>
        <w:t>Adversarial</w:t>
      </w:r>
      <w:proofErr w:type="spellEnd"/>
      <w:r w:rsidR="007C2972" w:rsidRPr="006E56C1">
        <w:rPr>
          <w:i/>
        </w:rPr>
        <w:t xml:space="preserve"> </w:t>
      </w:r>
      <w:proofErr w:type="spellStart"/>
      <w:r w:rsidR="007C2972" w:rsidRPr="006E56C1">
        <w:rPr>
          <w:i/>
        </w:rPr>
        <w:t>model</w:t>
      </w:r>
      <w:proofErr w:type="spellEnd"/>
      <w:r>
        <w:t>)</w:t>
      </w:r>
      <w:r w:rsidR="001D5A62">
        <w:fldChar w:fldCharType="begin" w:fldLock="1"/>
      </w:r>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Systems","id":"ITEM-1","issued":{"date-parts":[["2021","2","15"]]},"page":"106467","publisher":"Elsevier B.V.","title":"Comparative study on the time series forecasting of web traffic based on statistical model and Generative Adversarial model","type":"article-journal","volume":"213"},"uris":["http://www.mendeley.com/documents/?uuid=1b035d70-2629-3852-b10c-e732a7003770"]}],"mendeley":{"formattedCitation":"[3]","plainTextFormattedCitation":"[3]","previouslyFormattedCitation":"[3]"},"properties":{"noteIndex":0},"schema":"https://github.com/citation-style-language/schema/raw/master/csl-citation.json"}</w:instrText>
      </w:r>
      <w:r w:rsidR="001D5A62">
        <w:fldChar w:fldCharType="separate"/>
      </w:r>
      <w:r w:rsidR="00FB28D7" w:rsidRPr="00FB28D7">
        <w:rPr>
          <w:noProof/>
        </w:rPr>
        <w:t>[3]</w:t>
      </w:r>
      <w:r w:rsidR="001D5A62">
        <w:fldChar w:fldCharType="end"/>
      </w:r>
      <w:r w:rsidRPr="007C2972">
        <w:t xml:space="preserve"> con</w:t>
      </w:r>
      <w:r w:rsidR="00A2389B">
        <w:t xml:space="preserve"> rede</w:t>
      </w:r>
      <w:r w:rsidR="007C2972" w:rsidRPr="007C2972">
        <w:t xml:space="preserve">s de Memoria a Corto y Largo Plazo </w:t>
      </w:r>
      <w:r w:rsidR="007C2972">
        <w:t xml:space="preserve">– LSTM </w:t>
      </w:r>
      <w:r w:rsidRPr="007C2972">
        <w:t>(</w:t>
      </w:r>
      <w:r w:rsidR="007C2972" w:rsidRPr="007C2972">
        <w:rPr>
          <w:i/>
        </w:rPr>
        <w:t xml:space="preserve">Long Short </w:t>
      </w:r>
      <w:proofErr w:type="spellStart"/>
      <w:r w:rsidR="007C2972" w:rsidRPr="007C2972">
        <w:rPr>
          <w:i/>
        </w:rPr>
        <w:t>Term</w:t>
      </w:r>
      <w:proofErr w:type="spellEnd"/>
      <w:r w:rsidR="007C2972" w:rsidRPr="007C2972">
        <w:rPr>
          <w:i/>
        </w:rPr>
        <w:t xml:space="preserve"> </w:t>
      </w:r>
      <w:proofErr w:type="spellStart"/>
      <w:r w:rsidR="007C2972" w:rsidRPr="007C2972">
        <w:rPr>
          <w:i/>
        </w:rPr>
        <w:t>Memory</w:t>
      </w:r>
      <w:proofErr w:type="spellEnd"/>
      <w:r w:rsidRPr="007C2972">
        <w:t>)</w:t>
      </w:r>
      <w:r>
        <w:fldChar w:fldCharType="begin" w:fldLock="1"/>
      </w:r>
      <w:r w:rsidR="007836C7">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Computation","id":"ITEM-1","issue":"8","issued":{"date-parts":[["1997","11","15"]]},"page":"1735-1780","publisher":"MIT Press Journals","title":"Long Short-Term Memory","type":"article-journal","volume":"9"},"uris":["http://www.mendeley.com/documents/?uuid=a6ca47c6-61cc-3717-9ae0-fab0a74095f9"]}],"mendeley":{"formattedCitation":"[4]","plainTextFormattedCitation":"[4]","previouslyFormattedCitation":"[4]"},"properties":{"noteIndex":0},"schema":"https://github.com/citation-style-language/schema/raw/master/csl-citation.json"}</w:instrText>
      </w:r>
      <w:r>
        <w:fldChar w:fldCharType="separate"/>
      </w:r>
      <w:r w:rsidR="00FB28D7" w:rsidRPr="00FB28D7">
        <w:rPr>
          <w:noProof/>
        </w:rPr>
        <w:t>[4]</w:t>
      </w:r>
      <w:r>
        <w:fldChar w:fldCharType="end"/>
      </w:r>
      <w:r w:rsidRPr="007C2972">
        <w:t xml:space="preserve"> y un </w:t>
      </w:r>
      <w:proofErr w:type="spellStart"/>
      <w:r w:rsidRPr="007C2972">
        <w:t>perceptrón</w:t>
      </w:r>
      <w:proofErr w:type="spellEnd"/>
      <w:r w:rsidRPr="007C2972">
        <w:t xml:space="preserve"> multicapa</w:t>
      </w:r>
      <w:r w:rsidR="007C2972">
        <w:t xml:space="preserve"> - </w:t>
      </w:r>
      <w:r w:rsidR="007C2972" w:rsidRPr="007C2972">
        <w:t>MLP</w:t>
      </w:r>
      <w:r w:rsidRPr="007C2972">
        <w:t xml:space="preserve"> (</w:t>
      </w:r>
      <w:proofErr w:type="spellStart"/>
      <w:r w:rsidR="007C2972" w:rsidRPr="007C2972">
        <w:rPr>
          <w:i/>
        </w:rPr>
        <w:t>Multilayer</w:t>
      </w:r>
      <w:proofErr w:type="spellEnd"/>
      <w:r w:rsidR="007C2972" w:rsidRPr="007C2972">
        <w:rPr>
          <w:i/>
        </w:rPr>
        <w:t xml:space="preserve"> </w:t>
      </w:r>
      <w:proofErr w:type="spellStart"/>
      <w:r w:rsidR="007C2972" w:rsidRPr="007C2972">
        <w:rPr>
          <w:i/>
        </w:rPr>
        <w:t>Perceptron</w:t>
      </w:r>
      <w:proofErr w:type="spellEnd"/>
      <w:r w:rsidRPr="007C2972">
        <w:t>)</w:t>
      </w:r>
      <w:ins w:id="19" w:author="enrique gauto sand" w:date="2022-10-07T17:51:00Z">
        <w:r>
          <w:fldChar w:fldCharType="begin" w:fldLock="1"/>
        </w:r>
      </w:ins>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Systems","id":"ITEM-1","issued":{"date-parts":[["2021","2","15"]]},"publisher":"Elsevier B.V.","title":"Comparative study on the time series forecasting of web traffic based on statistical model and Generative Adversarial model","type":"article-journal","volume":"213"},"uris":["http://www.mendeley.com/documents/?uuid=c1eaccd3-df4d-32a3-b286-50e5321871f5"]}],"mendeley":{"formattedCitation":"[5]","plainTextFormattedCitation":"[5]","previouslyFormattedCitation":"[5]"},"properties":{"noteIndex":0},"schema":"https://github.com/citation-style-language/schema/raw/master/csl-citation.json"}</w:instrText>
      </w:r>
      <w:r>
        <w:fldChar w:fldCharType="separate"/>
      </w:r>
      <w:r w:rsidR="00FB28D7" w:rsidRPr="00FB28D7">
        <w:rPr>
          <w:noProof/>
        </w:rPr>
        <w:t>[5]</w:t>
      </w:r>
      <w:ins w:id="20" w:author="enrique gauto sand" w:date="2022-10-07T17:51:00Z">
        <w:r>
          <w:fldChar w:fldCharType="end"/>
        </w:r>
      </w:ins>
      <w:r w:rsidR="001D5A62">
        <w:t>, donde LSTM y GAN actuarían como generador y el MLP</w:t>
      </w:r>
      <w:r>
        <w:t xml:space="preserve"> como discriminador</w:t>
      </w:r>
      <w:r w:rsidR="001D5A62">
        <w:t>,</w:t>
      </w:r>
      <w:r>
        <w:t xml:space="preserve"> para generar series de tiempo dado el </w:t>
      </w:r>
      <w:r w:rsidR="00AB2566">
        <w:t>conjunto de datos</w:t>
      </w:r>
      <w:r>
        <w:t xml:space="preserve"> real, </w:t>
      </w:r>
      <w:r w:rsidR="00A2389B">
        <w:t>a posterior</w:t>
      </w:r>
      <w:r>
        <w:t xml:space="preserve"> se realiza el pronóstico con la librería </w:t>
      </w:r>
      <w:proofErr w:type="spellStart"/>
      <w:r w:rsidR="00AB2566" w:rsidRPr="001D5A62">
        <w:rPr>
          <w:i/>
        </w:rPr>
        <w:t>P</w:t>
      </w:r>
      <w:r w:rsidRPr="001D5A62">
        <w:rPr>
          <w:i/>
        </w:rPr>
        <w:t>rophet</w:t>
      </w:r>
      <w:proofErr w:type="spellEnd"/>
      <w:r>
        <w:fldChar w:fldCharType="begin" w:fldLock="1"/>
      </w:r>
      <w:r w:rsidR="007836C7">
        <w:instrText>ADDIN CSL_CITATION {"citationItems":[{"id":"ITEM-1","itemData":{"URL":"https://research.facebook.com/blog/2017/2/prophet-forecasting-at-scale/","accessed":{"date-parts":[["2020","10","24"]]},"id":"ITEM-1","issued":{"date-parts":[["0"]]},"title":"Prophet: forecasting at scale","type":"webpage"},"uris":["http://www.mendeley.com/documents/?uuid=d3b83cf2-b1af-4f0d-8c58-235beb0b4067"]}],"mendeley":{"formattedCitation":"[6]","plainTextFormattedCitation":"[6]","previouslyFormattedCitation":"[6]"},"properties":{"noteIndex":0},"schema":"https://github.com/citation-style-language/schema/raw/master/csl-citation.json"}</w:instrText>
      </w:r>
      <w:r>
        <w:fldChar w:fldCharType="separate"/>
      </w:r>
      <w:r w:rsidR="00FB28D7" w:rsidRPr="00FB28D7">
        <w:rPr>
          <w:noProof/>
        </w:rPr>
        <w:t>[6]</w:t>
      </w:r>
      <w:r>
        <w:fldChar w:fldCharType="end"/>
      </w:r>
      <w:r>
        <w:t xml:space="preserve"> comparando la combinación de tecnologías anteriores con </w:t>
      </w:r>
      <w:r>
        <w:lastRenderedPageBreak/>
        <w:t>métodos estadísticos</w:t>
      </w:r>
      <w:r w:rsidR="006F40A5">
        <w:t>,</w:t>
      </w:r>
      <w:r>
        <w:t xml:space="preserve"> finalmente </w:t>
      </w:r>
      <w:r w:rsidR="00036AD0" w:rsidRPr="00036AD0">
        <w:t>según los autore</w:t>
      </w:r>
      <w:r w:rsidR="0016456A">
        <w:t>s no se arriban diferencias n</w:t>
      </w:r>
      <w:r w:rsidR="00036AD0" w:rsidRPr="00036AD0">
        <w:t>o</w:t>
      </w:r>
      <w:r w:rsidR="0016456A">
        <w:t>t</w:t>
      </w:r>
      <w:r w:rsidR="00036AD0" w:rsidRPr="00036AD0">
        <w:t>ables</w:t>
      </w:r>
      <w:r w:rsidR="006F40A5">
        <w:fldChar w:fldCharType="begin" w:fldLock="1"/>
      </w:r>
      <w:r w:rsidR="007836C7">
        <w:instrText>ADDIN CSL_CITATION {"citationItems":[{"id":"ITEM-1","itemData":{"DOI":"10.1016/J.KNOSYS.2020.106467","ISSN":"09507051","abstract":"We evaluated the accuracy of several classical statistical methods of Time series forecasting with ground truth dataset which was obtained from Kaggle web traffic forecasting competition hosted by Google. A novel way of seasonal, trend and cycle pattern decomposing method was used for the specific time series daily data. We proposed using the combination of four traditional methods to reduce the RMSE and thus achieved better forecasting accuracy. Results showed error rate was lowered down 10 to 20 percentage points. After studying the characteristics of the web traffic time series, we presented the Generative Adversarial Model (GAN) with Long-Short Term Memory (LSTM) as generator and deep Multi-Layer Perceptron (MLP) as discriminator to forecast the web traffic time series. The forecasting performances was compared among the traditional statistical methods and the deep generative adversarial network. We concluded from experiments there was no remarkable difference for this specific times series forecasting accuracy using these two kinds of methods.","author":[{"dropping-particle":"","family":"Zhou","given":"Kun","non-dropping-particle":"","parse-names":false,"suffix":""},{"dropping-particle":"","family":"Wang","given":"Wenyong","non-dropping-particle":"","parse-names":false,"suffix":""},{"dropping-particle":"","family":"Huang","given":"Lisheng","non-dropping-particle":"","parse-names":false,"suffix":""},{"dropping-particle":"","family":"Liu","given":"Baoyang","non-dropping-particle":"","parse-names":false,"suffix":""}],"container-title":"Knowledge-Based Systems","id":"ITEM-1","issued":{"date-parts":[["2021","2","15"]]},"page":"106467","publisher":"Elsevier B.V.","title":"Comparative study on the time series forecasting of web traffic based on statistical model and Generative Adversarial model","type":"article-journal","volume":"213"},"uris":["http://www.mendeley.com/documents/?uuid=1b035d70-2629-3852-b10c-e732a7003770"]}],"mendeley":{"formattedCitation":"[3]","plainTextFormattedCitation":"[3]","previouslyFormattedCitation":"[3]"},"properties":{"noteIndex":0},"schema":"https://github.com/citation-style-language/schema/raw/master/csl-citation.json"}</w:instrText>
      </w:r>
      <w:r w:rsidR="006F40A5">
        <w:fldChar w:fldCharType="separate"/>
      </w:r>
      <w:r w:rsidR="00FB28D7" w:rsidRPr="00FB28D7">
        <w:rPr>
          <w:noProof/>
        </w:rPr>
        <w:t>[3]</w:t>
      </w:r>
      <w:r w:rsidR="006F40A5">
        <w:fldChar w:fldCharType="end"/>
      </w:r>
      <w:r>
        <w:t xml:space="preserve">. </w:t>
      </w:r>
    </w:p>
    <w:p w14:paraId="70C01BBE" w14:textId="77777777" w:rsidR="0063394D" w:rsidRDefault="0063394D" w:rsidP="00F02B6C">
      <w:pPr>
        <w:jc w:val="both"/>
      </w:pPr>
    </w:p>
    <w:p w14:paraId="14F54B87" w14:textId="2C27807A" w:rsidR="0063394D" w:rsidRPr="002957FB" w:rsidRDefault="0063394D" w:rsidP="00F02B6C">
      <w:pPr>
        <w:jc w:val="both"/>
      </w:pPr>
      <w:r w:rsidRPr="00460128">
        <w:t xml:space="preserve">Entre </w:t>
      </w:r>
      <w:r w:rsidRPr="003919A3">
        <w:t xml:space="preserve">las formas del pronóstico de series de tiempo de tráfico web </w:t>
      </w:r>
      <w:r w:rsidR="008B0A5E" w:rsidRPr="003919A3">
        <w:t xml:space="preserve">que </w:t>
      </w:r>
      <w:r w:rsidRPr="003919A3">
        <w:t>existe</w:t>
      </w:r>
      <w:r w:rsidR="008B0A5E" w:rsidRPr="003919A3">
        <w:t>n,</w:t>
      </w:r>
      <w:r w:rsidRPr="003919A3">
        <w:t xml:space="preserve"> </w:t>
      </w:r>
      <w:r w:rsidR="008B0A5E" w:rsidRPr="003919A3">
        <w:t xml:space="preserve">los autores en </w:t>
      </w:r>
      <w:r w:rsidR="007013DD" w:rsidRPr="003919A3">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7013DD" w:rsidRPr="003919A3">
        <w:fldChar w:fldCharType="separate"/>
      </w:r>
      <w:r w:rsidR="00FB28D7" w:rsidRPr="00FB28D7">
        <w:rPr>
          <w:noProof/>
        </w:rPr>
        <w:t>[7]</w:t>
      </w:r>
      <w:r w:rsidR="007013DD" w:rsidRPr="003919A3">
        <w:fldChar w:fldCharType="end"/>
      </w:r>
      <w:r w:rsidR="007013DD" w:rsidRPr="003919A3">
        <w:t xml:space="preserve">  </w:t>
      </w:r>
      <w:r w:rsidR="008B0A5E" w:rsidRPr="003919A3">
        <w:t xml:space="preserve">proponen </w:t>
      </w:r>
      <w:r w:rsidRPr="003919A3">
        <w:t>la técnica de redes neuronales LSTM</w:t>
      </w:r>
      <w:r w:rsidRPr="003919A3">
        <w:fldChar w:fldCharType="begin" w:fldLock="1"/>
      </w:r>
      <w:r w:rsidR="007836C7">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Computation","id":"ITEM-1","issue":"8","issued":{"date-parts":[["1997","11","15"]]},"page":"1735-1780","publisher":"MIT Press Journals","title":"Long Short-Term Memory","type":"article-journal","volume":"9"},"uris":["http://www.mendeley.com/documents/?uuid=a6ca47c6-61cc-3717-9ae0-fab0a74095f9"]}],"mendeley":{"formattedCitation":"[4]","plainTextFormattedCitation":"[4]","previouslyFormattedCitation":"[4]"},"properties":{"noteIndex":0},"schema":"https://github.com/citation-style-language/schema/raw/master/csl-citation.json"}</w:instrText>
      </w:r>
      <w:r w:rsidRPr="003919A3">
        <w:fldChar w:fldCharType="separate"/>
      </w:r>
      <w:r w:rsidR="00FB28D7" w:rsidRPr="00FB28D7">
        <w:rPr>
          <w:noProof/>
        </w:rPr>
        <w:t>[4]</w:t>
      </w:r>
      <w:r w:rsidRPr="003919A3">
        <w:fldChar w:fldCharType="end"/>
      </w:r>
      <w:r w:rsidRPr="003919A3">
        <w:t xml:space="preserve"> con entrenamiento asíncrono distribuido, cuya métrica de desempeño </w:t>
      </w:r>
      <w:r w:rsidR="00862844" w:rsidRPr="003919A3">
        <w:t>que se utilizó según el autor en</w:t>
      </w:r>
      <w:r w:rsidR="00862844" w:rsidRPr="003919A3">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862844" w:rsidRPr="003919A3">
        <w:fldChar w:fldCharType="separate"/>
      </w:r>
      <w:r w:rsidR="00FB28D7" w:rsidRPr="00FB28D7">
        <w:rPr>
          <w:noProof/>
        </w:rPr>
        <w:t>[7]</w:t>
      </w:r>
      <w:r w:rsidR="00862844" w:rsidRPr="003919A3">
        <w:fldChar w:fldCharType="end"/>
      </w:r>
      <w:r w:rsidR="00862844" w:rsidRPr="003919A3">
        <w:t xml:space="preserve"> </w:t>
      </w:r>
      <w:r w:rsidR="007C2972" w:rsidRPr="003919A3">
        <w:t>es el Error Medio Absoluto -</w:t>
      </w:r>
      <w:r w:rsidRPr="003919A3">
        <w:t xml:space="preserve"> MAE (</w:t>
      </w:r>
      <w:r w:rsidRPr="003919A3">
        <w:rPr>
          <w:i/>
        </w:rPr>
        <w:t xml:space="preserve">mean </w:t>
      </w:r>
      <w:proofErr w:type="spellStart"/>
      <w:r w:rsidRPr="003919A3">
        <w:rPr>
          <w:i/>
        </w:rPr>
        <w:t>absolute</w:t>
      </w:r>
      <w:proofErr w:type="spellEnd"/>
      <w:r w:rsidRPr="003919A3">
        <w:rPr>
          <w:i/>
        </w:rPr>
        <w:t xml:space="preserve"> error</w:t>
      </w:r>
      <w:r w:rsidRPr="003919A3">
        <w:t>)</w:t>
      </w:r>
      <w:r w:rsidRPr="003919A3">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rsidRPr="003919A3">
        <w:fldChar w:fldCharType="separate"/>
      </w:r>
      <w:r w:rsidR="00FB28D7" w:rsidRPr="00FB28D7">
        <w:rPr>
          <w:noProof/>
        </w:rPr>
        <w:t>[8]</w:t>
      </w:r>
      <w:r w:rsidRPr="003919A3">
        <w:fldChar w:fldCharType="end"/>
      </w:r>
      <w:r w:rsidRPr="003919A3">
        <w:t xml:space="preserve"> y la </w:t>
      </w:r>
      <w:r w:rsidR="00862844" w:rsidRPr="003919A3">
        <w:t xml:space="preserve">función  de </w:t>
      </w:r>
      <w:r w:rsidRPr="003919A3">
        <w:t>pérdida de Huber</w:t>
      </w:r>
      <w:r w:rsidR="003919A3">
        <w:fldChar w:fldCharType="begin" w:fldLock="1"/>
      </w:r>
      <w:r w:rsidR="007836C7">
        <w:instrText>ADDIN CSL_CITATION {"citationItems":[{"id":"ITEM-1","itemData":{"DOI":"10.1007/978-1-4612-4380-9_35","ISBN":"978-1-4612-4380-9","abstract":"This paper contains a new approach toward a theory of robust estimation; it treats in detail the asymptotic theory of estimating a location parameter for contaminated normal distributions, and exhibits estimators---intermediaries between sample mean and sample median---that are asymptotically most robust (in a sense to be specified) among all translation invariant estimators. For the general background, see Tukey (1960) (p. 448 ff.)","author":[{"dropping-particle":"","family":"Huber","given":"Peter J","non-dropping-particle":"","parse-names":false,"suffix":""}],"container-title":"Breakthroughs in Statistics: Methodology and Distribution","editor":[{"dropping-particle":"","family":"Kotz","given":"Samuel","non-dropping-particle":"","parse-names":false,"suffix":""},{"dropping-particle":"","family":"Johnson","given":"Norman L","non-dropping-particle":"","parse-names":false,"suffix":""}],"id":"ITEM-1","issued":{"date-parts":[["1992"]]},"page":"492-518","publisher":"Springer New York","publisher-place":"New York, NY","title":"Robust Estimation of a Location Parameter","type":"chapter"},"uris":["http://www.mendeley.com/documents/?uuid=e7764395-8ead-4d49-b540-ccb202a271b5"]}],"mendeley":{"formattedCitation":"[9]","plainTextFormattedCitation":"[9]","previouslyFormattedCitation":"[9]"},"properties":{"noteIndex":0},"schema":"https://github.com/citation-style-language/schema/raw/master/csl-citation.json"}</w:instrText>
      </w:r>
      <w:r w:rsidR="003919A3">
        <w:fldChar w:fldCharType="separate"/>
      </w:r>
      <w:r w:rsidR="00FB28D7" w:rsidRPr="00FB28D7">
        <w:rPr>
          <w:noProof/>
        </w:rPr>
        <w:t>[9]</w:t>
      </w:r>
      <w:r w:rsidR="003919A3">
        <w:fldChar w:fldCharType="end"/>
      </w:r>
      <w:r w:rsidRPr="003919A3">
        <w:t xml:space="preserve"> para probar la precisión del modelo, han logrado un buen grad</w:t>
      </w:r>
      <w:r w:rsidR="00D76A14" w:rsidRPr="003919A3">
        <w:t xml:space="preserve">o de asertividad con 200 épocas, </w:t>
      </w:r>
      <w:r w:rsidRPr="003919A3">
        <w:t xml:space="preserve">en el documento </w:t>
      </w:r>
      <w:r w:rsidRPr="003919A3">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Pr="003919A3">
        <w:fldChar w:fldCharType="separate"/>
      </w:r>
      <w:r w:rsidR="00FB28D7" w:rsidRPr="00FB28D7">
        <w:rPr>
          <w:noProof/>
        </w:rPr>
        <w:t>[7]</w:t>
      </w:r>
      <w:r w:rsidRPr="003919A3">
        <w:fldChar w:fldCharType="end"/>
      </w:r>
      <w:r w:rsidRPr="003919A3">
        <w:t xml:space="preserve"> menciona</w:t>
      </w:r>
      <w:r w:rsidR="008B0A5E" w:rsidRPr="003919A3">
        <w:t>n que</w:t>
      </w:r>
      <w:r w:rsidRPr="003919A3">
        <w:t xml:space="preserve"> </w:t>
      </w:r>
      <w:r w:rsidR="00D76A14" w:rsidRPr="003919A3">
        <w:t>obtuvieron una MAE en promedio menor que 30, lo que consideran un buen resultado</w:t>
      </w:r>
      <w:r w:rsidRPr="003919A3">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Pr="003919A3">
        <w:fldChar w:fldCharType="separate"/>
      </w:r>
      <w:r w:rsidR="00FB28D7" w:rsidRPr="00FB28D7">
        <w:rPr>
          <w:noProof/>
        </w:rPr>
        <w:t>[7]</w:t>
      </w:r>
      <w:r w:rsidRPr="003919A3">
        <w:fldChar w:fldCharType="end"/>
      </w:r>
      <w:r w:rsidRPr="003919A3">
        <w:t>.</w:t>
      </w:r>
    </w:p>
    <w:p w14:paraId="215F2521" w14:textId="77777777" w:rsidR="0063394D" w:rsidRPr="002957FB" w:rsidRDefault="0063394D" w:rsidP="00F02B6C">
      <w:pPr>
        <w:jc w:val="both"/>
      </w:pPr>
    </w:p>
    <w:p w14:paraId="5A202779" w14:textId="463C2EF1" w:rsidR="0063394D" w:rsidRPr="00C165E4" w:rsidRDefault="0063394D" w:rsidP="00F02B6C">
      <w:pPr>
        <w:jc w:val="both"/>
      </w:pPr>
      <w:r w:rsidRPr="00C165E4">
        <w:t>Hay otro artículo</w:t>
      </w:r>
      <w:r>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fldChar w:fldCharType="separate"/>
      </w:r>
      <w:r w:rsidR="006D661F" w:rsidRPr="006D661F">
        <w:rPr>
          <w:noProof/>
        </w:rPr>
        <w:t>[1]</w:t>
      </w:r>
      <w:r>
        <w:fldChar w:fldCharType="end"/>
      </w:r>
      <w:r w:rsidRPr="00C165E4">
        <w:t xml:space="preserve"> en el cual se menciona el u</w:t>
      </w:r>
      <w:r>
        <w:t>s</w:t>
      </w:r>
      <w:r w:rsidRPr="00C165E4">
        <w:t>o de</w:t>
      </w:r>
      <w:r w:rsidR="007C2972">
        <w:t xml:space="preserve"> Redes Neuronales Recurrentes -RNN</w:t>
      </w:r>
      <w:r w:rsidRPr="00C165E4">
        <w:t xml:space="preserve"> </w:t>
      </w:r>
      <w:r>
        <w:t>(</w:t>
      </w:r>
      <w:proofErr w:type="spellStart"/>
      <w:r w:rsidRPr="002D4C7A">
        <w:rPr>
          <w:i/>
        </w:rPr>
        <w:t>Recurrent</w:t>
      </w:r>
      <w:proofErr w:type="spellEnd"/>
      <w:r w:rsidRPr="002D4C7A">
        <w:rPr>
          <w:i/>
        </w:rPr>
        <w:t xml:space="preserve"> Neural Networks</w:t>
      </w:r>
      <w:r>
        <w:t xml:space="preserve">) </w:t>
      </w:r>
      <w:r w:rsidRPr="00C165E4">
        <w:t>seq2seq</w:t>
      </w:r>
      <w:r w:rsidR="00A14EFB" w:rsidRPr="00A14EFB">
        <w:t xml:space="preserve"> </w:t>
      </w:r>
      <w:r w:rsidR="00A14EFB">
        <w:t>(</w:t>
      </w:r>
      <w:proofErr w:type="spellStart"/>
      <w:r w:rsidR="00A14EFB" w:rsidRPr="00A14EFB">
        <w:rPr>
          <w:i/>
        </w:rPr>
        <w:t>sequence</w:t>
      </w:r>
      <w:proofErr w:type="spellEnd"/>
      <w:r w:rsidR="00A14EFB" w:rsidRPr="00A14EFB">
        <w:rPr>
          <w:i/>
        </w:rPr>
        <w:t xml:space="preserve"> to </w:t>
      </w:r>
      <w:proofErr w:type="spellStart"/>
      <w:r w:rsidR="00A14EFB" w:rsidRPr="00A14EFB">
        <w:rPr>
          <w:i/>
        </w:rPr>
        <w:t>sequence</w:t>
      </w:r>
      <w:proofErr w:type="spellEnd"/>
      <w:r w:rsidR="00A14EFB">
        <w:t xml:space="preserve">) </w:t>
      </w:r>
      <w:r w:rsidRPr="00C165E4">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Pr="00C165E4">
        <w:fldChar w:fldCharType="separate"/>
      </w:r>
      <w:r w:rsidR="006D661F" w:rsidRPr="006D661F">
        <w:rPr>
          <w:noProof/>
        </w:rPr>
        <w:t>[1]</w:t>
      </w:r>
      <w:r w:rsidRPr="00C165E4">
        <w:fldChar w:fldCharType="end"/>
      </w:r>
      <w:r w:rsidRPr="00C165E4">
        <w:t xml:space="preserve"> </w:t>
      </w:r>
      <w:r w:rsidRPr="002957FB">
        <w:t xml:space="preserve">con la ayuda de la arquitectura  </w:t>
      </w:r>
      <w:r w:rsidR="007C2972">
        <w:t>Codificador –Decodificador (</w:t>
      </w:r>
      <w:proofErr w:type="spellStart"/>
      <w:r w:rsidRPr="007B7446">
        <w:rPr>
          <w:i/>
        </w:rPr>
        <w:t>encoder</w:t>
      </w:r>
      <w:proofErr w:type="spellEnd"/>
      <w:r w:rsidRPr="007B7446">
        <w:rPr>
          <w:i/>
        </w:rPr>
        <w:t>/</w:t>
      </w:r>
      <w:proofErr w:type="spellStart"/>
      <w:r w:rsidRPr="007B7446">
        <w:rPr>
          <w:i/>
        </w:rPr>
        <w:t>decoder</w:t>
      </w:r>
      <w:proofErr w:type="spellEnd"/>
      <w:r w:rsidR="007C2972">
        <w:rPr>
          <w:i/>
        </w:rPr>
        <w:t>)</w:t>
      </w:r>
      <w:r w:rsidR="0088236D">
        <w:rPr>
          <w:i/>
        </w:rPr>
        <w:fldChar w:fldCharType="begin" w:fldLock="1"/>
      </w:r>
      <w:r w:rsidR="007836C7">
        <w:rPr>
          <w:i/>
        </w:rPr>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88236D">
        <w:rPr>
          <w:i/>
        </w:rPr>
        <w:fldChar w:fldCharType="separate"/>
      </w:r>
      <w:r w:rsidR="00FB28D7" w:rsidRPr="00FB28D7">
        <w:rPr>
          <w:noProof/>
        </w:rPr>
        <w:t>[10]</w:t>
      </w:r>
      <w:r w:rsidR="0088236D">
        <w:rPr>
          <w:i/>
        </w:rPr>
        <w:fldChar w:fldCharType="end"/>
      </w:r>
      <w:r>
        <w:t>, el</w:t>
      </w:r>
      <w:r w:rsidRPr="002957FB">
        <w:t xml:space="preserve"> </w:t>
      </w:r>
      <w:proofErr w:type="spellStart"/>
      <w:r w:rsidRPr="007B7446">
        <w:rPr>
          <w:i/>
        </w:rPr>
        <w:t>encoder</w:t>
      </w:r>
      <w:proofErr w:type="spellEnd"/>
      <w:r w:rsidR="007C2972">
        <w:t xml:space="preserve"> es </w:t>
      </w:r>
      <w:proofErr w:type="spellStart"/>
      <w:r w:rsidR="007C2972">
        <w:t>cuDNN</w:t>
      </w:r>
      <w:proofErr w:type="spellEnd"/>
      <w:r w:rsidR="007C2972">
        <w:t>-</w:t>
      </w:r>
      <w:r w:rsidRPr="002957FB">
        <w:t>GRU</w:t>
      </w:r>
      <w:r w:rsidR="00A14EFB">
        <w:t>.</w:t>
      </w:r>
      <w:r w:rsidR="00BF784A">
        <w:t xml:space="preserve"> </w:t>
      </w:r>
      <w:r w:rsidR="007C2972">
        <w:t xml:space="preserve">Es </w:t>
      </w:r>
      <w:r w:rsidR="00BF784A">
        <w:t>decir una Unidad Recurrente</w:t>
      </w:r>
      <w:r w:rsidR="00D9366D">
        <w:t xml:space="preserve"> con Compuertas</w:t>
      </w:r>
      <w:r w:rsidR="00BF784A">
        <w:t xml:space="preserve"> </w:t>
      </w:r>
      <w:r>
        <w:t>(</w:t>
      </w:r>
      <w:proofErr w:type="spellStart"/>
      <w:r w:rsidRPr="0015160E">
        <w:rPr>
          <w:i/>
        </w:rPr>
        <w:t>Gate</w:t>
      </w:r>
      <w:proofErr w:type="spellEnd"/>
      <w:r w:rsidRPr="0015160E">
        <w:rPr>
          <w:i/>
        </w:rPr>
        <w:t xml:space="preserve"> </w:t>
      </w:r>
      <w:proofErr w:type="spellStart"/>
      <w:r w:rsidRPr="0015160E">
        <w:rPr>
          <w:i/>
        </w:rPr>
        <w:t>Recurrent</w:t>
      </w:r>
      <w:proofErr w:type="spellEnd"/>
      <w:r w:rsidRPr="0015160E">
        <w:rPr>
          <w:i/>
        </w:rPr>
        <w:t xml:space="preserve"> </w:t>
      </w:r>
      <w:proofErr w:type="spellStart"/>
      <w:r w:rsidRPr="0015160E">
        <w:rPr>
          <w:i/>
        </w:rPr>
        <w:t>Unit</w:t>
      </w:r>
      <w:proofErr w:type="spellEnd"/>
      <w:r>
        <w:t>)</w:t>
      </w:r>
      <w:r>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fldChar w:fldCharType="separate"/>
      </w:r>
      <w:r w:rsidR="00FB28D7" w:rsidRPr="00FB28D7">
        <w:rPr>
          <w:noProof/>
        </w:rPr>
        <w:t>[11]</w:t>
      </w:r>
      <w:r>
        <w:fldChar w:fldCharType="end"/>
      </w:r>
      <w:r w:rsidRPr="002957FB">
        <w:t xml:space="preserve"> </w:t>
      </w:r>
      <w:r w:rsidR="00E31030">
        <w:t xml:space="preserve">con </w:t>
      </w:r>
      <w:proofErr w:type="spellStart"/>
      <w:r w:rsidR="00E31030" w:rsidRPr="00D71E3D">
        <w:rPr>
          <w:i/>
        </w:rPr>
        <w:t>backend</w:t>
      </w:r>
      <w:proofErr w:type="spellEnd"/>
      <w:r w:rsidR="00E31030">
        <w:t xml:space="preserve"> de CUDA, </w:t>
      </w:r>
      <w:r w:rsidRPr="002957FB">
        <w:t>ya que realiza la tarea con m</w:t>
      </w:r>
      <w:r w:rsidR="00862844">
        <w:t>ay</w:t>
      </w:r>
      <w:r w:rsidRPr="002957FB">
        <w:t>or velocidad en compara</w:t>
      </w:r>
      <w:r>
        <w:t>ción con los tensores regulares, e</w:t>
      </w:r>
      <w:r w:rsidRPr="002957FB">
        <w:t xml:space="preserve">l </w:t>
      </w:r>
      <w:proofErr w:type="spellStart"/>
      <w:r w:rsidRPr="007B7446">
        <w:rPr>
          <w:i/>
        </w:rPr>
        <w:t>decoder</w:t>
      </w:r>
      <w:proofErr w:type="spellEnd"/>
      <w:r>
        <w:t xml:space="preserve"> es </w:t>
      </w:r>
      <w:proofErr w:type="spellStart"/>
      <w:r>
        <w:t>TensorFlow</w:t>
      </w:r>
      <w:proofErr w:type="spellEnd"/>
      <w:r>
        <w:t xml:space="preserve"> </w:t>
      </w:r>
      <w:proofErr w:type="spellStart"/>
      <w:r>
        <w:t>GRUBlockCell</w:t>
      </w:r>
      <w:proofErr w:type="spellEnd"/>
      <w:r>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fldChar w:fldCharType="separate"/>
      </w:r>
      <w:r w:rsidR="00FB28D7" w:rsidRPr="00FB28D7">
        <w:rPr>
          <w:noProof/>
        </w:rPr>
        <w:t>[11]</w:t>
      </w:r>
      <w:r>
        <w:fldChar w:fldCharType="end"/>
      </w:r>
      <w:r w:rsidR="00862844">
        <w:t>,</w:t>
      </w:r>
      <w:r>
        <w:t xml:space="preserve"> </w:t>
      </w:r>
      <w:r w:rsidR="00862844">
        <w:t>en este documento científico</w:t>
      </w:r>
      <w:r w:rsidR="00862844">
        <w:fldChar w:fldCharType="begin" w:fldLock="1"/>
      </w:r>
      <w:r w:rsidR="00862844">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862844">
        <w:fldChar w:fldCharType="separate"/>
      </w:r>
      <w:r w:rsidR="00862844" w:rsidRPr="006D661F">
        <w:rPr>
          <w:noProof/>
        </w:rPr>
        <w:t>[1]</w:t>
      </w:r>
      <w:r w:rsidR="00862844">
        <w:fldChar w:fldCharType="end"/>
      </w:r>
      <w:r w:rsidR="00862844">
        <w:t xml:space="preserve"> menciona que </w:t>
      </w:r>
      <w:r>
        <w:t>realiza</w:t>
      </w:r>
      <w:r w:rsidR="00862844">
        <w:t>ron</w:t>
      </w:r>
      <w:r>
        <w:t xml:space="preserve"> algunos cambios al modelo ganador de </w:t>
      </w:r>
      <w:proofErr w:type="spellStart"/>
      <w:r w:rsidRPr="002D4C7A">
        <w:rPr>
          <w:i/>
        </w:rPr>
        <w:t>Kaggle</w:t>
      </w:r>
      <w:proofErr w:type="spellEnd"/>
      <w:r>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fldChar w:fldCharType="separate"/>
      </w:r>
      <w:r w:rsidR="00FB28D7" w:rsidRPr="00FB28D7">
        <w:rPr>
          <w:noProof/>
        </w:rPr>
        <w:t>[11]</w:t>
      </w:r>
      <w:r>
        <w:fldChar w:fldCharType="end"/>
      </w:r>
      <w:r>
        <w:t xml:space="preserve"> </w:t>
      </w:r>
      <w:r w:rsidR="00B36289">
        <w:t>có</w:t>
      </w:r>
      <w:r w:rsidR="007B7446">
        <w:t>mo agregar la mediana de 7,30,90 y 180 días, usaron</w:t>
      </w:r>
      <w:r>
        <w:t xml:space="preserve"> para medir el desempeño del modelo la </w:t>
      </w:r>
      <w:r w:rsidR="00862844">
        <w:t>métrica</w:t>
      </w:r>
      <w:r>
        <w:t xml:space="preserve"> </w:t>
      </w:r>
      <w:r w:rsidR="00E31030">
        <w:t>Error Absoluto Medio Porcentual Simétrico -</w:t>
      </w:r>
      <w:r w:rsidR="00E31030" w:rsidRPr="002D4C7A">
        <w:t xml:space="preserve">SMAPE </w:t>
      </w:r>
      <w:r w:rsidRPr="002D4C7A">
        <w:t>(</w:t>
      </w:r>
      <w:proofErr w:type="spellStart"/>
      <w:r w:rsidR="00E31030" w:rsidRPr="00FA47D1">
        <w:rPr>
          <w:i/>
        </w:rPr>
        <w:t>Symmetric</w:t>
      </w:r>
      <w:proofErr w:type="spellEnd"/>
      <w:r w:rsidR="00E31030" w:rsidRPr="00FA47D1">
        <w:rPr>
          <w:i/>
        </w:rPr>
        <w:t xml:space="preserve"> Mean </w:t>
      </w:r>
      <w:proofErr w:type="spellStart"/>
      <w:r w:rsidR="00E31030" w:rsidRPr="00FA47D1">
        <w:rPr>
          <w:i/>
        </w:rPr>
        <w:t>Absolute</w:t>
      </w:r>
      <w:proofErr w:type="spellEnd"/>
      <w:r w:rsidR="00E31030" w:rsidRPr="00FA47D1">
        <w:rPr>
          <w:i/>
        </w:rPr>
        <w:t xml:space="preserve"> </w:t>
      </w:r>
      <w:proofErr w:type="spellStart"/>
      <w:r w:rsidR="00E31030" w:rsidRPr="00FA47D1">
        <w:rPr>
          <w:i/>
        </w:rPr>
        <w:t>Percentage</w:t>
      </w:r>
      <w:proofErr w:type="spellEnd"/>
      <w:r w:rsidR="00E31030" w:rsidRPr="00FA47D1">
        <w:rPr>
          <w:i/>
        </w:rPr>
        <w:t xml:space="preserve"> Error</w:t>
      </w:r>
      <w:r w:rsidRPr="002D4C7A">
        <w:t>)</w:t>
      </w:r>
      <w:r>
        <w:fldChar w:fldCharType="begin" w:fldLock="1"/>
      </w:r>
      <w:r w:rsidR="007836C7">
        <w:instrText>ADDIN CSL_CITATION {"citationItems":[{"id":"ITEM-1","itemData":{"URL":"https://towardsdatascience.com/choosing-the-correct-error-metric-mape-vs-smape-5328dec53fac","accessed":{"date-parts":[["2022","10","12"]]},"id":"ITEM-1","issued":{"date-parts":[["2020"]]},"title":"Choosing the correct error metric: MAPE vs. sMAPE","type":"webpage"},"uris":["http://www.mendeley.com/documents/?uuid=1d252ca0-140e-4292-a8cc-b73e2cb0c902"]}],"mendeley":{"formattedCitation":"[12]","plainTextFormattedCitation":"[12]","previouslyFormattedCitation":"[12]"},"properties":{"noteIndex":0},"schema":"https://github.com/citation-style-language/schema/raw/master/csl-citation.json"}</w:instrText>
      </w:r>
      <w:r>
        <w:fldChar w:fldCharType="separate"/>
      </w:r>
      <w:r w:rsidR="00FB28D7" w:rsidRPr="00FB28D7">
        <w:rPr>
          <w:noProof/>
        </w:rPr>
        <w:t>[12]</w:t>
      </w:r>
      <w:r>
        <w:fldChar w:fldCharType="end"/>
      </w:r>
      <w:r>
        <w:t xml:space="preserve"> </w:t>
      </w:r>
      <w:r w:rsidR="00862844">
        <w:t xml:space="preserve">donde comentan los autores que </w:t>
      </w:r>
      <w:r>
        <w:t xml:space="preserve">obtuvieron </w:t>
      </w:r>
      <w:r w:rsidR="007B7446">
        <w:t>un SMAPE de 0.349</w:t>
      </w:r>
      <w:r>
        <w:fldChar w:fldCharType="begin" w:fldLock="1"/>
      </w:r>
      <w:r w:rsidR="006D661F">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fldChar w:fldCharType="separate"/>
      </w:r>
      <w:r w:rsidR="006D661F" w:rsidRPr="006D661F">
        <w:rPr>
          <w:noProof/>
        </w:rPr>
        <w:t>[1]</w:t>
      </w:r>
      <w:r>
        <w:fldChar w:fldCharType="end"/>
      </w:r>
      <w:r>
        <w:t>.</w:t>
      </w:r>
    </w:p>
    <w:p w14:paraId="1E97278C" w14:textId="77777777" w:rsidR="0063394D" w:rsidRPr="00C165E4" w:rsidRDefault="0063394D" w:rsidP="00F02B6C">
      <w:pPr>
        <w:jc w:val="both"/>
      </w:pPr>
    </w:p>
    <w:p w14:paraId="308F7F9D" w14:textId="65E10E9F" w:rsidR="0063394D" w:rsidRPr="00C165E4" w:rsidRDefault="0063394D" w:rsidP="00F02B6C">
      <w:pPr>
        <w:jc w:val="both"/>
      </w:pPr>
      <w:r>
        <w:t>En otro artículo</w:t>
      </w:r>
      <w:r>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fldChar w:fldCharType="separate"/>
      </w:r>
      <w:r w:rsidR="00FB28D7" w:rsidRPr="00FB28D7">
        <w:rPr>
          <w:noProof/>
        </w:rPr>
        <w:t>[13]</w:t>
      </w:r>
      <w:r>
        <w:fldChar w:fldCharType="end"/>
      </w:r>
      <w:r>
        <w:t xml:space="preserve">, </w:t>
      </w:r>
      <w:r w:rsidR="006B134D">
        <w:t>proponen utilizar</w:t>
      </w:r>
      <w:r>
        <w:t xml:space="preserve"> un enfoque híbrido de </w:t>
      </w:r>
      <w:r w:rsidR="00E31030" w:rsidRPr="00E31030">
        <w:t xml:space="preserve">optimización de enjambre de partículas </w:t>
      </w:r>
      <w:r w:rsidR="00E31030">
        <w:t>(</w:t>
      </w:r>
      <w:proofErr w:type="spellStart"/>
      <w:r w:rsidRPr="00091F42">
        <w:rPr>
          <w:i/>
        </w:rPr>
        <w:t>particle</w:t>
      </w:r>
      <w:proofErr w:type="spellEnd"/>
      <w:r w:rsidRPr="00091F42">
        <w:rPr>
          <w:i/>
        </w:rPr>
        <w:t xml:space="preserve"> </w:t>
      </w:r>
      <w:proofErr w:type="spellStart"/>
      <w:r w:rsidRPr="00091F42">
        <w:rPr>
          <w:i/>
        </w:rPr>
        <w:t>swarm</w:t>
      </w:r>
      <w:proofErr w:type="spellEnd"/>
      <w:r w:rsidRPr="00091F42">
        <w:rPr>
          <w:i/>
        </w:rPr>
        <w:t xml:space="preserve"> </w:t>
      </w:r>
      <w:proofErr w:type="spellStart"/>
      <w:r w:rsidRPr="00091F42">
        <w:rPr>
          <w:i/>
        </w:rPr>
        <w:t>optimization</w:t>
      </w:r>
      <w:proofErr w:type="spellEnd"/>
      <w:r w:rsidR="00E31030">
        <w:rPr>
          <w:i/>
        </w:rPr>
        <w:t>)</w:t>
      </w:r>
      <w:r w:rsidRPr="00091F42">
        <w:t xml:space="preserve"> </w:t>
      </w:r>
      <w:r w:rsidR="00E31030">
        <w:t xml:space="preserve"> e inspiración cuántica (</w:t>
      </w:r>
      <w:r w:rsidRPr="00091F42">
        <w:rPr>
          <w:i/>
        </w:rPr>
        <w:t>quantum-</w:t>
      </w:r>
      <w:proofErr w:type="spellStart"/>
      <w:r w:rsidRPr="00091F42">
        <w:rPr>
          <w:i/>
        </w:rPr>
        <w:t>inspired</w:t>
      </w:r>
      <w:proofErr w:type="spellEnd"/>
      <w:r w:rsidR="00E31030">
        <w:rPr>
          <w:i/>
        </w:rPr>
        <w:t>)</w:t>
      </w:r>
      <w:r w:rsidRPr="00091F42">
        <w:t xml:space="preserve"> </w:t>
      </w:r>
      <w:r>
        <w:t>resultando en Q</w:t>
      </w:r>
      <w:r w:rsidRPr="00091F42">
        <w:t>PSO</w:t>
      </w:r>
      <w:r>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fldChar w:fldCharType="separate"/>
      </w:r>
      <w:r w:rsidR="00FB28D7" w:rsidRPr="00FB28D7">
        <w:rPr>
          <w:noProof/>
        </w:rPr>
        <w:t>[13]</w:t>
      </w:r>
      <w:r>
        <w:fldChar w:fldCharType="end"/>
      </w:r>
      <w:r w:rsidRPr="00E31030">
        <w:t xml:space="preserve"> y  redes </w:t>
      </w:r>
      <w:r w:rsidR="00B36289" w:rsidRPr="00E31030">
        <w:t>Exógenas</w:t>
      </w:r>
      <w:r w:rsidR="00E31030" w:rsidRPr="00E31030">
        <w:t xml:space="preserve"> </w:t>
      </w:r>
      <w:proofErr w:type="spellStart"/>
      <w:r w:rsidR="00E31030" w:rsidRPr="00E31030">
        <w:t>A</w:t>
      </w:r>
      <w:r w:rsidR="00E31030">
        <w:t>utorregresivas</w:t>
      </w:r>
      <w:proofErr w:type="spellEnd"/>
      <w:r w:rsidR="00E31030">
        <w:t xml:space="preserve"> No Lineales – </w:t>
      </w:r>
      <w:r w:rsidRPr="00E31030">
        <w:t>NARX</w:t>
      </w:r>
      <w:r w:rsidR="00E31030">
        <w:t>(</w:t>
      </w:r>
      <w:proofErr w:type="spellStart"/>
      <w:r w:rsidR="00E31030" w:rsidRPr="00E31030">
        <w:rPr>
          <w:i/>
        </w:rPr>
        <w:t>Nonlinear</w:t>
      </w:r>
      <w:proofErr w:type="spellEnd"/>
      <w:r w:rsidR="00E31030" w:rsidRPr="00E31030">
        <w:rPr>
          <w:i/>
        </w:rPr>
        <w:t xml:space="preserve"> </w:t>
      </w:r>
      <w:proofErr w:type="spellStart"/>
      <w:r w:rsidR="00E31030" w:rsidRPr="00E31030">
        <w:rPr>
          <w:i/>
        </w:rPr>
        <w:t>autoregressive</w:t>
      </w:r>
      <w:proofErr w:type="spellEnd"/>
      <w:r w:rsidR="00E31030" w:rsidRPr="00E31030">
        <w:rPr>
          <w:i/>
        </w:rPr>
        <w:t xml:space="preserve"> </w:t>
      </w:r>
      <w:proofErr w:type="spellStart"/>
      <w:r w:rsidR="00E31030" w:rsidRPr="00E31030">
        <w:rPr>
          <w:i/>
        </w:rPr>
        <w:t>exogenous</w:t>
      </w:r>
      <w:proofErr w:type="spellEnd"/>
      <w:r w:rsidR="00E31030">
        <w:t>)</w:t>
      </w:r>
      <w:r>
        <w:fldChar w:fldCharType="begin" w:fldLock="1"/>
      </w:r>
      <w:r w:rsidR="007836C7">
        <w:instrText>ADDIN CSL_CITATION {"citationItems":[{"id":"ITEM-1","itemData":{"DOI":"10.1088/1742-6596/1902/1/012029","ISSN":"1742-6596","abstract":"The article discusses the possibilities of predicting the state of the web resources usability. The usability testing procedure is quite costly from both financial and time points of view. Therefore, a system that reduces these costs is useful for modern organizations. Different approaches of forecasting the number of visitors: ARIMA model and Neural Networks are considered. An important time series property for ARIMA model being applicable is the stationarity of the series. It is shown that this model is not suitable enough for the investigated time series, some types of neural networks are also not suitable for various reasons. As a result, NARX networks are selected, which are successfully used for time series forecasting, providing an opportunity to use an exogenous variable.","author":[{"dropping-particle":"","family":"Khanarsa","given":"Paisit","non-dropping-particle":"","parse-names":false,"suffix":""},{"dropping-particle":"","family":"Luangsodsai","given":"Arthorn","non-dropping-particle":"","parse-names":false,"suffix":""},{"dropping-particle":"","family":"Sinapiromsaran","given":"Krung","non-dropping-particle":"","parse-names":false,"suffix":""},{"dropping-particle":"","family":"Astachova","given":"I F","non-dropping-particle":"","parse-names":false,"suffix":""},{"dropping-particle":"","family":"Makoviy","given":"K A","non-dropping-particle":"","parse-names":false,"suffix":""},{"dropping-particle":"V","family":"Khitskova","given":"Yu","non-dropping-particle":"","parse-names":false,"suffix":""}],"container-title":"Journal of Physics: Conference Series","id":"ITEM-1","issue":"1","issued":{"date-parts":[["2021","5","1"]]},"page":"012029","publisher":"IOP Publishing","title":"Possibilities for predicting the state of usability web resources","type":"article-journal","volume":"1902"},"uris":["http://www.mendeley.com/documents/?uuid=03d741ea-549e-3f5c-90ac-6f748c2e47f9"]}],"mendeley":{"formattedCitation":"[14]","plainTextFormattedCitation":"[14]","previouslyFormattedCitation":"[14]"},"properties":{"noteIndex":0},"schema":"https://github.com/citation-style-language/schema/raw/master/csl-citation.json"}</w:instrText>
      </w:r>
      <w:r>
        <w:fldChar w:fldCharType="separate"/>
      </w:r>
      <w:r w:rsidR="00FB28D7" w:rsidRPr="00FB28D7">
        <w:rPr>
          <w:noProof/>
        </w:rPr>
        <w:t>[14]</w:t>
      </w:r>
      <w:r>
        <w:fldChar w:fldCharType="end"/>
      </w:r>
      <w:r w:rsidRPr="00E31030">
        <w:t xml:space="preserve"> resultando en NARX -QPSO</w:t>
      </w:r>
      <w:r>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fldChar w:fldCharType="separate"/>
      </w:r>
      <w:r w:rsidR="00FB28D7" w:rsidRPr="00FB28D7">
        <w:rPr>
          <w:noProof/>
        </w:rPr>
        <w:t>[13]</w:t>
      </w:r>
      <w:r>
        <w:fldChar w:fldCharType="end"/>
      </w:r>
      <w:r>
        <w:t xml:space="preserve"> en dicho artículo se menciona que el modelo </w:t>
      </w:r>
      <w:r w:rsidRPr="00091F42">
        <w:t>NARX</w:t>
      </w:r>
      <w:r>
        <w:t xml:space="preserve"> –</w:t>
      </w:r>
      <w:r w:rsidRPr="00091F42">
        <w:t>QPSO</w:t>
      </w:r>
      <w:r>
        <w:t xml:space="preserve"> tiene un rendimiento sobresaliente en los resultados comparados con otros modelos</w:t>
      </w:r>
      <w:r w:rsidR="006B134D">
        <w:fldChar w:fldCharType="begin" w:fldLock="1"/>
      </w:r>
      <w:r w:rsidR="007836C7">
        <w:instrText>ADDIN CSL_CITATION {"citationItems":[{"id":"ITEM-1","itemData":{"DOI":"10.1016/j.eswa.2021.116163","ISSN":"09574174","abstract":"Usually, real-world time-series forecasting problems are dynamic. If such time-series are characterized by mere concept shifts, a passive approach to learning become ideal to continuously adapt the model parameters whenever new data patterns arrive to cope with uncertainty in the presence of change. This work hybridizes a quantum-inspired particle swarm optimization designed for dynamic environments, to cope with concept shifts, with either a least-squares approximation technique or nonlinear autoregressive model to forecast time-series. Also, this work evaluates experimentally and performs a comparative study on the performance of the proposed models. The obtained results show that the nonlinear autoregressive-based model outperformed the least-squares approximation-based model and the separate models that were implemented in the hybridization and also, several state-of-the-art models for the given datasets.","author":[{"dropping-particle":"","family":"Kuranga","given":"C.","non-dropping-particle":"","parse-names":false,"suffix":""},{"dropping-particle":"","family":"Pillay","given":"N.","non-dropping-particle":"","parse-names":false,"suffix":""}],"container-title":"Expert Systems with Applications","id":"ITEM-1","issued":{"date-parts":[["2022","3","15"]]},"publisher":"Elsevier Ltd","title":"A comparative study of nonlinear regression and autoregressive techniques in hybrid with particle swarm optimization for time-series forecasting","type":"article-journal","volume":"190"},"uris":["http://www.mendeley.com/documents/?uuid=8f2cb02a-06c2-36db-9c58-ce26fccc6b5d"]}],"mendeley":{"formattedCitation":"[13]","plainTextFormattedCitation":"[13]","previouslyFormattedCitation":"[13]"},"properties":{"noteIndex":0},"schema":"https://github.com/citation-style-language/schema/raw/master/csl-citation.json"}</w:instrText>
      </w:r>
      <w:r w:rsidR="006B134D">
        <w:fldChar w:fldCharType="separate"/>
      </w:r>
      <w:r w:rsidR="00FB28D7" w:rsidRPr="00FB28D7">
        <w:rPr>
          <w:noProof/>
        </w:rPr>
        <w:t>[13]</w:t>
      </w:r>
      <w:r w:rsidR="006B134D">
        <w:fldChar w:fldCharType="end"/>
      </w:r>
      <w:r>
        <w:t>.</w:t>
      </w:r>
    </w:p>
    <w:p w14:paraId="7EE713B5" w14:textId="77777777" w:rsidR="0063394D" w:rsidRDefault="0063394D" w:rsidP="00F02B6C">
      <w:pPr>
        <w:jc w:val="both"/>
      </w:pPr>
    </w:p>
    <w:p w14:paraId="01EC1160" w14:textId="324BA395" w:rsidR="0063394D" w:rsidRPr="007D58DB" w:rsidRDefault="0063394D" w:rsidP="00F02B6C">
      <w:pPr>
        <w:jc w:val="both"/>
      </w:pPr>
      <w:r w:rsidRPr="007D58DB">
        <w:lastRenderedPageBreak/>
        <w:t>En otro artículo</w:t>
      </w:r>
      <w:r>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fldChar w:fldCharType="separate"/>
      </w:r>
      <w:r w:rsidR="00FB28D7" w:rsidRPr="00FB28D7">
        <w:rPr>
          <w:noProof/>
        </w:rPr>
        <w:t>[15]</w:t>
      </w:r>
      <w:r>
        <w:fldChar w:fldCharType="end"/>
      </w:r>
      <w:r w:rsidRPr="007D58DB">
        <w:t xml:space="preserve"> </w:t>
      </w:r>
      <w:r w:rsidR="006B134D">
        <w:t>propone</w:t>
      </w:r>
      <w:r>
        <w:t xml:space="preserve"> un</w:t>
      </w:r>
      <w:r w:rsidR="00AB4BD9">
        <w:t xml:space="preserve"> diseño de un sistema</w:t>
      </w:r>
      <w:r>
        <w:t xml:space="preserve"> </w:t>
      </w:r>
      <w:r w:rsidR="00E31030">
        <w:t>Aprendizaje Automático Automatizado</w:t>
      </w:r>
      <w:r w:rsidR="006B629C">
        <w:t xml:space="preserve"> -</w:t>
      </w:r>
      <w:r w:rsidR="00E31030">
        <w:t xml:space="preserve"> </w:t>
      </w:r>
      <w:proofErr w:type="spellStart"/>
      <w:r w:rsidRPr="002C4AFE">
        <w:rPr>
          <w:i/>
        </w:rPr>
        <w:t>Automated</w:t>
      </w:r>
      <w:proofErr w:type="spellEnd"/>
      <w:r w:rsidRPr="002C4AFE">
        <w:rPr>
          <w:i/>
        </w:rPr>
        <w:t xml:space="preserve"> Machine </w:t>
      </w:r>
      <w:proofErr w:type="spellStart"/>
      <w:r w:rsidRPr="002C4AFE">
        <w:rPr>
          <w:i/>
        </w:rPr>
        <w:t>Learning</w:t>
      </w:r>
      <w:proofErr w:type="spellEnd"/>
      <w:r w:rsidR="006B629C">
        <w:rPr>
          <w:i/>
        </w:rPr>
        <w:t xml:space="preserve"> </w:t>
      </w:r>
      <w:r w:rsidR="006B629C">
        <w:t>(Auto ML)</w:t>
      </w:r>
      <w:r>
        <w:t xml:space="preserve"> </w:t>
      </w:r>
      <w:r w:rsidR="00410C51">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rsidR="00410C51">
        <w:fldChar w:fldCharType="separate"/>
      </w:r>
      <w:r w:rsidR="00FB28D7" w:rsidRPr="00FB28D7">
        <w:rPr>
          <w:noProof/>
        </w:rPr>
        <w:t>[15]</w:t>
      </w:r>
      <w:r w:rsidR="00410C51">
        <w:fldChar w:fldCharType="end"/>
      </w:r>
      <w:r>
        <w:t xml:space="preserve">, una arquitectura neuronal nueva denominada </w:t>
      </w:r>
      <w:r w:rsidRPr="002C4AFE">
        <w:t>Auto-</w:t>
      </w:r>
      <w:proofErr w:type="spellStart"/>
      <w:r w:rsidRPr="002C4AFE">
        <w:t>PyTorch</w:t>
      </w:r>
      <w:proofErr w:type="spellEnd"/>
      <w:r w:rsidRPr="002C4AFE">
        <w:t>-TS</w:t>
      </w:r>
      <w:r>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fldChar w:fldCharType="separate"/>
      </w:r>
      <w:r w:rsidR="00FB28D7" w:rsidRPr="00FB28D7">
        <w:rPr>
          <w:noProof/>
        </w:rPr>
        <w:t>[15]</w:t>
      </w:r>
      <w:r>
        <w:fldChar w:fldCharType="end"/>
      </w:r>
      <w:r>
        <w:t xml:space="preserve"> donde </w:t>
      </w:r>
      <w:r w:rsidR="003D7CB1">
        <w:t xml:space="preserve">lo </w:t>
      </w:r>
      <w:r>
        <w:t>comparan con otros modelos y demuestran que su modelo tiene un mejor rendimiento</w:t>
      </w:r>
      <w:r w:rsidR="00410C51">
        <w:fldChar w:fldCharType="begin" w:fldLock="1"/>
      </w:r>
      <w:r w:rsidR="00D7101D">
        <w:instrText>ADDIN CSL_CITATION {"citationItems":[{"id":"ITEM-1","itemData":{"DOI":"10.1007/978-3-031-26409-2_40","ISBN":"9783031264085","ISSN":"16113349","abstract":"Recent years have witnessed tremendously improved efficiency of Automated Machine Learning (AutoML), especially Automated Deep Learning (AutoDL) systems, but recent work focuses on tabular, image, or NLP tasks. So far, little attention has been paid to general AutoDL frameworks for time series forecasting, despite the enormous success in applying different novel architectures to such tasks. In this paper, we propose an efficient approach for the joint optimization of neural architecture and hyperparameters of the entire data processing pipeline for time series forecasting. In contrast to common NAS search spaces, we designed a novel neural architecture search space covering various state-of-the-art architectures, allowing for an efficient macro-search over different DL approaches. To efficiently search in such a large configuration space, we use Bayesian optimization with multi-fidelity optimization. We empirically study several different budget types enabling efficient multi-fidelity optimization on different forecasting datasets. Furthermore, we compared our resulting system, dubbed Auto-PyTorch-TS, against several established baselines and show that it significantly outperforms all of them across several datasets.","author":[{"dropping-particle":"","family":"Deng","given":"Difan","non-dropping-particle":"","parse-names":false,"suffix":""},{"dropping-particle":"","family":"Karl","given":"Florian","non-dropping-particle":"","parse-names":false,"suffix":""},{"dropping-particle":"","family":"Hutter","given":"Frank","non-dropping-particle":"","parse-names":false,"suffix":""},{"dropping-particle":"","family":"Bischl","given":"Bernd","non-dropping-particle":"","parse-names":false,"suffix":""},{"dropping-particle":"","family":"Lindauer","given":"Marius","non-dropping-particle":"","parse-names":false,"suffix":""}],"container-title":"Lecture Notes in Computer Science (including subseries Lecture Notes in Artificial Intelligence and Lecture Notes in Bioinformatics)","id":"ITEM-1","issued":{"date-parts":[["2023"]]},"page":"664-680","title":"Efficient Automated Deep Learning for Time Series Forecasting","type":"paper-conference","volume":"13715 LNAI"},"uris":["http://www.mendeley.com/documents/?uuid=97420aff-7a48-3a47-b3b0-3bb3302ebfd2"]}],"mendeley":{"formattedCitation":"[15]","plainTextFormattedCitation":"[15]","previouslyFormattedCitation":"[15]"},"properties":{"noteIndex":0},"schema":"https://github.com/citation-style-language/schema/raw/master/csl-citation.json"}</w:instrText>
      </w:r>
      <w:r w:rsidR="00410C51">
        <w:fldChar w:fldCharType="separate"/>
      </w:r>
      <w:r w:rsidR="00FB28D7" w:rsidRPr="00FB28D7">
        <w:rPr>
          <w:noProof/>
        </w:rPr>
        <w:t>[15]</w:t>
      </w:r>
      <w:r w:rsidR="00410C51">
        <w:fldChar w:fldCharType="end"/>
      </w:r>
      <w:r>
        <w:t>.</w:t>
      </w:r>
    </w:p>
    <w:p w14:paraId="586344D9" w14:textId="77777777" w:rsidR="0063394D" w:rsidRDefault="0063394D" w:rsidP="00F02B6C">
      <w:pPr>
        <w:jc w:val="both"/>
      </w:pPr>
    </w:p>
    <w:p w14:paraId="24243D5B" w14:textId="28F9B7EB" w:rsidR="0063394D" w:rsidRPr="007D58DB" w:rsidRDefault="0063394D" w:rsidP="00F02B6C">
      <w:pPr>
        <w:jc w:val="both"/>
      </w:pPr>
      <w:r>
        <w:t>También se propone en</w:t>
      </w:r>
      <w:r w:rsidR="00410C51">
        <w:t xml:space="preserve"> el</w:t>
      </w:r>
      <w:r>
        <w:t xml:space="preserve"> artículo</w:t>
      </w:r>
      <w:r>
        <w:fldChar w:fldCharType="begin" w:fldLock="1"/>
      </w:r>
      <w:r w:rsidR="00D7101D">
        <w:instrText>ADDIN CSL_CITATION {"citationItems":[{"id":"ITEM-1","itemData":{"DOI":"10.1145/3469213.3470280","ISBN":"9781450390200","abstract":"With the advent of the era of traffic, forecasts based on time series are improving the efficiency of the entire society in many ways, such as website traffic trends, price trends and so on. At present, the single model is a low accuracy rate prediction method and cannot well process the complex characteristics of time series. Therefore, this paper proposes a Prophet-LGBM combination model. The combination model makes full use of the advantages of Prophet algorithm in processing time series without feature engineering and LGBM algorithm can add other types of features and lightweight. The method of rolling prediction and weighted sum is used to improve the prediction accuracy of time series. In the experiments of this paper, we design and implement the comparative experiments between the Prophet-LGBM combination model and other single models, and verify them on multiple data sets. The experimental results show that the Prophet-LGBM combination model proposed in this paper has strong applicability and high accuracy in time series prediction.","author":[{"dropping-particle":"","family":"Xu","given":"Siyang","non-dropping-particle":"","parse-names":false,"suffix":""},{"dropping-particle":"","family":"Han","given":"Chunyan","non-dropping-particle":"","parse-names":false,"suffix":""},{"dropping-particle":"","family":"Ran","given":"Chunlei","non-dropping-particle":"","parse-names":false,"suffix":""}],"container-title":"ACM International Conference Proceeding Series","id":"ITEM-1","issued":{"date-parts":[["2021","5","28"]]},"publisher":"Association for Computing Machinery","title":"A Time Series Combined Forecasting Model Based on Prophet-LGBM","type":"paper-conference"},"uris":["http://www.mendeley.com/documents/?uuid=24b2aa57-5a2b-39af-9bb2-2ef3fff93255"]}],"mendeley":{"formattedCitation":"[16]","plainTextFormattedCitation":"[16]","previouslyFormattedCitation":"[16]"},"properties":{"noteIndex":0},"schema":"https://github.com/citation-style-language/schema/raw/master/csl-citation.json"}</w:instrText>
      </w:r>
      <w:r>
        <w:fldChar w:fldCharType="separate"/>
      </w:r>
      <w:r w:rsidR="00FB28D7" w:rsidRPr="00FB28D7">
        <w:rPr>
          <w:noProof/>
        </w:rPr>
        <w:t>[16]</w:t>
      </w:r>
      <w:r>
        <w:fldChar w:fldCharType="end"/>
      </w:r>
      <w:r>
        <w:t xml:space="preserve"> el uso de un modelo combinado </w:t>
      </w:r>
      <w:proofErr w:type="spellStart"/>
      <w:r w:rsidR="00410C51" w:rsidRPr="007974A2">
        <w:rPr>
          <w:i/>
        </w:rPr>
        <w:t>Prophet</w:t>
      </w:r>
      <w:proofErr w:type="spellEnd"/>
      <w:r w:rsidR="00410C51">
        <w:t xml:space="preserve"> y</w:t>
      </w:r>
      <w:r w:rsidR="00B36289">
        <w:t xml:space="preserve"> Má</w:t>
      </w:r>
      <w:r w:rsidR="006B629C">
        <w:t>quina de Empuje de Gradiente de Luz</w:t>
      </w:r>
      <w:r w:rsidR="00410C51" w:rsidRPr="00410C51">
        <w:rPr>
          <w:i/>
        </w:rPr>
        <w:t xml:space="preserve"> </w:t>
      </w:r>
      <w:r w:rsidR="006B629C">
        <w:rPr>
          <w:i/>
        </w:rPr>
        <w:t xml:space="preserve">- </w:t>
      </w:r>
      <w:r w:rsidR="006B629C" w:rsidRPr="009D6A2A">
        <w:t>LGBM</w:t>
      </w:r>
      <w:r w:rsidR="006B629C" w:rsidRPr="00410C51">
        <w:rPr>
          <w:i/>
        </w:rPr>
        <w:t xml:space="preserve"> </w:t>
      </w:r>
      <w:r w:rsidR="00410C51">
        <w:t>(</w:t>
      </w:r>
      <w:r w:rsidR="006B629C" w:rsidRPr="00410C51">
        <w:rPr>
          <w:i/>
        </w:rPr>
        <w:t xml:space="preserve">light </w:t>
      </w:r>
      <w:proofErr w:type="spellStart"/>
      <w:r w:rsidR="006B629C" w:rsidRPr="00410C51">
        <w:rPr>
          <w:i/>
        </w:rPr>
        <w:t>gradient</w:t>
      </w:r>
      <w:proofErr w:type="spellEnd"/>
      <w:r w:rsidR="006B629C" w:rsidRPr="00410C51">
        <w:rPr>
          <w:i/>
        </w:rPr>
        <w:t xml:space="preserve"> </w:t>
      </w:r>
      <w:proofErr w:type="spellStart"/>
      <w:r w:rsidR="006B629C" w:rsidRPr="00410C51">
        <w:rPr>
          <w:i/>
        </w:rPr>
        <w:t>boosting</w:t>
      </w:r>
      <w:proofErr w:type="spellEnd"/>
      <w:r w:rsidR="006B629C" w:rsidRPr="00410C51">
        <w:rPr>
          <w:i/>
        </w:rPr>
        <w:t xml:space="preserve"> machine</w:t>
      </w:r>
      <w:r w:rsidR="00410C51">
        <w:t>)</w:t>
      </w:r>
      <w:r>
        <w:fldChar w:fldCharType="begin" w:fldLock="1"/>
      </w:r>
      <w:r w:rsidR="00D7101D">
        <w:instrText>ADDIN CSL_CITATION {"citationItems":[{"id":"ITEM-1","itemData":{"DOI":"10.1145/3469213.3470280","ISBN":"9781450390200","abstract":"With the advent of the era of traffic, forecasts based on time series are improving the efficiency of the entire society in many ways, such as website traffic trends, price trends and so on. At present, the single model is a low accuracy rate prediction method and cannot well process the complex characteristics of time series. Therefore, this paper proposes a Prophet-LGBM combination model. The combination model makes full use of the advantages of Prophet algorithm in processing time series without feature engineering and LGBM algorithm can add other types of features and lightweight. The method of rolling prediction and weighted sum is used to improve the prediction accuracy of time series. In the experiments of this paper, we design and implement the comparative experiments between the Prophet-LGBM combination model and other single models, and verify them on multiple data sets. The experimental results show that the Prophet-LGBM combination model proposed in this paper has strong applicability and high accuracy in time series prediction.","author":[{"dropping-particle":"","family":"Xu","given":"Siyang","non-dropping-particle":"","parse-names":false,"suffix":""},{"dropping-particle":"","family":"Han","given":"Chunyan","non-dropping-particle":"","parse-names":false,"suffix":""},{"dropping-particle":"","family":"Ran","given":"Chunlei","non-dropping-particle":"","parse-names":false,"suffix":""}],"container-title":"ACM International Conference Proceeding Series","id":"ITEM-1","issued":{"date-parts":[["2021","5","28"]]},"publisher":"Association for Computing Machinery","title":"A Time Series Combined Forecasting Model Based on Prophet-LGBM","type":"paper-conference"},"uris":["http://www.mendeley.com/documents/?uuid=24b2aa57-5a2b-39af-9bb2-2ef3fff93255"]}],"mendeley":{"formattedCitation":"[16]","plainTextFormattedCitation":"[16]","previouslyFormattedCitation":"[16]"},"properties":{"noteIndex":0},"schema":"https://github.com/citation-style-language/schema/raw/master/csl-citation.json"}</w:instrText>
      </w:r>
      <w:r>
        <w:fldChar w:fldCharType="separate"/>
      </w:r>
      <w:r w:rsidR="00FB28D7" w:rsidRPr="00FB28D7">
        <w:rPr>
          <w:noProof/>
        </w:rPr>
        <w:t>[16]</w:t>
      </w:r>
      <w:r>
        <w:fldChar w:fldCharType="end"/>
      </w:r>
      <w:r>
        <w:t xml:space="preserve"> </w:t>
      </w:r>
      <w:r w:rsidR="00410C51">
        <w:t xml:space="preserve">donde </w:t>
      </w:r>
      <w:r w:rsidR="003D7CB1">
        <w:t>se menciona</w:t>
      </w:r>
      <w:r>
        <w:t xml:space="preserve"> que tiene mejores resultados comparado con modelos individuales</w:t>
      </w:r>
      <w:r w:rsidR="00410C51">
        <w:fldChar w:fldCharType="begin" w:fldLock="1"/>
      </w:r>
      <w:r w:rsidR="00D7101D">
        <w:instrText>ADDIN CSL_CITATION {"citationItems":[{"id":"ITEM-1","itemData":{"DOI":"10.1145/3469213.3470280","ISBN":"9781450390200","abstract":"With the advent of the era of traffic, forecasts based on time series are improving the efficiency of the entire society in many ways, such as website traffic trends, price trends and so on. At present, the single model is a low accuracy rate prediction method and cannot well process the complex characteristics of time series. Therefore, this paper proposes a Prophet-LGBM combination model. The combination model makes full use of the advantages of Prophet algorithm in processing time series without feature engineering and LGBM algorithm can add other types of features and lightweight. The method of rolling prediction and weighted sum is used to improve the prediction accuracy of time series. In the experiments of this paper, we design and implement the comparative experiments between the Prophet-LGBM combination model and other single models, and verify them on multiple data sets. The experimental results show that the Prophet-LGBM combination model proposed in this paper has strong applicability and high accuracy in time series prediction.","author":[{"dropping-particle":"","family":"Xu","given":"Siyang","non-dropping-particle":"","parse-names":false,"suffix":""},{"dropping-particle":"","family":"Han","given":"Chunyan","non-dropping-particle":"","parse-names":false,"suffix":""},{"dropping-particle":"","family":"Ran","given":"Chunlei","non-dropping-particle":"","parse-names":false,"suffix":""}],"container-title":"ACM International Conference Proceeding Series","id":"ITEM-1","issued":{"date-parts":[["2021","5","28"]]},"publisher":"Association for Computing Machinery","title":"A Time Series Combined Forecasting Model Based on Prophet-LGBM","type":"paper-conference"},"uris":["http://www.mendeley.com/documents/?uuid=24b2aa57-5a2b-39af-9bb2-2ef3fff93255"]}],"mendeley":{"formattedCitation":"[16]","plainTextFormattedCitation":"[16]","previouslyFormattedCitation":"[16]"},"properties":{"noteIndex":0},"schema":"https://github.com/citation-style-language/schema/raw/master/csl-citation.json"}</w:instrText>
      </w:r>
      <w:r w:rsidR="00410C51">
        <w:fldChar w:fldCharType="separate"/>
      </w:r>
      <w:r w:rsidR="00FB28D7" w:rsidRPr="00FB28D7">
        <w:rPr>
          <w:noProof/>
        </w:rPr>
        <w:t>[16]</w:t>
      </w:r>
      <w:r w:rsidR="00410C51">
        <w:fldChar w:fldCharType="end"/>
      </w:r>
      <w:r>
        <w:t>.</w:t>
      </w:r>
    </w:p>
    <w:p w14:paraId="1D5298B6" w14:textId="77777777" w:rsidR="0063394D" w:rsidRPr="007D58DB" w:rsidRDefault="0063394D" w:rsidP="00F02B6C">
      <w:pPr>
        <w:jc w:val="both"/>
      </w:pPr>
    </w:p>
    <w:p w14:paraId="04B950FE" w14:textId="1DA2339F" w:rsidR="0063394D" w:rsidRDefault="0063394D" w:rsidP="00F02B6C">
      <w:pPr>
        <w:jc w:val="both"/>
      </w:pPr>
      <w:r w:rsidRPr="004A17D7">
        <w:t xml:space="preserve">Otra tecnología son las redes bidireccionales </w:t>
      </w:r>
      <w:r>
        <w:t>LSTM (BI-LSTM)</w:t>
      </w:r>
      <w:r>
        <w:fldChar w:fldCharType="begin" w:fldLock="1"/>
      </w:r>
      <w:r w:rsidR="007836C7">
        <w:instrText>ADDIN CSL_CITATION {"citationItems":[{"id":"ITEM-1","itemData":{"DOI":"10.1145/3453800.3453812","ISBN":"9781450387613","abstract":"Deep learning methods such as recurrent neural network and long short-term memory have recently drawn a lot of attentions in many fields such as computer vision, natural language processing and finance. Long short-term memory is a type of recurrent neural network capable of predicting future values of sequential data by learning observed data over time. Many real-world time series in business, finance, weather forecasting and engineering science have periodic property like daily, monthly, quarterly or yearly period and need efficient tools to forecast their future events and values. The forecasting study and tools in these fields are therefore essential and important. In this paper, we present a deep learning technique, called bidirectional long short-term memory, in forecasting time series data. The bidirectional long short-term memory model is evaluated based on the benchmark periodic time series dataset. The model performs well on the macro and industry categories and achieves average mean absolute percentage errors less than 9%. It is shown that the bidirectional architecture obtains the better results than the baseline models. We also test the model by tuning the time step parameter to evaluate how the time step length impacts on forecasting performance of the model.","author":[{"dropping-particle":"","family":"Quoc Nguyen","given":"Dung","non-dropping-particle":"","parse-names":false,"suffix":""},{"dropping-particle":"","family":"Nguyet Phan","given":"Minh","non-dropping-particle":"","parse-names":false,"suffix":""},{"dropping-particle":"","family":"Zelinka","given":"Ivan","non-dropping-particle":"","parse-names":false,"suffix":""}],"container-title":"ACM International Conference Proceeding Series","id":"ITEM-1","issued":{"date-parts":[["2021"]]},"page":"60-64","title":"Periodic Time Series Forecasting with Bidirectional Long Short-Term Memory: Periodic Time Series Forecasting with Bidirectional LSTM","type":"article-journal"},"uris":["http://www.mendeley.com/documents/?uuid=745dec50-cc84-4fa6-b1b6-962d7006a38b"]}],"mendeley":{"formattedCitation":"[17]","plainTextFormattedCitation":"[17]","previouslyFormattedCitation":"[17]"},"properties":{"noteIndex":0},"schema":"https://github.com/citation-style-language/schema/raw/master/csl-citation.json"}</w:instrText>
      </w:r>
      <w:r>
        <w:fldChar w:fldCharType="separate"/>
      </w:r>
      <w:r w:rsidR="00FB28D7" w:rsidRPr="00FB28D7">
        <w:rPr>
          <w:noProof/>
        </w:rPr>
        <w:t>[17]</w:t>
      </w:r>
      <w:r>
        <w:fldChar w:fldCharType="end"/>
      </w:r>
      <w:r>
        <w:t xml:space="preserve"> las cuales en este artículo</w:t>
      </w:r>
      <w:r>
        <w:fldChar w:fldCharType="begin" w:fldLock="1"/>
      </w:r>
      <w:r w:rsidR="007836C7">
        <w:instrText>ADDIN CSL_CITATION {"citationItems":[{"id":"ITEM-1","itemData":{"DOI":"10.1145/3453800.3453812","ISBN":"9781450387613","abstract":"Deep learning methods such as recurrent neural network and long short-term memory have recently drawn a lot of attentions in many fields such as computer vision, natural language processing and finance. Long short-term memory is a type of recurrent neural network capable of predicting future values of sequential data by learning observed data over time. Many real-world time series in business, finance, weather forecasting and engineering science have periodic property like daily, monthly, quarterly or yearly period and need efficient tools to forecast their future events and values. The forecasting study and tools in these fields are therefore essential and important. In this paper, we present a deep learning technique, called bidirectional long short-term memory, in forecasting time series data. The bidirectional long short-term memory model is evaluated based on the benchmark periodic time series dataset. The model performs well on the macro and industry categories and achieves average mean absolute percentage errors less than 9%. It is shown that the bidirectional architecture obtains the better results than the baseline models. We also test the model by tuning the time step parameter to evaluate how the time step length impacts on forecasting performance of the model.","author":[{"dropping-particle":"","family":"Quoc Nguyen","given":"Dung","non-dropping-particle":"","parse-names":false,"suffix":""},{"dropping-particle":"","family":"Nguyet Phan","given":"Minh","non-dropping-particle":"","parse-names":false,"suffix":""},{"dropping-particle":"","family":"Zelinka","given":"Ivan","non-dropping-particle":"","parse-names":false,"suffix":""}],"container-title":"ACM International Conference Proceeding Series","id":"ITEM-1","issued":{"date-parts":[["2021"]]},"page":"60-64","title":"Periodic Time Series Forecasting with Bidirectional Long Short-Term Memory: Periodic Time Series Forecasting with Bidirectional LSTM","type":"article-journal"},"uris":["http://www.mendeley.com/documents/?uuid=745dec50-cc84-4fa6-b1b6-962d7006a38b"]}],"mendeley":{"formattedCitation":"[17]","plainTextFormattedCitation":"[17]","previouslyFormattedCitation":"[17]"},"properties":{"noteIndex":0},"schema":"https://github.com/citation-style-language/schema/raw/master/csl-citation.json"}</w:instrText>
      </w:r>
      <w:r>
        <w:fldChar w:fldCharType="separate"/>
      </w:r>
      <w:r w:rsidR="00FB28D7" w:rsidRPr="00FB28D7">
        <w:rPr>
          <w:noProof/>
        </w:rPr>
        <w:t>[17]</w:t>
      </w:r>
      <w:r>
        <w:fldChar w:fldCharType="end"/>
      </w:r>
      <w:r>
        <w:t xml:space="preserve"> fueron probadas en el</w:t>
      </w:r>
      <w:r w:rsidR="003D7CB1">
        <w:t xml:space="preserve"> conjunto de datos</w:t>
      </w:r>
      <w:r w:rsidR="00D17883">
        <w:t xml:space="preserve"> (</w:t>
      </w:r>
      <w:proofErr w:type="spellStart"/>
      <w:r w:rsidR="00D17883" w:rsidRPr="00D17883">
        <w:rPr>
          <w:i/>
        </w:rPr>
        <w:t>dataframe</w:t>
      </w:r>
      <w:proofErr w:type="spellEnd"/>
      <w:r w:rsidR="00D17883">
        <w:t>)</w:t>
      </w:r>
      <w:r>
        <w:t xml:space="preserve"> </w:t>
      </w:r>
      <w:r w:rsidRPr="004A17D7">
        <w:rPr>
          <w:i/>
        </w:rPr>
        <w:t>M3-Competition</w:t>
      </w:r>
      <w:r>
        <w:rPr>
          <w:i/>
        </w:rPr>
        <w:fldChar w:fldCharType="begin" w:fldLock="1"/>
      </w:r>
      <w:r w:rsidR="0088236D">
        <w:rPr>
          <w:i/>
        </w:rPr>
        <w:instrText>ADDIN CSL_CITATION {"citationItems":[{"id":"ITEM-1","itemData":{"URL":"https://forecasters.org/resources/time-series-data/m3-competition/","accessed":{"date-parts":[["2022","10","18"]]},"id":"ITEM-1","issued":{"date-parts":[["0"]]},"title":"The M3-Competition Database.","type":"webpage"},"uris":["http://www.mendeley.com/documents/?uuid=e132da2d-54f9-4b9c-8593-6c3dc4401be0"]}],"mendeley":{"formattedCitation":"[18]","plainTextFormattedCitation":"[18]","previouslyFormattedCitation":"[18]"},"properties":{"noteIndex":0},"schema":"https://github.com/citation-style-language/schema/raw/master/csl-citation.json"}</w:instrText>
      </w:r>
      <w:r>
        <w:rPr>
          <w:i/>
        </w:rPr>
        <w:fldChar w:fldCharType="separate"/>
      </w:r>
      <w:r w:rsidR="0088236D" w:rsidRPr="0088236D">
        <w:rPr>
          <w:noProof/>
        </w:rPr>
        <w:t>[18]</w:t>
      </w:r>
      <w:r>
        <w:rPr>
          <w:i/>
        </w:rPr>
        <w:fldChar w:fldCharType="end"/>
      </w:r>
      <w:r w:rsidRPr="004A17D7">
        <w:rPr>
          <w:i/>
        </w:rPr>
        <w:t xml:space="preserve"> </w:t>
      </w:r>
      <w:r>
        <w:t>el cual se usa para probar modelos de pronóstico de series de tiempo dado que pose</w:t>
      </w:r>
      <w:r w:rsidR="00D01FB5">
        <w:t xml:space="preserve">e distintas categorías, </w:t>
      </w:r>
      <w:r w:rsidR="007974A2">
        <w:t>en el artículo</w:t>
      </w:r>
      <w:r w:rsidR="007974A2">
        <w:fldChar w:fldCharType="begin" w:fldLock="1"/>
      </w:r>
      <w:r w:rsidR="007836C7">
        <w:instrText>ADDIN CSL_CITATION {"citationItems":[{"id":"ITEM-1","itemData":{"DOI":"10.1145/3453800.3453812","ISBN":"9781450387613","abstract":"Deep learning methods such as recurrent neural network and long short-term memory have recently drawn a lot of attentions in many fields such as computer vision, natural language processing and finance. Long short-term memory is a type of recurrent neural network capable of predicting future values of sequential data by learning observed data over time. Many real-world time series in business, finance, weather forecasting and engineering science have periodic property like daily, monthly, quarterly or yearly period and need efficient tools to forecast their future events and values. The forecasting study and tools in these fields are therefore essential and important. In this paper, we present a deep learning technique, called bidirectional long short-term memory, in forecasting time series data. The bidirectional long short-term memory model is evaluated based on the benchmark periodic time series dataset. The model performs well on the macro and industry categories and achieves average mean absolute percentage errors less than 9%. It is shown that the bidirectional architecture obtains the better results than the baseline models. We also test the model by tuning the time step parameter to evaluate how the time step length impacts on forecasting performance of the model.","author":[{"dropping-particle":"","family":"Quoc Nguyen","given":"Dung","non-dropping-particle":"","parse-names":false,"suffix":""},{"dropping-particle":"","family":"Nguyet Phan","given":"Minh","non-dropping-particle":"","parse-names":false,"suffix":""},{"dropping-particle":"","family":"Zelinka","given":"Ivan","non-dropping-particle":"","parse-names":false,"suffix":""}],"container-title":"ACM International Conference Proceeding Series","id":"ITEM-1","issued":{"date-parts":[["2021"]]},"page":"60-64","title":"Periodic Time Series Forecasting with Bidirectional Long Short-Term Memory: Periodic Time Series Forecasting with Bidirectional LSTM","type":"article-journal"},"uris":["http://www.mendeley.com/documents/?uuid=745dec50-cc84-4fa6-b1b6-962d7006a38b"]}],"mendeley":{"formattedCitation":"[17]","plainTextFormattedCitation":"[17]","previouslyFormattedCitation":"[17]"},"properties":{"noteIndex":0},"schema":"https://github.com/citation-style-language/schema/raw/master/csl-citation.json"}</w:instrText>
      </w:r>
      <w:r w:rsidR="007974A2">
        <w:fldChar w:fldCharType="separate"/>
      </w:r>
      <w:r w:rsidR="00FB28D7" w:rsidRPr="00FB28D7">
        <w:rPr>
          <w:noProof/>
        </w:rPr>
        <w:t>[17]</w:t>
      </w:r>
      <w:r w:rsidR="007974A2">
        <w:fldChar w:fldCharType="end"/>
      </w:r>
      <w:r w:rsidR="007974A2">
        <w:t xml:space="preserve"> mencionan que </w:t>
      </w:r>
      <w:r>
        <w:t>probaron</w:t>
      </w:r>
      <w:r w:rsidR="007974A2">
        <w:t xml:space="preserve"> las redes BI</w:t>
      </w:r>
      <w:r>
        <w:t xml:space="preserve">-LSTM sobre el </w:t>
      </w:r>
      <w:r w:rsidR="003D7CB1">
        <w:t>conjunto de datos</w:t>
      </w:r>
      <w:r>
        <w:t xml:space="preserve"> M3 en el periodo trimestral comparándolo con el modelo</w:t>
      </w:r>
      <w:r w:rsidR="006B629C">
        <w:t xml:space="preserve"> </w:t>
      </w:r>
      <w:r w:rsidR="006B629C" w:rsidRPr="006B629C">
        <w:t xml:space="preserve">Media móvil integrada </w:t>
      </w:r>
      <w:proofErr w:type="spellStart"/>
      <w:r w:rsidR="006B629C" w:rsidRPr="006B629C">
        <w:t>autorregresiva</w:t>
      </w:r>
      <w:proofErr w:type="spellEnd"/>
      <w:r w:rsidR="006B629C">
        <w:t xml:space="preserve"> </w:t>
      </w:r>
      <w:r w:rsidR="006B629C" w:rsidRPr="00460128">
        <w:t>ARIMA</w:t>
      </w:r>
      <w:r>
        <w:t xml:space="preserve"> (</w:t>
      </w:r>
      <w:r w:rsidR="006B629C" w:rsidRPr="009A25AC">
        <w:rPr>
          <w:i/>
        </w:rPr>
        <w:t>Auto-</w:t>
      </w:r>
      <w:proofErr w:type="spellStart"/>
      <w:r w:rsidR="006B629C" w:rsidRPr="009A25AC">
        <w:rPr>
          <w:i/>
        </w:rPr>
        <w:t>Regressive</w:t>
      </w:r>
      <w:proofErr w:type="spellEnd"/>
      <w:r w:rsidR="006B629C" w:rsidRPr="009A25AC">
        <w:rPr>
          <w:i/>
        </w:rPr>
        <w:t xml:space="preserve"> </w:t>
      </w:r>
      <w:proofErr w:type="spellStart"/>
      <w:r w:rsidR="006B629C" w:rsidRPr="009A25AC">
        <w:rPr>
          <w:i/>
        </w:rPr>
        <w:t>Integrated</w:t>
      </w:r>
      <w:proofErr w:type="spellEnd"/>
      <w:r w:rsidR="006B629C" w:rsidRPr="009A25AC">
        <w:rPr>
          <w:i/>
        </w:rPr>
        <w:t xml:space="preserve"> </w:t>
      </w:r>
      <w:proofErr w:type="spellStart"/>
      <w:r w:rsidR="006B629C" w:rsidRPr="009A25AC">
        <w:rPr>
          <w:i/>
        </w:rPr>
        <w:t>Moving</w:t>
      </w:r>
      <w:proofErr w:type="spellEnd"/>
      <w:r w:rsidR="006B629C" w:rsidRPr="009A25AC">
        <w:rPr>
          <w:i/>
        </w:rPr>
        <w:t xml:space="preserve"> </w:t>
      </w:r>
      <w:proofErr w:type="spellStart"/>
      <w:r w:rsidR="006B629C" w:rsidRPr="009A25AC">
        <w:rPr>
          <w:i/>
        </w:rPr>
        <w:t>Average</w:t>
      </w:r>
      <w:proofErr w:type="spellEnd"/>
      <w:r>
        <w:t>)</w:t>
      </w:r>
      <w:r>
        <w:fldChar w:fldCharType="begin" w:fldLock="1"/>
      </w:r>
      <w:r w:rsidR="007836C7">
        <w:instrText>ADDIN CSL_CITATION {"citationItems":[{"id":"ITEM-1","itemData":{"DOI":"https://doi.org/10.1016/B978-0-12-814761-0.00012-5","ISBN":"978-0-12-814761-0","author":[{"dropping-particle":"","family":"Kotu","given":"Vijay","non-dropping-particle":"","parse-names":false,"suffix":""},{"dropping-particle":"","family":"Deshpande","given":"Bala","non-dropping-particle":"","parse-names":false,"suffix":""}],"editor":[{"dropping-particle":"","family":"Kotu","given":"Vijay","non-dropping-particle":"","parse-names":false,"suffix":""},{"dropping-particle":"","family":"Deshpande","given":"Bala B T - Data Science (Second Edition)","non-dropping-particle":"","parse-names":false,"suffix":""}],"id":"ITEM-1","issued":{"date-parts":[["2019"]]},"page":"395-445","publisher":"Morgan Kaufmann","title":"Chapter 12 - Time Series Forecasting","type":"chapter"},"uris":["http://www.mendeley.com/documents/?uuid=0946c4b8-df24-4f77-9abc-175958d89e23"]}],"mendeley":{"formattedCitation":"[2]","plainTextFormattedCitation":"[2]","previouslyFormattedCitation":"[2]"},"properties":{"noteIndex":0},"schema":"https://github.com/citation-style-language/schema/raw/master/csl-citation.json"}</w:instrText>
      </w:r>
      <w:r>
        <w:fldChar w:fldCharType="separate"/>
      </w:r>
      <w:r w:rsidR="00FB28D7" w:rsidRPr="00FB28D7">
        <w:rPr>
          <w:noProof/>
        </w:rPr>
        <w:t>[2]</w:t>
      </w:r>
      <w:r>
        <w:fldChar w:fldCharType="end"/>
      </w:r>
      <w:r>
        <w:t xml:space="preserve"> y otros, donde BI-LSTM tuvo un mejor rendimiento.</w:t>
      </w:r>
    </w:p>
    <w:p w14:paraId="443D199B" w14:textId="6524686F" w:rsidR="007974A2" w:rsidRDefault="007974A2" w:rsidP="00F02B6C">
      <w:pPr>
        <w:spacing w:after="160"/>
        <w:jc w:val="both"/>
      </w:pPr>
    </w:p>
    <w:p w14:paraId="340D50B7" w14:textId="24E0F1F9" w:rsidR="0063394D" w:rsidRDefault="0063394D" w:rsidP="00123D9D">
      <w:pPr>
        <w:pStyle w:val="Ttulo2"/>
        <w:numPr>
          <w:ilvl w:val="0"/>
          <w:numId w:val="3"/>
        </w:numPr>
        <w:ind w:left="426"/>
      </w:pPr>
      <w:bookmarkStart w:id="21" w:name="_Toc207808905"/>
      <w:r w:rsidRPr="00123D9D">
        <w:rPr>
          <w:szCs w:val="28"/>
        </w:rPr>
        <w:t>Evaluación de desempeño de los modelos predictivos</w:t>
      </w:r>
      <w:bookmarkEnd w:id="21"/>
    </w:p>
    <w:p w14:paraId="64AF9DA2" w14:textId="77777777" w:rsidR="0063394D" w:rsidRDefault="0063394D" w:rsidP="00F02B6C"/>
    <w:p w14:paraId="49584BA3" w14:textId="25E052D3" w:rsidR="00543796" w:rsidRDefault="00543796" w:rsidP="00F02B6C">
      <w:pPr>
        <w:jc w:val="both"/>
      </w:pPr>
      <w:r>
        <w:t>El desempeño es la forma de evaluar el modelo, se utiliza</w:t>
      </w:r>
      <w:r w:rsidRPr="008E5609">
        <w:t xml:space="preserve"> </w:t>
      </w:r>
      <w:r>
        <w:t>para comparar los valores predichos del modelo</w:t>
      </w:r>
      <w:r w:rsidRPr="008E5609">
        <w:t xml:space="preserve"> </w:t>
      </w:r>
      <w:r>
        <w:t>entrenado, con  los valores observados</w:t>
      </w:r>
      <w:r>
        <w:fldChar w:fldCharType="begin" w:fldLock="1"/>
      </w:r>
      <w:r w:rsidR="0088236D">
        <w:instrText>ADDIN CSL_CITATION {"citationItems":[{"id":"ITEM-1","itemData":{"abstract":"Performance metrics (error measures) are vital components of the evaluation frameworks in various fields. The intention of this study was to overview of a variety of performance metrics and approaches to their classification. The main goal of the study was to develop a typology that will help to improve our knowledge and understanding of metrics and facilitate their selection in machine learning regression, forecasting and prognostics. Based on the analysis of the structure of numerous performance metrics, we propose a framework of metrics which includes four (4) categories: primary metrics, extended metrics, composite metrics, and hybrid sets of metrics. The paper identified three (3) key components (dimensions) that determine the structure and properties of primary metrics: method of determining point distance, method of normalization, method of aggregation of point distances over a data set.","author":[{"dropping-particle":"","family":"Botchkarev","given":"Alexei","non-dropping-particle":"","parse-names":false,"suffix":""}],"id":"ITEM-1","issued":{"date-parts":[["2018"]]},"title":"Performance Metrics (Error Measures) in Machine Learning Regression, Forecasting and Prognostics: Properties and Typology","type":"article-journal"},"uris":["http://www.mendeley.com/documents/?uuid=37d08c43-3c86-3034-a3e3-2af942979001"]}],"mendeley":{"formattedCitation":"[19]","plainTextFormattedCitation":"[19]","previouslyFormattedCitation":"[19]"},"properties":{"noteIndex":0},"schema":"https://github.com/citation-style-language/schema/raw/master/csl-citation.json"}</w:instrText>
      </w:r>
      <w:r>
        <w:fldChar w:fldCharType="separate"/>
      </w:r>
      <w:r w:rsidR="0088236D" w:rsidRPr="0088236D">
        <w:rPr>
          <w:noProof/>
        </w:rPr>
        <w:t>[19]</w:t>
      </w:r>
      <w:r>
        <w:fldChar w:fldCharType="end"/>
      </w:r>
    </w:p>
    <w:p w14:paraId="43FE7363" w14:textId="77777777" w:rsidR="007C4824" w:rsidRDefault="007C4824" w:rsidP="00F02B6C">
      <w:pPr>
        <w:jc w:val="both"/>
      </w:pPr>
    </w:p>
    <w:p w14:paraId="75B4D9D0" w14:textId="401FA702" w:rsidR="007C4824" w:rsidRDefault="007C2972" w:rsidP="00F02B6C">
      <w:pPr>
        <w:jc w:val="both"/>
      </w:pPr>
      <w:r>
        <w:t>La</w:t>
      </w:r>
      <w:r w:rsidR="00A14EFB">
        <w:t xml:space="preserve"> d</w:t>
      </w:r>
      <w:r w:rsidRPr="007C2972">
        <w:t>istancia media cuadrática mínima</w:t>
      </w:r>
      <w:r w:rsidR="007C4824">
        <w:t xml:space="preserve"> </w:t>
      </w:r>
      <w:r>
        <w:t>- RMSE</w:t>
      </w:r>
      <w:r w:rsidRPr="003B7CB0">
        <w:rPr>
          <w:i/>
        </w:rPr>
        <w:t xml:space="preserve"> </w:t>
      </w:r>
      <w:r w:rsidR="007C4824">
        <w:t>(</w:t>
      </w:r>
      <w:proofErr w:type="spellStart"/>
      <w:r w:rsidRPr="003B7CB0">
        <w:rPr>
          <w:i/>
        </w:rPr>
        <w:t>Root</w:t>
      </w:r>
      <w:proofErr w:type="spellEnd"/>
      <w:r w:rsidRPr="003B7CB0">
        <w:rPr>
          <w:i/>
        </w:rPr>
        <w:t xml:space="preserve"> Mean </w:t>
      </w:r>
      <w:proofErr w:type="spellStart"/>
      <w:r w:rsidRPr="003B7CB0">
        <w:rPr>
          <w:i/>
        </w:rPr>
        <w:t>Square</w:t>
      </w:r>
      <w:proofErr w:type="spellEnd"/>
      <w:r w:rsidRPr="003B7CB0">
        <w:rPr>
          <w:i/>
        </w:rPr>
        <w:t xml:space="preserve"> </w:t>
      </w:r>
      <w:proofErr w:type="spellStart"/>
      <w:r w:rsidRPr="003B7CB0">
        <w:rPr>
          <w:i/>
        </w:rPr>
        <w:t>Errors</w:t>
      </w:r>
      <w:proofErr w:type="spellEnd"/>
      <w:r w:rsidR="007C4824">
        <w:t>)</w:t>
      </w:r>
      <w:r w:rsidR="00410C51">
        <w:t xml:space="preserve">: </w:t>
      </w:r>
      <w:r w:rsidR="007C4824" w:rsidRPr="00C77E78">
        <w:t>el error cuadrático medio es una medida de las diferencias entre los valores predichos por un modelo y los valores observados.</w:t>
      </w:r>
    </w:p>
    <w:p w14:paraId="3614F59A" w14:textId="77777777" w:rsidR="007C4824" w:rsidRDefault="007C4824" w:rsidP="00F02B6C">
      <w:pPr>
        <w:jc w:val="both"/>
      </w:pPr>
    </w:p>
    <w:p w14:paraId="5D1EE44B" w14:textId="67B371DC" w:rsidR="007C4824" w:rsidRPr="0095327E" w:rsidRDefault="007C4824" w:rsidP="00F02B6C">
      <w:pPr>
        <w:jc w:val="both"/>
      </w:pPr>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e>
                        </m:d>
                      </m:e>
                      <m:sup>
                        <m:r>
                          <w:rPr>
                            <w:rFonts w:ascii="Cambria Math" w:hAnsi="Cambria Math"/>
                          </w:rPr>
                          <m:t>2</m:t>
                        </m:r>
                      </m:sup>
                    </m:sSup>
                  </m:e>
                </m:nary>
              </m:num>
              <m:den>
                <m:r>
                  <w:rPr>
                    <w:rFonts w:ascii="Cambria Math" w:hAnsi="Cambria Math"/>
                  </w:rPr>
                  <m:t>N</m:t>
                </m:r>
              </m:den>
            </m:f>
          </m:e>
        </m:rad>
      </m:oMath>
      <w:r w:rsidR="0095327E">
        <w:t xml:space="preserve">                                                                                            (1)</w:t>
      </w:r>
    </w:p>
    <w:p w14:paraId="07F33895" w14:textId="77777777" w:rsidR="00A14EFB" w:rsidRDefault="00A14EFB" w:rsidP="00F02B6C">
      <w:pPr>
        <w:jc w:val="both"/>
      </w:pPr>
    </w:p>
    <w:p w14:paraId="25555DE0" w14:textId="04411CD3" w:rsidR="007C4824" w:rsidRDefault="00B36289" w:rsidP="00F02B6C">
      <w:pPr>
        <w:jc w:val="both"/>
      </w:pPr>
      <w:r>
        <w:t>En la fó</w:t>
      </w:r>
      <w:r w:rsidR="00E501A8">
        <w:t>rmula (1)</w:t>
      </w:r>
      <w:r w:rsidR="007C4824">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7C4824">
        <w:t xml:space="preserve"> es el valor predicho y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7C4824">
        <w:t xml:space="preserve"> es el valor real</w:t>
      </w:r>
      <w:r w:rsidR="007C4824">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rsidR="007C4824">
        <w:fldChar w:fldCharType="separate"/>
      </w:r>
      <w:r w:rsidR="00FB28D7" w:rsidRPr="00FB28D7">
        <w:rPr>
          <w:noProof/>
        </w:rPr>
        <w:t>[8]</w:t>
      </w:r>
      <w:r w:rsidR="007C4824">
        <w:fldChar w:fldCharType="end"/>
      </w:r>
    </w:p>
    <w:p w14:paraId="1F38099C" w14:textId="77777777" w:rsidR="00C3672F" w:rsidRDefault="00C3672F" w:rsidP="00F02B6C">
      <w:pPr>
        <w:jc w:val="both"/>
      </w:pPr>
    </w:p>
    <w:p w14:paraId="43D57193" w14:textId="642A8E5C" w:rsidR="00C3672F" w:rsidRDefault="00C3672F" w:rsidP="00F02B6C">
      <w:pPr>
        <w:jc w:val="both"/>
      </w:pPr>
      <w:r>
        <w:t xml:space="preserve">El </w:t>
      </w:r>
      <w:r w:rsidR="007C2972">
        <w:t xml:space="preserve">error medio absoluto - </w:t>
      </w:r>
      <w:r w:rsidR="007C2972" w:rsidRPr="00460128">
        <w:t>MAE</w:t>
      </w:r>
      <w:r w:rsidR="007C2972" w:rsidRPr="00884F73">
        <w:rPr>
          <w:i/>
        </w:rPr>
        <w:t xml:space="preserve"> </w:t>
      </w:r>
      <w:r w:rsidRPr="00460128">
        <w:t>(</w:t>
      </w:r>
      <w:r w:rsidR="007C2972" w:rsidRPr="00884F73">
        <w:rPr>
          <w:i/>
        </w:rPr>
        <w:t xml:space="preserve">mean </w:t>
      </w:r>
      <w:proofErr w:type="spellStart"/>
      <w:r w:rsidR="007C2972" w:rsidRPr="00884F73">
        <w:rPr>
          <w:i/>
        </w:rPr>
        <w:t>absolute</w:t>
      </w:r>
      <w:proofErr w:type="spellEnd"/>
      <w:r w:rsidR="007C2972" w:rsidRPr="00884F73">
        <w:rPr>
          <w:i/>
        </w:rPr>
        <w:t xml:space="preserve"> error</w:t>
      </w:r>
      <w:r w:rsidRPr="00460128">
        <w:t>)</w:t>
      </w:r>
      <w:r>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fldChar w:fldCharType="separate"/>
      </w:r>
      <w:r w:rsidR="00FB28D7" w:rsidRPr="00FB28D7">
        <w:rPr>
          <w:noProof/>
        </w:rPr>
        <w:t>[8]</w:t>
      </w:r>
      <w:r>
        <w:fldChar w:fldCharType="end"/>
      </w:r>
      <w:r>
        <w:t xml:space="preserve"> </w:t>
      </w:r>
      <w:r w:rsidR="007C2972">
        <w:t>se calcula de la siguiente forma:</w:t>
      </w:r>
    </w:p>
    <w:p w14:paraId="0B8F5C79" w14:textId="77777777" w:rsidR="0095327E" w:rsidRDefault="0095327E" w:rsidP="00F02B6C">
      <w:pPr>
        <w:jc w:val="both"/>
      </w:pPr>
    </w:p>
    <w:p w14:paraId="5FEAF9F6" w14:textId="240B329F" w:rsidR="0097330F" w:rsidRDefault="0097330F" w:rsidP="00F02B6C">
      <w:pPr>
        <w:jc w:val="both"/>
      </w:pPr>
      <m:oMath>
        <m:r>
          <w:rPr>
            <w:rFonts w:ascii="Cambria Math" w:hAnsi="Cambria Math"/>
          </w:rPr>
          <m:t xml:space="preserve">MAE=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e>
                </m:d>
              </m:e>
            </m:nary>
          </m:num>
          <m:den>
            <m:r>
              <w:rPr>
                <w:rFonts w:ascii="Cambria Math" w:hAnsi="Cambria Math"/>
              </w:rPr>
              <m:t>N</m:t>
            </m:r>
          </m:den>
        </m:f>
        <m:r>
          <w:rPr>
            <w:rFonts w:ascii="Cambria Math" w:hAnsi="Cambria Math"/>
          </w:rPr>
          <m:t xml:space="preserve"> </m:t>
        </m:r>
      </m:oMath>
      <w:r w:rsidR="0095327E">
        <w:t xml:space="preserve">                                                                                                  (2)</w:t>
      </w:r>
    </w:p>
    <w:p w14:paraId="15DB329A" w14:textId="77777777" w:rsidR="0095327E" w:rsidRDefault="0095327E" w:rsidP="00F02B6C">
      <w:pPr>
        <w:jc w:val="both"/>
      </w:pPr>
    </w:p>
    <w:p w14:paraId="29FD8E1F" w14:textId="413DAFAB" w:rsidR="0097330F" w:rsidRDefault="00B36289" w:rsidP="00F02B6C">
      <w:pPr>
        <w:jc w:val="both"/>
      </w:pPr>
      <w:r>
        <w:t>En la fó</w:t>
      </w:r>
      <w:r w:rsidR="00E501A8">
        <w:t xml:space="preserve">rmula (2) </w:t>
      </w:r>
      <w:r w:rsidR="0097330F">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97330F">
        <w:t xml:space="preserve"> es el valor predicho y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97330F">
        <w:t xml:space="preserve"> es el valor real</w:t>
      </w:r>
      <w:r w:rsidR="0097330F">
        <w:fldChar w:fldCharType="begin" w:fldLock="1"/>
      </w:r>
      <w:r w:rsidR="007836C7">
        <w:instrText>ADDIN CSL_CITATION {"citationItems":[{"id":"ITEM-1","itemData":{"DOI":"10.1088/1757-899X/324/1/012049","ISSN":"1757899X","abstract":"Most existing Collaborative Filtering (CF) algorithms predict a rating as the preference of an active user toward a given item, which is always a decimal fraction. Meanwhile, the actual ratings in most data sets are integers. In this paper, we discuss and demonstrate why rounding can bring different influences to these two metrics; prove that rounding is necessary in post-processing of the predicted ratings, eliminate of model prediction bias, improving the accuracy of the prediction. In addition, we also propose two new rounding approaches based on the predicted rating probability distribution, which can be used to round the predicted rating to an optimal integer rating, and get better prediction accuracy compared to the Basic Rounding approach. Extensive experiments on different data sets validate the correctness of our analysis and the effectiveness of our proposed rounding approaches.","author":[{"dropping-particle":"","family":"Wang","given":"Weijie","non-dropping-particle":"","parse-names":false,"suffix":""},{"dropping-particle":"","family":"Lu","given":"Yanmin","non-dropping-particle":"","parse-names":false,"suffix":""}],"container-title":"IOP Conference Series: Materials Science and Engineering","id":"ITEM-1","issue":"1","issued":{"date-parts":[["2018"]]},"title":"Analysis of the Mean Absolute Error (MAE) and the Root Mean Square Error (RMSE) in Assessing Rounding Model","type":"paper-conference","volume":"324"},"uris":["http://www.mendeley.com/documents/?uuid=7aedcb73-8057-3e33-8fee-8074405c1393"]}],"mendeley":{"formattedCitation":"[8]","plainTextFormattedCitation":"[8]","previouslyFormattedCitation":"[8]"},"properties":{"noteIndex":0},"schema":"https://github.com/citation-style-language/schema/raw/master/csl-citation.json"}</w:instrText>
      </w:r>
      <w:r w:rsidR="0097330F">
        <w:fldChar w:fldCharType="separate"/>
      </w:r>
      <w:r w:rsidR="00FB28D7" w:rsidRPr="00FB28D7">
        <w:rPr>
          <w:noProof/>
        </w:rPr>
        <w:t>[8]</w:t>
      </w:r>
      <w:r w:rsidR="0097330F">
        <w:fldChar w:fldCharType="end"/>
      </w:r>
      <w:r w:rsidR="0097330F">
        <w:t xml:space="preserve">, </w:t>
      </w:r>
    </w:p>
    <w:p w14:paraId="7AC592C7" w14:textId="77777777" w:rsidR="00543796" w:rsidRDefault="00543796" w:rsidP="00F02B6C">
      <w:pPr>
        <w:jc w:val="both"/>
      </w:pPr>
    </w:p>
    <w:p w14:paraId="089CE7AA" w14:textId="57395A89" w:rsidR="00543796" w:rsidRDefault="00543796" w:rsidP="00F02B6C">
      <w:pPr>
        <w:jc w:val="both"/>
      </w:pPr>
      <w:r>
        <w:t xml:space="preserve">La métrica </w:t>
      </w:r>
      <w:r w:rsidR="007C2972">
        <w:t xml:space="preserve">Error Absoluto Medio Porcentual Simétrico - </w:t>
      </w:r>
      <w:r w:rsidR="007C2972" w:rsidRPr="002D4C7A">
        <w:t>SMAPE</w:t>
      </w:r>
      <w:r w:rsidR="007C2972">
        <w:t xml:space="preserve"> </w:t>
      </w:r>
      <w:r w:rsidRPr="002D4C7A">
        <w:t>(</w:t>
      </w:r>
      <w:proofErr w:type="spellStart"/>
      <w:r w:rsidR="007C2972" w:rsidRPr="00C3672F">
        <w:rPr>
          <w:i/>
        </w:rPr>
        <w:t>Symmetric</w:t>
      </w:r>
      <w:proofErr w:type="spellEnd"/>
      <w:r w:rsidR="007C2972" w:rsidRPr="00C3672F">
        <w:rPr>
          <w:i/>
        </w:rPr>
        <w:t xml:space="preserve"> Mean </w:t>
      </w:r>
      <w:proofErr w:type="spellStart"/>
      <w:r w:rsidR="007C2972" w:rsidRPr="00C3672F">
        <w:rPr>
          <w:i/>
        </w:rPr>
        <w:t>Absolute</w:t>
      </w:r>
      <w:proofErr w:type="spellEnd"/>
      <w:r w:rsidR="007C2972" w:rsidRPr="00C3672F">
        <w:rPr>
          <w:i/>
        </w:rPr>
        <w:t xml:space="preserve"> </w:t>
      </w:r>
      <w:proofErr w:type="spellStart"/>
      <w:r w:rsidR="007C2972" w:rsidRPr="00C3672F">
        <w:rPr>
          <w:i/>
        </w:rPr>
        <w:t>Percentage</w:t>
      </w:r>
      <w:proofErr w:type="spellEnd"/>
      <w:r w:rsidR="007C2972" w:rsidRPr="00C3672F">
        <w:rPr>
          <w:i/>
        </w:rPr>
        <w:t xml:space="preserve"> Error</w:t>
      </w:r>
      <w:r w:rsidRPr="002D4C7A">
        <w:t>)</w:t>
      </w:r>
      <w:r>
        <w:fldChar w:fldCharType="begin" w:fldLock="1"/>
      </w:r>
      <w:r w:rsidR="007836C7">
        <w:instrText>ADDIN CSL_CITATION {"citationItems":[{"id":"ITEM-1","itemData":{"URL":"https://towardsdatascience.com/choosing-the-correct-error-metric-mape-vs-smape-5328dec53fac","accessed":{"date-parts":[["2022","10","12"]]},"id":"ITEM-1","issued":{"date-parts":[["2020"]]},"title":"Choosing the correct error metric: MAPE vs. sMAPE","type":"webpage"},"uris":["http://www.mendeley.com/documents/?uuid=1d252ca0-140e-4292-a8cc-b73e2cb0c902"]}],"mendeley":{"formattedCitation":"[12]","plainTextFormattedCitation":"[12]","previouslyFormattedCitation":"[12]"},"properties":{"noteIndex":0},"schema":"https://github.com/citation-style-language/schema/raw/master/csl-citation.json"}</w:instrText>
      </w:r>
      <w:r>
        <w:fldChar w:fldCharType="separate"/>
      </w:r>
      <w:r w:rsidR="00FB28D7" w:rsidRPr="00FB28D7">
        <w:rPr>
          <w:noProof/>
        </w:rPr>
        <w:t>[12]</w:t>
      </w:r>
      <w:r>
        <w:fldChar w:fldCharType="end"/>
      </w:r>
      <w:r w:rsidR="000355FF">
        <w:t xml:space="preserve"> </w:t>
      </w:r>
      <w:r w:rsidR="007C2972">
        <w:t>se calcula de la siguiente forma:</w:t>
      </w:r>
    </w:p>
    <w:p w14:paraId="0434AF39" w14:textId="77777777" w:rsidR="000355FF" w:rsidRDefault="000355FF" w:rsidP="00F02B6C">
      <w:pPr>
        <w:jc w:val="both"/>
      </w:pPr>
    </w:p>
    <w:p w14:paraId="1F3C44E9" w14:textId="621C3D36" w:rsidR="000355FF" w:rsidRDefault="000355FF" w:rsidP="00F02B6C">
      <w:pPr>
        <w:jc w:val="both"/>
      </w:pPr>
      <m:oMath>
        <m:r>
          <w:rPr>
            <w:rFonts w:ascii="Cambria Math" w:hAnsi="Cambria Math"/>
          </w:rPr>
          <m:t>SMAPE</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n</m:t>
            </m:r>
          </m:den>
        </m:f>
        <m:nary>
          <m:naryPr>
            <m:chr m:val="∑"/>
            <m:grow m:val="1"/>
            <m:ctrlPr>
              <w:rPr>
                <w:rFonts w:ascii="Cambria Math" w:hAnsi="Cambria Math"/>
              </w:rPr>
            </m:ctrlPr>
          </m:naryPr>
          <m:sub>
            <m:r>
              <w:rPr>
                <w:rFonts w:ascii="Cambria Math" w:eastAsia="Cambria Math" w:hAnsi="Cambria Math" w:cs="Cambria Math"/>
              </w:rPr>
              <m:t>t=1</m:t>
            </m:r>
          </m:sub>
          <m:sup>
            <m:r>
              <w:rPr>
                <w:rFonts w:ascii="Cambria Math" w:eastAsia="Cambria Math" w:hAnsi="Cambria Math" w:cs="Cambria Math"/>
              </w:rPr>
              <m:t>n</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e>
                </m:d>
                <m:r>
                  <w:rPr>
                    <w:rFonts w:ascii="Cambria Math" w:hAnsi="Cambria Math"/>
                  </w:rPr>
                  <m:t>/2</m:t>
                </m:r>
              </m:den>
            </m:f>
          </m:e>
        </m:nary>
      </m:oMath>
      <w:r w:rsidR="0095327E">
        <w:t xml:space="preserve">                                                                                            (3)</w:t>
      </w:r>
    </w:p>
    <w:p w14:paraId="670C09BE" w14:textId="77777777" w:rsidR="0095327E" w:rsidRPr="003B7CB0" w:rsidRDefault="0095327E" w:rsidP="00F02B6C">
      <w:pPr>
        <w:jc w:val="both"/>
      </w:pPr>
    </w:p>
    <w:p w14:paraId="7432C99D" w14:textId="29D9035E" w:rsidR="000355FF" w:rsidRDefault="00E501A8" w:rsidP="00F02B6C">
      <w:pPr>
        <w:jc w:val="both"/>
      </w:pPr>
      <w:r>
        <w:t>En la f</w:t>
      </w:r>
      <w:r w:rsidR="00B36289">
        <w:t>ó</w:t>
      </w:r>
      <w:r>
        <w:t xml:space="preserve">rmula (3)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97330F">
        <w:t xml:space="preserve"> el valor pronosticado,</w:t>
      </w:r>
      <w:r w:rsidR="00C3672F">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00C3672F">
        <w:t xml:space="preserve"> es el valor observado</w:t>
      </w:r>
      <w:r w:rsidR="0097330F">
        <w:t xml:space="preserve"> y n es el tamaño de la muestra</w:t>
      </w:r>
      <w:r w:rsidR="00C3672F">
        <w:t>.</w:t>
      </w:r>
    </w:p>
    <w:p w14:paraId="44A7AC6E" w14:textId="77777777" w:rsidR="002157C1" w:rsidRDefault="002157C1" w:rsidP="00F02B6C">
      <w:pPr>
        <w:jc w:val="both"/>
      </w:pPr>
    </w:p>
    <w:bookmarkEnd w:id="16"/>
    <w:p w14:paraId="2B7320CB" w14:textId="77777777" w:rsidR="001568C9" w:rsidRDefault="00706A87" w:rsidP="00617A1C">
      <w:pPr>
        <w:spacing w:after="160" w:line="259" w:lineRule="auto"/>
        <w:sectPr w:rsidR="001568C9" w:rsidSect="00A33D59">
          <w:pgSz w:w="11907" w:h="16840" w:code="9"/>
          <w:pgMar w:top="1418" w:right="1418" w:bottom="1418" w:left="2268" w:header="709" w:footer="709" w:gutter="0"/>
          <w:cols w:space="708"/>
          <w:docGrid w:linePitch="360"/>
        </w:sectPr>
      </w:pPr>
      <w:r w:rsidRPr="00781161">
        <w:br w:type="page"/>
      </w:r>
    </w:p>
    <w:p w14:paraId="0D136653" w14:textId="77777777" w:rsidR="00FE7ACF" w:rsidRDefault="001568C9" w:rsidP="00617A1C">
      <w:pPr>
        <w:spacing w:after="160" w:line="259" w:lineRule="auto"/>
        <w:sectPr w:rsidR="00FE7ACF" w:rsidSect="005A72B6">
          <w:headerReference w:type="even" r:id="rId19"/>
          <w:footerReference w:type="even" r:id="rId20"/>
          <w:pgSz w:w="11907" w:h="16840" w:code="9"/>
          <w:pgMar w:top="1418" w:right="1418" w:bottom="1418" w:left="2268" w:header="709" w:footer="709" w:gutter="0"/>
          <w:cols w:space="708"/>
          <w:docGrid w:linePitch="360"/>
        </w:sectPr>
      </w:pPr>
      <w:r>
        <w:lastRenderedPageBreak/>
        <w:br w:type="page"/>
      </w:r>
    </w:p>
    <w:p w14:paraId="363BADDA" w14:textId="77777777" w:rsidR="003A197B" w:rsidRDefault="003A197B" w:rsidP="003A197B"/>
    <w:p w14:paraId="2A895D70" w14:textId="77777777" w:rsidR="003A197B" w:rsidRDefault="003A197B" w:rsidP="003A197B"/>
    <w:p w14:paraId="72D251F9" w14:textId="77777777" w:rsidR="003A197B" w:rsidRDefault="003A197B" w:rsidP="003A197B"/>
    <w:p w14:paraId="099FB7D2" w14:textId="77777777" w:rsidR="003A197B" w:rsidRDefault="003A197B" w:rsidP="003A197B"/>
    <w:p w14:paraId="4F5B983A" w14:textId="77777777" w:rsidR="003A197B" w:rsidRDefault="003A197B" w:rsidP="003A197B"/>
    <w:p w14:paraId="780083A8" w14:textId="33EB2544" w:rsidR="00706A87" w:rsidRDefault="00706A87" w:rsidP="00706A87">
      <w:pPr>
        <w:pStyle w:val="Ttulo1"/>
      </w:pPr>
      <w:bookmarkStart w:id="22" w:name="_Toc207808906"/>
      <w:r>
        <w:t>Capítulo 3</w:t>
      </w:r>
      <w:bookmarkEnd w:id="22"/>
    </w:p>
    <w:p w14:paraId="773BF4ED" w14:textId="77777777" w:rsidR="00706A87" w:rsidRDefault="00706A87" w:rsidP="003A197B"/>
    <w:p w14:paraId="06ADA797" w14:textId="77777777" w:rsidR="008C43B3" w:rsidRDefault="008C43B3" w:rsidP="003A197B"/>
    <w:p w14:paraId="4F02F9B6" w14:textId="77777777" w:rsidR="008C43B3" w:rsidRDefault="008C43B3" w:rsidP="003A197B"/>
    <w:p w14:paraId="24CD4D29" w14:textId="5C21C3EC" w:rsidR="00706A87" w:rsidRPr="00FE0A8A" w:rsidRDefault="00706A87" w:rsidP="006F44D6">
      <w:pPr>
        <w:pStyle w:val="Ttulo1"/>
        <w:tabs>
          <w:tab w:val="left" w:pos="284"/>
        </w:tabs>
        <w:rPr>
          <w:b w:val="0"/>
          <w:i/>
        </w:rPr>
      </w:pPr>
      <w:bookmarkStart w:id="23" w:name="_Toc207808907"/>
      <w:r w:rsidRPr="00FE0A8A">
        <w:rPr>
          <w:b w:val="0"/>
          <w:i/>
        </w:rPr>
        <w:t>Descripción del problema</w:t>
      </w:r>
      <w:bookmarkEnd w:id="23"/>
      <w:r w:rsidRPr="00FE0A8A">
        <w:rPr>
          <w:b w:val="0"/>
          <w:i/>
        </w:rPr>
        <w:br w:type="page"/>
      </w:r>
    </w:p>
    <w:p w14:paraId="3ECAE245" w14:textId="275F05FC" w:rsidR="00727A74" w:rsidRDefault="00706A87" w:rsidP="00C22747">
      <w:pPr>
        <w:jc w:val="both"/>
      </w:pPr>
      <w:r>
        <w:lastRenderedPageBreak/>
        <w:t>En este capítulo se describe la problemá</w:t>
      </w:r>
      <w:r w:rsidR="00A209AF">
        <w:t>tica a abarcar como así también la estructura organizacional.</w:t>
      </w:r>
    </w:p>
    <w:p w14:paraId="6E2EEC5E" w14:textId="77777777" w:rsidR="00E65CAF" w:rsidRPr="00E65CAF" w:rsidRDefault="00E65CAF" w:rsidP="004833B4"/>
    <w:p w14:paraId="2DA0F4E5" w14:textId="14A035FE" w:rsidR="00E65CAF" w:rsidRDefault="00E65CAF" w:rsidP="006F44D6">
      <w:pPr>
        <w:pStyle w:val="Ttulo2"/>
        <w:numPr>
          <w:ilvl w:val="0"/>
          <w:numId w:val="5"/>
        </w:numPr>
        <w:ind w:left="426" w:hanging="426"/>
        <w:rPr>
          <w:rStyle w:val="Ttulo2Car"/>
          <w:b/>
          <w:bCs/>
          <w:iCs/>
        </w:rPr>
      </w:pPr>
      <w:bookmarkStart w:id="24" w:name="_Toc207808908"/>
      <w:r w:rsidRPr="00E65CAF">
        <w:rPr>
          <w:rStyle w:val="Ttulo2Car"/>
          <w:b/>
          <w:bCs/>
          <w:iCs/>
        </w:rPr>
        <w:t>El problema</w:t>
      </w:r>
      <w:bookmarkEnd w:id="24"/>
    </w:p>
    <w:p w14:paraId="1F83BA93" w14:textId="77777777" w:rsidR="002A5DF1" w:rsidRPr="002A5DF1" w:rsidRDefault="002A5DF1" w:rsidP="002A5DF1">
      <w:pPr>
        <w:rPr>
          <w:rFonts w:eastAsiaTheme="majorEastAsia"/>
        </w:rPr>
      </w:pPr>
    </w:p>
    <w:p w14:paraId="3D2AB5E5" w14:textId="55A974E4" w:rsidR="00E65CAF" w:rsidRDefault="00E65CAF" w:rsidP="002A5DF1">
      <w:pPr>
        <w:pStyle w:val="Prrafodelista"/>
        <w:ind w:left="0"/>
        <w:jc w:val="both"/>
      </w:pPr>
      <w:r>
        <w:t xml:space="preserve">El presente trabajo pretende hacer análisis de tráfico web </w:t>
      </w:r>
      <w:r w:rsidRPr="00A32BEA">
        <w:t xml:space="preserve">para poder estimar y predecir futuras demandas en </w:t>
      </w:r>
      <w:r>
        <w:t xml:space="preserve">las páginas institucionales de la Universidad Nacional de Misiones – </w:t>
      </w:r>
      <w:proofErr w:type="spellStart"/>
      <w:r>
        <w:t>U.</w:t>
      </w:r>
      <w:r w:rsidR="004D0AB5">
        <w:t>Na.M</w:t>
      </w:r>
      <w:proofErr w:type="spellEnd"/>
      <w:r w:rsidR="004D0AB5">
        <w:t>. Para lo cual se considera</w:t>
      </w:r>
      <w:r>
        <w:t>n indicadores como volumen de tráfico, cantidad de conexiones, cantidad de visitant</w:t>
      </w:r>
      <w:r w:rsidR="004D0AB5">
        <w:t>es, velocidad de carga de las pá</w:t>
      </w:r>
      <w:r>
        <w:t>ginas, páginas vistas, promedio de páginas por vista, porcentaje de rebote, entre otros indicadores según la disponibilidad de los mismos. Siendo provisto por parte del personal técnico referente institucional acceso a las herramientas de captura de datos estadístico de los siguientes enlaces:</w:t>
      </w:r>
    </w:p>
    <w:p w14:paraId="1B995353" w14:textId="77777777" w:rsidR="002A5DF1" w:rsidRDefault="002A5DF1" w:rsidP="002A5DF1">
      <w:pPr>
        <w:pStyle w:val="Prrafodelista"/>
        <w:ind w:left="0"/>
        <w:jc w:val="both"/>
      </w:pPr>
    </w:p>
    <w:p w14:paraId="2A90F686" w14:textId="77777777" w:rsidR="00E65CAF" w:rsidRDefault="00E65CAF" w:rsidP="007951F6">
      <w:pPr>
        <w:pStyle w:val="Prrafodelista"/>
        <w:numPr>
          <w:ilvl w:val="0"/>
          <w:numId w:val="4"/>
        </w:numPr>
        <w:ind w:left="709" w:hanging="284"/>
        <w:jc w:val="both"/>
      </w:pPr>
      <w:r>
        <w:t xml:space="preserve">Sitio Institucional de la </w:t>
      </w:r>
      <w:proofErr w:type="spellStart"/>
      <w:r>
        <w:t>U.Na.M</w:t>
      </w:r>
      <w:proofErr w:type="spellEnd"/>
      <w:r>
        <w:t xml:space="preserve">. disponible en </w:t>
      </w:r>
      <w:hyperlink r:id="rId21" w:history="1">
        <w:r w:rsidRPr="00C51346">
          <w:rPr>
            <w:rStyle w:val="Hipervnculo"/>
          </w:rPr>
          <w:t>https://unam.edu.ar/</w:t>
        </w:r>
      </w:hyperlink>
      <w:r>
        <w:t xml:space="preserve"> </w:t>
      </w:r>
    </w:p>
    <w:p w14:paraId="164E2E7A" w14:textId="6884B3A1" w:rsidR="00E65CAF" w:rsidRDefault="00ED0C8C" w:rsidP="007951F6">
      <w:pPr>
        <w:pStyle w:val="Prrafodelista"/>
        <w:numPr>
          <w:ilvl w:val="0"/>
          <w:numId w:val="4"/>
        </w:numPr>
        <w:ind w:left="709" w:hanging="284"/>
        <w:jc w:val="both"/>
      </w:pPr>
      <w:r>
        <w:t>Sitio de la E</w:t>
      </w:r>
      <w:r w:rsidR="00E65CAF">
        <w:t xml:space="preserve">ditorial Universitaria disponible en </w:t>
      </w:r>
      <w:hyperlink r:id="rId22" w:history="1">
        <w:r w:rsidR="00E65CAF" w:rsidRPr="00C51346">
          <w:rPr>
            <w:rStyle w:val="Hipervnculo"/>
          </w:rPr>
          <w:t>https://editorial.unam.edu.ar/</w:t>
        </w:r>
      </w:hyperlink>
      <w:r w:rsidR="00E65CAF">
        <w:t xml:space="preserve">  </w:t>
      </w:r>
    </w:p>
    <w:p w14:paraId="5059AFD9" w14:textId="77777777" w:rsidR="00E65CAF" w:rsidRDefault="00E65CAF" w:rsidP="007951F6">
      <w:pPr>
        <w:pStyle w:val="Prrafodelista"/>
        <w:numPr>
          <w:ilvl w:val="0"/>
          <w:numId w:val="4"/>
        </w:numPr>
        <w:ind w:left="709" w:hanging="284"/>
        <w:jc w:val="both"/>
      </w:pPr>
      <w:r>
        <w:t xml:space="preserve">Portal de acceso al contenido generado por la radio y la televisión de la Universidad disponible en </w:t>
      </w:r>
      <w:hyperlink r:id="rId23" w:history="1">
        <w:r w:rsidRPr="00C51346">
          <w:rPr>
            <w:rStyle w:val="Hipervnculo"/>
          </w:rPr>
          <w:t>https://transmedia.unam.edu.ar/</w:t>
        </w:r>
      </w:hyperlink>
      <w:r>
        <w:t xml:space="preserve"> </w:t>
      </w:r>
    </w:p>
    <w:p w14:paraId="641E5A49" w14:textId="77777777" w:rsidR="002A5DF1" w:rsidRDefault="002A5DF1" w:rsidP="002A5DF1">
      <w:pPr>
        <w:pStyle w:val="Prrafodelista"/>
        <w:ind w:left="1560"/>
        <w:jc w:val="both"/>
      </w:pPr>
    </w:p>
    <w:p w14:paraId="1666189E" w14:textId="1864768B" w:rsidR="00D44C3A" w:rsidRDefault="00E65CAF" w:rsidP="002A5DF1">
      <w:pPr>
        <w:ind w:left="150"/>
        <w:jc w:val="both"/>
      </w:pPr>
      <w:r>
        <w:t>De los sitios mencionados anteriormente se extraen los datos para utilizar en este proyecto con la finalidad de realizar el pronóstico de series de tiempo de  tráfico web. Inicialmente como herramienta de</w:t>
      </w:r>
      <w:r w:rsidRPr="00244E9F">
        <w:t xml:space="preserve"> </w:t>
      </w:r>
      <w:r>
        <w:t>a</w:t>
      </w:r>
      <w:r w:rsidRPr="00244E9F">
        <w:t xml:space="preserve">cceso a los datos se dispone </w:t>
      </w:r>
      <w:r w:rsidR="00620813" w:rsidRPr="003378FE">
        <w:t>Google</w:t>
      </w:r>
      <w:r w:rsidRPr="003378FE">
        <w:t xml:space="preserve"> </w:t>
      </w:r>
      <w:proofErr w:type="spellStart"/>
      <w:r w:rsidR="00967AED" w:rsidRPr="003378FE">
        <w:t>A</w:t>
      </w:r>
      <w:r w:rsidRPr="003378FE">
        <w:t>nalytics</w:t>
      </w:r>
      <w:proofErr w:type="spellEnd"/>
      <w:r>
        <w:rPr>
          <w:i/>
        </w:rPr>
        <w:t xml:space="preserve"> </w:t>
      </w:r>
      <w:r w:rsidRPr="00E65CAF">
        <w:t>con permisos cedidos por los administradores</w:t>
      </w:r>
      <w:r w:rsidR="00A209AF">
        <w:t>.</w:t>
      </w:r>
    </w:p>
    <w:p w14:paraId="320108A2" w14:textId="7B7A9921" w:rsidR="002A5DF1" w:rsidRDefault="002A5DF1">
      <w:pPr>
        <w:spacing w:before="0" w:after="160" w:line="259" w:lineRule="auto"/>
      </w:pPr>
      <w:r>
        <w:br w:type="page"/>
      </w:r>
    </w:p>
    <w:p w14:paraId="31E77F6E" w14:textId="77777777" w:rsidR="004576B0" w:rsidRDefault="004576B0" w:rsidP="002A5DF1">
      <w:pPr>
        <w:pStyle w:val="Ttulo2"/>
        <w:numPr>
          <w:ilvl w:val="0"/>
          <w:numId w:val="5"/>
        </w:numPr>
        <w:ind w:left="0" w:firstLine="0"/>
      </w:pPr>
      <w:bookmarkStart w:id="25" w:name="_Toc207808909"/>
      <w:r>
        <w:lastRenderedPageBreak/>
        <w:t>Estructura Organizacional</w:t>
      </w:r>
      <w:bookmarkEnd w:id="25"/>
    </w:p>
    <w:p w14:paraId="0C22BB07" w14:textId="77777777" w:rsidR="004576B0" w:rsidRPr="004576B0" w:rsidRDefault="004576B0" w:rsidP="004576B0"/>
    <w:p w14:paraId="24EF1091" w14:textId="258BF3DF" w:rsidR="004576B0" w:rsidRDefault="00D170AF" w:rsidP="00D170AF">
      <w:pPr>
        <w:jc w:val="both"/>
      </w:pPr>
      <w:r w:rsidRPr="00D170AF">
        <w:t xml:space="preserve">Dentro de la institución se encuentra el Departamento de Gestión de Recursos </w:t>
      </w:r>
      <w:r w:rsidR="00CE5A15">
        <w:t xml:space="preserve">de Redes y Comunicaciones, este es </w:t>
      </w:r>
      <w:r w:rsidRPr="00D170AF">
        <w:t>dependiente de la Secretaría General de Extensión Universitaria, la cual le responde directamente al Rector, con el fin de entender el funcionamiento del departamento se procede a describir la estructura organizacional del Departamento de Gestión de Recursos de Redes y Comunicaciones, como así también los roles de los trabajadores.</w:t>
      </w:r>
    </w:p>
    <w:p w14:paraId="5FD0A4C1" w14:textId="6D77BE48" w:rsidR="00E51A17" w:rsidRDefault="00E51A17" w:rsidP="002A5DF1">
      <w:r>
        <w:rPr>
          <w:noProof/>
        </w:rPr>
        <w:drawing>
          <wp:inline distT="0" distB="0" distL="0" distR="0" wp14:anchorId="4D64AAB7" wp14:editId="6A0C1B14">
            <wp:extent cx="5219700" cy="239077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9700" cy="2390775"/>
                    </a:xfrm>
                    <a:prstGeom prst="rect">
                      <a:avLst/>
                    </a:prstGeom>
                    <a:noFill/>
                    <a:ln>
                      <a:noFill/>
                    </a:ln>
                  </pic:spPr>
                </pic:pic>
              </a:graphicData>
            </a:graphic>
          </wp:inline>
        </w:drawing>
      </w:r>
    </w:p>
    <w:p w14:paraId="3AA6EAA6" w14:textId="2F695EB5" w:rsidR="00E66E31" w:rsidRPr="00D70163" w:rsidRDefault="00E66E31" w:rsidP="00D70163">
      <w:pPr>
        <w:pStyle w:val="Figuras"/>
      </w:pPr>
      <w:bookmarkStart w:id="26" w:name="_Ref444020175"/>
      <w:bookmarkStart w:id="27" w:name="_Toc444494514"/>
      <w:bookmarkStart w:id="28" w:name="_Toc207808991"/>
      <w:r w:rsidRPr="00D70163">
        <w:t>Figura</w:t>
      </w:r>
      <w:bookmarkEnd w:id="26"/>
      <w:r w:rsidRPr="00D70163">
        <w:t xml:space="preserve"> 1: Organigrama del </w:t>
      </w:r>
      <w:bookmarkEnd w:id="27"/>
      <w:r w:rsidRPr="00D70163">
        <w:t>Departamento de Gestión de Recursos de Redes y Comunicaciones</w:t>
      </w:r>
      <w:bookmarkEnd w:id="28"/>
    </w:p>
    <w:p w14:paraId="63810D85" w14:textId="18D8541F" w:rsidR="00E66E31" w:rsidRDefault="004B0846" w:rsidP="002A5DF1">
      <w:pPr>
        <w:jc w:val="both"/>
      </w:pPr>
      <w:r w:rsidRPr="004B0846">
        <w:t>El Departamento de Gestión de Recursos de Red</w:t>
      </w:r>
      <w:r>
        <w:t>es y Comunicaciones, gestiona</w:t>
      </w:r>
      <w:r w:rsidRPr="004B0846">
        <w:t> la infraestructura</w:t>
      </w:r>
      <w:r>
        <w:t xml:space="preserve">, además </w:t>
      </w:r>
      <w:r w:rsidR="00CE5A15">
        <w:t>administra</w:t>
      </w:r>
      <w:r w:rsidR="008D4998">
        <w:t xml:space="preserve"> </w:t>
      </w:r>
      <w:r w:rsidRPr="004B0846">
        <w:t>las herramientas para la puesta en servicio de las páginas web y servici</w:t>
      </w:r>
      <w:r>
        <w:t xml:space="preserve">os añadidos. Pero no controla </w:t>
      </w:r>
      <w:r w:rsidRPr="004B0846">
        <w:t xml:space="preserve">los contenidos, diseño o función de </w:t>
      </w:r>
      <w:r>
        <w:t>los</w:t>
      </w:r>
      <w:r w:rsidRPr="004B0846">
        <w:t xml:space="preserve"> sitios</w:t>
      </w:r>
      <w:r>
        <w:t>.</w:t>
      </w:r>
    </w:p>
    <w:p w14:paraId="6FE39943" w14:textId="4414CC6B" w:rsidR="004B0846" w:rsidRPr="00967AED" w:rsidRDefault="004B0846" w:rsidP="0058061C">
      <w:pPr>
        <w:pStyle w:val="Prrafodelista"/>
        <w:numPr>
          <w:ilvl w:val="0"/>
          <w:numId w:val="6"/>
        </w:numPr>
        <w:jc w:val="both"/>
        <w:rPr>
          <w:rFonts w:ascii="Arial" w:hAnsi="Arial" w:cs="Arial"/>
          <w:color w:val="222222"/>
          <w:shd w:val="clear" w:color="auto" w:fill="FFFFFF"/>
        </w:rPr>
      </w:pPr>
      <w:r w:rsidRPr="0058061C">
        <w:rPr>
          <w:b/>
        </w:rPr>
        <w:t>Jefe de departamento</w:t>
      </w:r>
      <w:r>
        <w:t xml:space="preserve">: Realiza las tareas propias del jefe de </w:t>
      </w:r>
      <w:r w:rsidRPr="00967AED">
        <w:t>departamento, también se encarga de mantener las plataformas de los sitios web</w:t>
      </w:r>
      <w:r w:rsidR="0058061C" w:rsidRPr="00967AED">
        <w:t>, por ejemplo Moodle para Aulas Virtuales</w:t>
      </w:r>
      <w:r w:rsidRPr="00967AED">
        <w:rPr>
          <w:rFonts w:ascii="Arial" w:hAnsi="Arial" w:cs="Arial"/>
          <w:color w:val="222222"/>
          <w:shd w:val="clear" w:color="auto" w:fill="FFFFFF"/>
        </w:rPr>
        <w:t>.</w:t>
      </w:r>
    </w:p>
    <w:p w14:paraId="0EE12EC4" w14:textId="33FEF5D8" w:rsidR="004B0846" w:rsidRPr="00967AED" w:rsidRDefault="0058061C" w:rsidP="00131283">
      <w:pPr>
        <w:pStyle w:val="Prrafodelista"/>
        <w:numPr>
          <w:ilvl w:val="0"/>
          <w:numId w:val="6"/>
        </w:numPr>
        <w:jc w:val="both"/>
      </w:pPr>
      <w:r w:rsidRPr="00967AED">
        <w:rPr>
          <w:b/>
        </w:rPr>
        <w:t>Técnico 1:</w:t>
      </w:r>
      <w:r w:rsidRPr="00967AED">
        <w:rPr>
          <w:rFonts w:ascii="Arial" w:hAnsi="Arial" w:cs="Arial"/>
          <w:color w:val="222222"/>
          <w:shd w:val="clear" w:color="auto" w:fill="FFFFFF"/>
        </w:rPr>
        <w:t xml:space="preserve"> </w:t>
      </w:r>
      <w:r w:rsidRPr="00967AED">
        <w:t>Se encarga principalmente de la gestión y mantenimiento de los servicios de</w:t>
      </w:r>
      <w:r w:rsidR="00131283" w:rsidRPr="00967AED">
        <w:t xml:space="preserve"> voz sobre protocolo de Internet - </w:t>
      </w:r>
      <w:proofErr w:type="spellStart"/>
      <w:r w:rsidRPr="00967AED">
        <w:t>VoIP</w:t>
      </w:r>
      <w:proofErr w:type="spellEnd"/>
      <w:r w:rsidRPr="00967AED">
        <w:t xml:space="preserve">, redes </w:t>
      </w:r>
      <w:proofErr w:type="spellStart"/>
      <w:r w:rsidRPr="00967AED">
        <w:t>WiFi</w:t>
      </w:r>
      <w:proofErr w:type="spellEnd"/>
      <w:r w:rsidRPr="00967AED">
        <w:t xml:space="preserve">, gestión de las </w:t>
      </w:r>
      <w:r w:rsidR="00131283" w:rsidRPr="00967AED">
        <w:t xml:space="preserve">Redes de Área Local Virtual - </w:t>
      </w:r>
      <w:r w:rsidRPr="00967AED">
        <w:t xml:space="preserve">VLAN </w:t>
      </w:r>
      <w:r w:rsidR="00AA1F8D" w:rsidRPr="00967AED">
        <w:t>(</w:t>
      </w:r>
      <w:r w:rsidR="00AA1F8D" w:rsidRPr="00967AED">
        <w:rPr>
          <w:i/>
        </w:rPr>
        <w:t xml:space="preserve">Virtual Local </w:t>
      </w:r>
      <w:proofErr w:type="spellStart"/>
      <w:r w:rsidR="00AA1F8D" w:rsidRPr="00967AED">
        <w:rPr>
          <w:i/>
        </w:rPr>
        <w:t>Area</w:t>
      </w:r>
      <w:proofErr w:type="spellEnd"/>
      <w:r w:rsidR="00AA1F8D" w:rsidRPr="00967AED">
        <w:rPr>
          <w:i/>
        </w:rPr>
        <w:t xml:space="preserve"> Network</w:t>
      </w:r>
      <w:r w:rsidR="00AA1F8D" w:rsidRPr="00967AED">
        <w:t xml:space="preserve">) </w:t>
      </w:r>
      <w:r w:rsidRPr="00967AED">
        <w:t xml:space="preserve">y redes de </w:t>
      </w:r>
      <w:r w:rsidRPr="00967AED">
        <w:lastRenderedPageBreak/>
        <w:t xml:space="preserve">la unidad central de Rectorado, gestión de usuarios en la plataforma de </w:t>
      </w:r>
      <w:r w:rsidR="00620813" w:rsidRPr="00967AED">
        <w:rPr>
          <w:i/>
        </w:rPr>
        <w:t>Google</w:t>
      </w:r>
      <w:r w:rsidRPr="00967AED">
        <w:rPr>
          <w:i/>
        </w:rPr>
        <w:t xml:space="preserve"> </w:t>
      </w:r>
      <w:proofErr w:type="spellStart"/>
      <w:r w:rsidRPr="00967AED">
        <w:rPr>
          <w:i/>
        </w:rPr>
        <w:t>Workspace</w:t>
      </w:r>
      <w:proofErr w:type="spellEnd"/>
      <w:r w:rsidRPr="00967AED">
        <w:rPr>
          <w:i/>
        </w:rPr>
        <w:t xml:space="preserve"> </w:t>
      </w:r>
      <w:proofErr w:type="spellStart"/>
      <w:r w:rsidRPr="00967AED">
        <w:rPr>
          <w:i/>
        </w:rPr>
        <w:t>for</w:t>
      </w:r>
      <w:proofErr w:type="spellEnd"/>
      <w:r w:rsidRPr="00967AED">
        <w:rPr>
          <w:i/>
        </w:rPr>
        <w:t xml:space="preserve"> </w:t>
      </w:r>
      <w:proofErr w:type="spellStart"/>
      <w:r w:rsidRPr="00967AED">
        <w:rPr>
          <w:i/>
        </w:rPr>
        <w:t>education</w:t>
      </w:r>
      <w:proofErr w:type="spellEnd"/>
      <w:r w:rsidRPr="00967AED">
        <w:t>, entre otros.</w:t>
      </w:r>
    </w:p>
    <w:p w14:paraId="62D242A1" w14:textId="146568B4" w:rsidR="0058061C" w:rsidRPr="00967AED" w:rsidRDefault="0058061C" w:rsidP="00967AED">
      <w:pPr>
        <w:pStyle w:val="Prrafodelista"/>
        <w:numPr>
          <w:ilvl w:val="0"/>
          <w:numId w:val="6"/>
        </w:numPr>
        <w:jc w:val="both"/>
        <w:rPr>
          <w:b/>
        </w:rPr>
      </w:pPr>
      <w:r w:rsidRPr="00967AED">
        <w:rPr>
          <w:b/>
        </w:rPr>
        <w:t xml:space="preserve">Técnico 2 y Técnico 3: </w:t>
      </w:r>
      <w:r w:rsidRPr="00967AED">
        <w:t>Estos dos técnicos se encargan de la gestión  y ruteo de las redes de la universidad y con los proveedores de servicio, gestión y mantenimiento de los Servidores físicos y virtuales del</w:t>
      </w:r>
      <w:r w:rsidR="00131283" w:rsidRPr="00967AED">
        <w:t xml:space="preserve"> Centro de Procesamiento de Datos -</w:t>
      </w:r>
      <w:r w:rsidRPr="00967AED">
        <w:t xml:space="preserve"> CPD, plataformas de </w:t>
      </w:r>
      <w:r w:rsidR="00131283" w:rsidRPr="00967AED">
        <w:t>respaldo de datos</w:t>
      </w:r>
      <w:r w:rsidRPr="00967AED">
        <w:t>, sistemas de monitoreo de las plataformas y servicios esenciales de la infraestructura de la universidad como</w:t>
      </w:r>
      <w:r w:rsidR="00855F79" w:rsidRPr="00967AED">
        <w:t xml:space="preserve"> Sistema de Nombres de Dominio</w:t>
      </w:r>
      <w:r w:rsidRPr="00967AED">
        <w:t xml:space="preserve"> </w:t>
      </w:r>
      <w:r w:rsidR="00AA1F8D" w:rsidRPr="00967AED">
        <w:t>–</w:t>
      </w:r>
      <w:r w:rsidR="00855F79" w:rsidRPr="00967AED">
        <w:t xml:space="preserve"> </w:t>
      </w:r>
      <w:r w:rsidRPr="00967AED">
        <w:t>DNS</w:t>
      </w:r>
      <w:r w:rsidR="00AA1F8D" w:rsidRPr="00967AED">
        <w:t xml:space="preserve"> (</w:t>
      </w:r>
      <w:proofErr w:type="spellStart"/>
      <w:r w:rsidR="00967AED" w:rsidRPr="00967AED">
        <w:rPr>
          <w:i/>
        </w:rPr>
        <w:t>Domain</w:t>
      </w:r>
      <w:proofErr w:type="spellEnd"/>
      <w:r w:rsidR="00967AED" w:rsidRPr="00967AED">
        <w:rPr>
          <w:i/>
        </w:rPr>
        <w:t xml:space="preserve"> </w:t>
      </w:r>
      <w:proofErr w:type="spellStart"/>
      <w:r w:rsidR="00967AED" w:rsidRPr="00967AED">
        <w:rPr>
          <w:i/>
        </w:rPr>
        <w:t>Name</w:t>
      </w:r>
      <w:proofErr w:type="spellEnd"/>
      <w:r w:rsidR="00967AED" w:rsidRPr="00967AED">
        <w:rPr>
          <w:i/>
        </w:rPr>
        <w:t xml:space="preserve"> </w:t>
      </w:r>
      <w:proofErr w:type="spellStart"/>
      <w:r w:rsidR="00967AED" w:rsidRPr="00967AED">
        <w:rPr>
          <w:i/>
        </w:rPr>
        <w:t>System</w:t>
      </w:r>
      <w:proofErr w:type="spellEnd"/>
      <w:r w:rsidR="00AA1F8D" w:rsidRPr="00967AED">
        <w:t>)</w:t>
      </w:r>
      <w:r w:rsidRPr="00967AED">
        <w:t xml:space="preserve">, </w:t>
      </w:r>
      <w:r w:rsidR="00855F79" w:rsidRPr="00967AED">
        <w:t xml:space="preserve">Protocolo de Puerta de Enlace Fronteriza – BGP, </w:t>
      </w:r>
      <w:r w:rsidR="009A2AF1" w:rsidRPr="00967AED">
        <w:t>Camino Más Corto Primero –</w:t>
      </w:r>
      <w:r w:rsidR="00855F79" w:rsidRPr="00967AED">
        <w:t xml:space="preserve"> </w:t>
      </w:r>
      <w:r w:rsidRPr="00967AED">
        <w:t>OSPF</w:t>
      </w:r>
      <w:r w:rsidR="009A2AF1" w:rsidRPr="00967AED">
        <w:t xml:space="preserve"> (</w:t>
      </w:r>
      <w:r w:rsidR="009A2AF1" w:rsidRPr="00967AED">
        <w:rPr>
          <w:i/>
        </w:rPr>
        <w:t xml:space="preserve">Open </w:t>
      </w:r>
      <w:proofErr w:type="spellStart"/>
      <w:r w:rsidR="009A2AF1" w:rsidRPr="00967AED">
        <w:rPr>
          <w:i/>
        </w:rPr>
        <w:t>Shortest</w:t>
      </w:r>
      <w:proofErr w:type="spellEnd"/>
      <w:r w:rsidR="009A2AF1" w:rsidRPr="00967AED">
        <w:rPr>
          <w:i/>
        </w:rPr>
        <w:t xml:space="preserve"> </w:t>
      </w:r>
      <w:proofErr w:type="spellStart"/>
      <w:r w:rsidR="009A2AF1" w:rsidRPr="00967AED">
        <w:rPr>
          <w:i/>
        </w:rPr>
        <w:t>Path</w:t>
      </w:r>
      <w:proofErr w:type="spellEnd"/>
      <w:r w:rsidR="009A2AF1" w:rsidRPr="00967AED">
        <w:rPr>
          <w:i/>
        </w:rPr>
        <w:t xml:space="preserve"> </w:t>
      </w:r>
      <w:proofErr w:type="spellStart"/>
      <w:r w:rsidR="009A2AF1" w:rsidRPr="00967AED">
        <w:rPr>
          <w:i/>
        </w:rPr>
        <w:t>First</w:t>
      </w:r>
      <w:proofErr w:type="spellEnd"/>
      <w:r w:rsidR="009A2AF1" w:rsidRPr="00967AED">
        <w:t>)</w:t>
      </w:r>
      <w:r w:rsidRPr="00967AED">
        <w:t xml:space="preserve">, </w:t>
      </w:r>
      <w:r w:rsidR="00131283" w:rsidRPr="00967AED">
        <w:t xml:space="preserve"> Red Privada Virtual </w:t>
      </w:r>
      <w:r w:rsidR="00AA1F8D" w:rsidRPr="00967AED">
        <w:t>–</w:t>
      </w:r>
      <w:r w:rsidR="00131283" w:rsidRPr="00967AED">
        <w:t xml:space="preserve"> </w:t>
      </w:r>
      <w:r w:rsidRPr="00967AED">
        <w:t>VPN</w:t>
      </w:r>
      <w:r w:rsidR="00AA1F8D" w:rsidRPr="00967AED">
        <w:t xml:space="preserve"> (</w:t>
      </w:r>
      <w:r w:rsidR="00AA1F8D" w:rsidRPr="00967AED">
        <w:rPr>
          <w:i/>
        </w:rPr>
        <w:t xml:space="preserve">Virtual </w:t>
      </w:r>
      <w:proofErr w:type="spellStart"/>
      <w:r w:rsidR="00AA1F8D" w:rsidRPr="00967AED">
        <w:rPr>
          <w:i/>
        </w:rPr>
        <w:t>Private</w:t>
      </w:r>
      <w:proofErr w:type="spellEnd"/>
      <w:r w:rsidR="00AA1F8D" w:rsidRPr="00967AED">
        <w:rPr>
          <w:i/>
        </w:rPr>
        <w:t xml:space="preserve"> Network</w:t>
      </w:r>
      <w:r w:rsidR="00AA1F8D" w:rsidRPr="00967AED">
        <w:t>)</w:t>
      </w:r>
      <w:r w:rsidRPr="00967AED">
        <w:t>, etc.</w:t>
      </w:r>
      <w:r w:rsidR="00967AED" w:rsidRPr="00967AED">
        <w:rPr>
          <w:b/>
        </w:rPr>
        <w:t xml:space="preserve"> </w:t>
      </w:r>
    </w:p>
    <w:p w14:paraId="0759AAD3" w14:textId="77777777" w:rsidR="0058061C" w:rsidRPr="004B0846" w:rsidRDefault="0058061C" w:rsidP="004B0846">
      <w:pPr>
        <w:ind w:left="709"/>
        <w:jc w:val="both"/>
      </w:pPr>
    </w:p>
    <w:p w14:paraId="3F91BAD0" w14:textId="77777777" w:rsidR="00E66E31" w:rsidRDefault="00E66E31" w:rsidP="00E66E31">
      <w:pPr>
        <w:ind w:left="709"/>
      </w:pPr>
    </w:p>
    <w:p w14:paraId="3C40F2A4" w14:textId="0A8C6BB8" w:rsidR="00D44C3A" w:rsidRDefault="00D44C3A" w:rsidP="00A209AF">
      <w:pPr>
        <w:ind w:left="709"/>
        <w:jc w:val="both"/>
      </w:pPr>
      <w:r>
        <w:br w:type="page"/>
      </w:r>
    </w:p>
    <w:p w14:paraId="33678DAA" w14:textId="77777777" w:rsidR="00C0049F" w:rsidRDefault="00C0049F" w:rsidP="006F44D6">
      <w:pPr>
        <w:spacing w:after="160"/>
        <w:rPr>
          <w:rStyle w:val="Ttulo2Car"/>
          <w:b w:val="0"/>
          <w:bCs/>
          <w:iCs/>
        </w:rPr>
      </w:pPr>
    </w:p>
    <w:p w14:paraId="185C772B" w14:textId="77777777" w:rsidR="006F44D6" w:rsidRDefault="006F44D6" w:rsidP="006F44D6">
      <w:pPr>
        <w:spacing w:after="160"/>
        <w:rPr>
          <w:rStyle w:val="Ttulo2Car"/>
          <w:b w:val="0"/>
          <w:bCs/>
          <w:iCs/>
        </w:rPr>
      </w:pPr>
    </w:p>
    <w:p w14:paraId="2E547CB9" w14:textId="77777777" w:rsidR="006F44D6" w:rsidRDefault="006F44D6" w:rsidP="006F44D6">
      <w:pPr>
        <w:spacing w:after="160"/>
        <w:rPr>
          <w:rStyle w:val="Ttulo2Car"/>
          <w:b w:val="0"/>
          <w:bCs/>
          <w:iCs/>
        </w:rPr>
      </w:pPr>
    </w:p>
    <w:p w14:paraId="7A417F59" w14:textId="77777777" w:rsidR="006F44D6" w:rsidRDefault="006F44D6" w:rsidP="006F44D6">
      <w:pPr>
        <w:spacing w:after="160"/>
        <w:rPr>
          <w:rStyle w:val="Ttulo2Car"/>
          <w:b w:val="0"/>
          <w:bCs/>
          <w:iCs/>
        </w:rPr>
      </w:pPr>
    </w:p>
    <w:p w14:paraId="3DBF77BD" w14:textId="77777777" w:rsidR="006F44D6" w:rsidRDefault="006F44D6">
      <w:pPr>
        <w:spacing w:after="160" w:line="259" w:lineRule="auto"/>
        <w:rPr>
          <w:rStyle w:val="Ttulo2Car"/>
          <w:b w:val="0"/>
          <w:bCs/>
          <w:iCs/>
        </w:rPr>
      </w:pPr>
    </w:p>
    <w:p w14:paraId="6917DE22" w14:textId="625B9C9D" w:rsidR="00D44C3A" w:rsidRDefault="00D44C3A" w:rsidP="00D44C3A">
      <w:pPr>
        <w:pStyle w:val="Ttulo1"/>
      </w:pPr>
      <w:bookmarkStart w:id="29" w:name="_Toc207808910"/>
      <w:r>
        <w:t>Capítulo 4</w:t>
      </w:r>
      <w:bookmarkEnd w:id="29"/>
    </w:p>
    <w:p w14:paraId="2C236961" w14:textId="77777777" w:rsidR="00E0707D" w:rsidRDefault="00E0707D" w:rsidP="006F44D6"/>
    <w:p w14:paraId="14DBF1B2" w14:textId="77777777" w:rsidR="006F44D6" w:rsidRDefault="006F44D6" w:rsidP="006F44D6"/>
    <w:p w14:paraId="1B6C74FF" w14:textId="77777777" w:rsidR="006F44D6" w:rsidRPr="00E0707D" w:rsidRDefault="006F44D6" w:rsidP="006F44D6"/>
    <w:p w14:paraId="48AEF330" w14:textId="07AFD02C" w:rsidR="00D44C3A" w:rsidRPr="00FE0A8A" w:rsidRDefault="004004F8" w:rsidP="00E0707D">
      <w:pPr>
        <w:pStyle w:val="Ttulo1"/>
        <w:rPr>
          <w:b w:val="0"/>
          <w:i/>
        </w:rPr>
      </w:pPr>
      <w:bookmarkStart w:id="30" w:name="_Toc207808911"/>
      <w:r w:rsidRPr="00FE0A8A">
        <w:rPr>
          <w:b w:val="0"/>
          <w:i/>
        </w:rPr>
        <w:t>Solución Propuesta</w:t>
      </w:r>
      <w:bookmarkEnd w:id="30"/>
    </w:p>
    <w:p w14:paraId="16834477" w14:textId="77777777" w:rsidR="004004F8" w:rsidRDefault="004004F8" w:rsidP="004004F8">
      <w:pPr>
        <w:rPr>
          <w:rFonts w:eastAsiaTheme="majorEastAsia"/>
        </w:rPr>
      </w:pPr>
    </w:p>
    <w:p w14:paraId="44E6525C" w14:textId="3017F290" w:rsidR="004004F8" w:rsidRDefault="004004F8">
      <w:pPr>
        <w:spacing w:after="160" w:line="259" w:lineRule="auto"/>
        <w:rPr>
          <w:rFonts w:eastAsiaTheme="majorEastAsia"/>
        </w:rPr>
      </w:pPr>
      <w:r>
        <w:rPr>
          <w:rFonts w:eastAsiaTheme="majorEastAsia"/>
        </w:rPr>
        <w:br w:type="page"/>
      </w:r>
    </w:p>
    <w:p w14:paraId="4B32352D" w14:textId="5939686F" w:rsidR="004004F8" w:rsidRDefault="004004F8" w:rsidP="002A5DF1">
      <w:pPr>
        <w:spacing w:after="160"/>
        <w:jc w:val="both"/>
      </w:pPr>
      <w:r>
        <w:lastRenderedPageBreak/>
        <w:t>En este capítulo se describe la metodología seleccionada para la solución</w:t>
      </w:r>
      <w:r w:rsidR="00B3027D">
        <w:t>, como así también las herramientas utili</w:t>
      </w:r>
      <w:r w:rsidR="00C22747">
        <w:t>zadas, las pruebas realizadas y los modelos generados.</w:t>
      </w:r>
    </w:p>
    <w:p w14:paraId="0328F744" w14:textId="77777777" w:rsidR="004004F8" w:rsidRDefault="004004F8">
      <w:pPr>
        <w:spacing w:after="160" w:line="259" w:lineRule="auto"/>
      </w:pPr>
    </w:p>
    <w:p w14:paraId="5A902D46" w14:textId="77777777" w:rsidR="000E7255" w:rsidRDefault="000E7255" w:rsidP="000E7255">
      <w:pPr>
        <w:pStyle w:val="Ttulo2"/>
        <w:numPr>
          <w:ilvl w:val="0"/>
          <w:numId w:val="12"/>
        </w:numPr>
        <w:ind w:left="284"/>
      </w:pPr>
      <w:bookmarkStart w:id="31" w:name="_Toc207808912"/>
      <w:r>
        <w:t>Materiales y Métodos</w:t>
      </w:r>
      <w:bookmarkEnd w:id="31"/>
    </w:p>
    <w:p w14:paraId="24B819F0" w14:textId="5E396610" w:rsidR="00BB4E7F" w:rsidRDefault="000E7255" w:rsidP="00466F1D">
      <w:pPr>
        <w:jc w:val="both"/>
      </w:pPr>
      <w:r>
        <w:t>Para el desarrollo d</w:t>
      </w:r>
      <w:r w:rsidR="00BB4E7F">
        <w:t>el presente trabajo se utilizó</w:t>
      </w:r>
      <w:r>
        <w:t xml:space="preserve"> la metodología CRISP-DM</w:t>
      </w:r>
      <w:r>
        <w:fldChar w:fldCharType="begin" w:fldLock="1"/>
      </w:r>
      <w:r w:rsidR="00A00433">
        <w:instrText>ADDIN CSL_CITATION {"citationItems":[{"id":"ITEM-1","itemData":{"author":[{"dropping-particle":"","family":"Chapman","given":"Pete","non-dropping-particle":"","parse-names":false,"suffix":""},{"dropping-particle":"","family":"Clinton","given":"Julian","non-dropping-particle":"","parse-names":false,"suffix":""},{"dropping-particle":"","family":"Kerber","given":"Randy","non-dropping-particle":"","parse-names":false,"suffix":""},{"dropping-particle":"","family":"Khabaza","given":"Thomas","non-dropping-particle":"","parse-names":false,"suffix":""},{"dropping-particle":"","family":"Reinartz","given":"Thomas","non-dropping-particle":"","parse-names":false,"suffix":""},{"dropping-particle":"","family":"Shearer","given":"Colin","non-dropping-particle":"","parse-names":false,"suffix":""},{"dropping-particle":"","family":"Wirth","given":"Rudiger","non-dropping-particle":"","parse-names":false,"suffix":""}],"container-title":"SPSS inc","id":"ITEM-1","issue":"13","issued":{"date-parts":[["2000"]]},"page":"1-73","title":"CRISP-DM 1.0: Step-by-step data mining guide","type":"article-journal","volume":"9"},"uris":["http://www.mendeley.com/documents/?uuid=0dbf831c-8a64-46da-a44d-c3564a46afa2"]}],"mendeley":{"formattedCitation":"[20]","plainTextFormattedCitation":"[20]","previouslyFormattedCitation":"[20]"},"properties":{"noteIndex":0},"schema":"https://github.com/citation-style-language/schema/raw/master/csl-citation.json"}</w:instrText>
      </w:r>
      <w:r>
        <w:fldChar w:fldCharType="separate"/>
      </w:r>
      <w:r w:rsidR="00A00433" w:rsidRPr="00A00433">
        <w:rPr>
          <w:noProof/>
        </w:rPr>
        <w:t>[20]</w:t>
      </w:r>
      <w:r>
        <w:fldChar w:fldCharType="end"/>
      </w:r>
      <w:r>
        <w:t xml:space="preserve"> como guía, ya que hoy en día</w:t>
      </w:r>
      <w:r w:rsidRPr="00573D1F">
        <w:t xml:space="preserve"> </w:t>
      </w:r>
      <w:r>
        <w:t>es un estándar de facto para los proyectos de ciencia de datos y minado de datos</w:t>
      </w:r>
      <w:r>
        <w:fldChar w:fldCharType="begin" w:fldLock="1"/>
      </w:r>
      <w:r w:rsidR="00D7101D">
        <w:instrText>ADDIN CSL_CITATION {"citationItems":[{"id":"ITEM-1","itemData":{"DOI":"10.1016/j.procs.2021.01.199","ISSN":"18770509","abstract":"CRISP-DM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author":[{"dropping-particle":"","family":"Schröer","given":"Christoph","non-dropping-particle":"","parse-names":false,"suffix":""},{"dropping-particle":"","family":"Kruse","given":"Felix","non-dropping-particle":"","parse-names":false,"suffix":""},{"dropping-particle":"","family":"Gómez","given":"Jorge Marx","non-dropping-particle":"","parse-names":false,"suffix":""}],"container-title":"Procedia Computer Science","id":"ITEM-1","issued":{"date-parts":[["2021"]]},"page":"526-534","publisher":"Elsevier B.V.","title":"A systematic literature review on applying CRISP-DM process model","type":"paper-conference","volume":"181"},"uris":["http://www.mendeley.com/documents/?uuid=f41d18a8-5f74-3e3b-9883-7c26b3888f40"]}],"mendeley":{"formattedCitation":"[21]","plainTextFormattedCitation":"[21]","previouslyFormattedCitation":"[21]"},"properties":{"noteIndex":0},"schema":"https://github.com/citation-style-language/schema/raw/master/csl-citation.json"}</w:instrText>
      </w:r>
      <w:r>
        <w:fldChar w:fldCharType="separate"/>
      </w:r>
      <w:r w:rsidR="00A00433" w:rsidRPr="00A00433">
        <w:rPr>
          <w:noProof/>
        </w:rPr>
        <w:t>[21]</w:t>
      </w:r>
      <w:r>
        <w:fldChar w:fldCharType="end"/>
      </w:r>
      <w:r>
        <w:t>.</w:t>
      </w:r>
      <w:r w:rsidR="00BB4E7F">
        <w:t xml:space="preserve"> </w:t>
      </w:r>
    </w:p>
    <w:p w14:paraId="53714E21" w14:textId="77777777" w:rsidR="00904766" w:rsidRDefault="00904766" w:rsidP="00466F1D">
      <w:pPr>
        <w:jc w:val="both"/>
      </w:pPr>
    </w:p>
    <w:p w14:paraId="45C7E4AE" w14:textId="77777777" w:rsidR="00BB4E7F" w:rsidRDefault="00BB4E7F" w:rsidP="002710D3">
      <w:pPr>
        <w:jc w:val="both"/>
      </w:pPr>
      <w:r>
        <w:t xml:space="preserve">Las fases generales de la metodología </w:t>
      </w:r>
      <w:r w:rsidRPr="008E3426">
        <w:t>CRISP-DM</w:t>
      </w:r>
      <w:r>
        <w:t xml:space="preserve"> son las siguientes:</w:t>
      </w:r>
    </w:p>
    <w:p w14:paraId="209CAE8B" w14:textId="77777777" w:rsidR="00BB4E7F" w:rsidRPr="00222693" w:rsidRDefault="00BB4E7F" w:rsidP="00961F5D">
      <w:pPr>
        <w:pStyle w:val="Ttulo3"/>
        <w:numPr>
          <w:ilvl w:val="0"/>
          <w:numId w:val="24"/>
        </w:numPr>
        <w:ind w:left="360"/>
      </w:pPr>
      <w:bookmarkStart w:id="32" w:name="_Toc207808913"/>
      <w:r w:rsidRPr="00222693">
        <w:t>Comprensión del negocio:</w:t>
      </w:r>
      <w:bookmarkEnd w:id="32"/>
    </w:p>
    <w:p w14:paraId="2B6B5D8B" w14:textId="50F3678D" w:rsidR="00670DB9" w:rsidRDefault="00670DB9" w:rsidP="00FD7D99">
      <w:pPr>
        <w:pStyle w:val="Prrafodelista"/>
        <w:ind w:left="0"/>
        <w:jc w:val="both"/>
      </w:pPr>
      <w:r>
        <w:t xml:space="preserve">En esta fase inicial </w:t>
      </w:r>
      <w:r w:rsidR="00A04552">
        <w:t xml:space="preserve">se abordan </w:t>
      </w:r>
      <w:r>
        <w:t xml:space="preserve">los objetivos y los requisitos para cumplir el proyecto de </w:t>
      </w:r>
      <w:r w:rsidR="0014719B" w:rsidRPr="0014719B">
        <w:t>Pronóstico de Series de Tiempo de Tráfico web</w:t>
      </w:r>
      <w:r>
        <w:t>, donde también</w:t>
      </w:r>
      <w:r w:rsidR="008D4998">
        <w:t xml:space="preserve"> se </w:t>
      </w:r>
      <w:r w:rsidR="00B70AF3">
        <w:t>realizan</w:t>
      </w:r>
      <w:r w:rsidR="008D4998">
        <w:t xml:space="preserve"> entrevistas a </w:t>
      </w:r>
      <w:r>
        <w:t xml:space="preserve">los trabajadores del área de </w:t>
      </w:r>
      <w:r w:rsidRPr="00670DB9">
        <w:t>Departamento de Gestión de Recursos de Redes y Comunicaciones</w:t>
      </w:r>
      <w:r>
        <w:t>.</w:t>
      </w:r>
    </w:p>
    <w:p w14:paraId="35E0E157" w14:textId="22DF2056" w:rsidR="00BB4E7F" w:rsidRDefault="00BB4E7F" w:rsidP="00961F5D">
      <w:pPr>
        <w:pStyle w:val="Prrafodelista"/>
        <w:ind w:left="570"/>
        <w:jc w:val="both"/>
      </w:pPr>
    </w:p>
    <w:p w14:paraId="29C09637" w14:textId="1209930E" w:rsidR="00670DB9" w:rsidRPr="00222693" w:rsidRDefault="00BB4E7F" w:rsidP="00961F5D">
      <w:pPr>
        <w:pStyle w:val="Ttulo3"/>
        <w:numPr>
          <w:ilvl w:val="0"/>
          <w:numId w:val="24"/>
        </w:numPr>
        <w:ind w:left="360"/>
      </w:pPr>
      <w:bookmarkStart w:id="33" w:name="_Toc207808914"/>
      <w:r w:rsidRPr="00222693">
        <w:t>Comprensión de los datos:</w:t>
      </w:r>
      <w:bookmarkEnd w:id="33"/>
    </w:p>
    <w:p w14:paraId="4731D0E6" w14:textId="11950DDF" w:rsidR="00AD1BA5" w:rsidRDefault="00AD1BA5" w:rsidP="00902801">
      <w:pPr>
        <w:pStyle w:val="Prrafodelista"/>
        <w:ind w:left="0"/>
        <w:jc w:val="both"/>
        <w:rPr>
          <w:color w:val="000000"/>
        </w:rPr>
      </w:pPr>
      <w:r>
        <w:rPr>
          <w:color w:val="000000"/>
        </w:rPr>
        <w:t xml:space="preserve">En esta fase </w:t>
      </w:r>
      <w:r w:rsidR="00CF16FB">
        <w:rPr>
          <w:color w:val="000000"/>
        </w:rPr>
        <w:t>se</w:t>
      </w:r>
      <w:r>
        <w:rPr>
          <w:color w:val="000000"/>
        </w:rPr>
        <w:t xml:space="preserve"> extra</w:t>
      </w:r>
      <w:r w:rsidR="00CF16FB">
        <w:rPr>
          <w:color w:val="000000"/>
        </w:rPr>
        <w:t>en</w:t>
      </w:r>
      <w:r>
        <w:rPr>
          <w:color w:val="000000"/>
        </w:rPr>
        <w:t xml:space="preserve"> los datos de </w:t>
      </w:r>
      <w:r w:rsidRPr="003378FE">
        <w:rPr>
          <w:iCs/>
          <w:color w:val="000000"/>
        </w:rPr>
        <w:t xml:space="preserve">Google </w:t>
      </w:r>
      <w:proofErr w:type="spellStart"/>
      <w:r w:rsidR="003378FE" w:rsidRPr="003378FE">
        <w:rPr>
          <w:iCs/>
          <w:color w:val="000000"/>
        </w:rPr>
        <w:t>A</w:t>
      </w:r>
      <w:r w:rsidRPr="003378FE">
        <w:rPr>
          <w:iCs/>
          <w:color w:val="000000"/>
        </w:rPr>
        <w:t>nalytics</w:t>
      </w:r>
      <w:proofErr w:type="spellEnd"/>
      <w:r>
        <w:rPr>
          <w:color w:val="000000"/>
        </w:rPr>
        <w:t xml:space="preserve">, se analizan los formatos de los datos a ser descargados, se comprende el proceso de recolección de los datos de </w:t>
      </w:r>
      <w:r w:rsidRPr="003378FE">
        <w:rPr>
          <w:iCs/>
          <w:color w:val="000000"/>
        </w:rPr>
        <w:t xml:space="preserve">Google </w:t>
      </w:r>
      <w:proofErr w:type="spellStart"/>
      <w:r w:rsidR="003378FE" w:rsidRPr="003378FE">
        <w:rPr>
          <w:iCs/>
          <w:color w:val="000000"/>
        </w:rPr>
        <w:t>A</w:t>
      </w:r>
      <w:r w:rsidRPr="003378FE">
        <w:rPr>
          <w:iCs/>
          <w:color w:val="000000"/>
        </w:rPr>
        <w:t>nalytics</w:t>
      </w:r>
      <w:proofErr w:type="spellEnd"/>
      <w:r>
        <w:rPr>
          <w:color w:val="000000"/>
        </w:rPr>
        <w:t xml:space="preserve"> de las páginas de la Universidad</w:t>
      </w:r>
      <w:r>
        <w:rPr>
          <w:i/>
          <w:iCs/>
          <w:color w:val="000000"/>
        </w:rPr>
        <w:t xml:space="preserve"> </w:t>
      </w:r>
      <w:r>
        <w:rPr>
          <w:color w:val="000000"/>
        </w:rPr>
        <w:t>y qué significa cada uno de ellos.</w:t>
      </w:r>
    </w:p>
    <w:p w14:paraId="735DFE4E" w14:textId="77777777" w:rsidR="00AD1BA5" w:rsidRPr="00960A1C" w:rsidRDefault="00AD1BA5" w:rsidP="00902801">
      <w:pPr>
        <w:pStyle w:val="Prrafodelista"/>
        <w:ind w:left="0"/>
        <w:jc w:val="both"/>
      </w:pPr>
    </w:p>
    <w:p w14:paraId="4CEA592B" w14:textId="77777777" w:rsidR="00BB4E7F" w:rsidRPr="00222693" w:rsidRDefault="00BB4E7F" w:rsidP="00961F5D">
      <w:pPr>
        <w:pStyle w:val="Ttulo3"/>
        <w:numPr>
          <w:ilvl w:val="0"/>
          <w:numId w:val="24"/>
        </w:numPr>
        <w:ind w:left="360"/>
      </w:pPr>
      <w:bookmarkStart w:id="34" w:name="_Toc207808915"/>
      <w:r w:rsidRPr="00222693">
        <w:t>Preparación de los datos:</w:t>
      </w:r>
      <w:bookmarkEnd w:id="34"/>
    </w:p>
    <w:p w14:paraId="39695433" w14:textId="0B2D70CD" w:rsidR="00B3752F" w:rsidRDefault="00B3752F" w:rsidP="00FD7D99">
      <w:pPr>
        <w:pStyle w:val="Prrafodelista"/>
        <w:ind w:left="0"/>
        <w:jc w:val="both"/>
      </w:pPr>
      <w:r>
        <w:t>En esta fase se proced</w:t>
      </w:r>
      <w:r w:rsidR="00B2616D">
        <w:t>e</w:t>
      </w:r>
      <w:r>
        <w:t xml:space="preserve"> a descargar los datos de </w:t>
      </w:r>
      <w:r w:rsidR="00620813" w:rsidRPr="003378FE">
        <w:t>Google</w:t>
      </w:r>
      <w:r w:rsidRPr="003378FE">
        <w:t xml:space="preserve"> </w:t>
      </w:r>
      <w:proofErr w:type="spellStart"/>
      <w:r w:rsidR="003378FE" w:rsidRPr="003378FE">
        <w:t>A</w:t>
      </w:r>
      <w:r w:rsidRPr="003378FE">
        <w:t>nalytics</w:t>
      </w:r>
      <w:proofErr w:type="spellEnd"/>
      <w:r w:rsidR="00293AF9">
        <w:rPr>
          <w:i/>
        </w:rPr>
        <w:t xml:space="preserve">, </w:t>
      </w:r>
      <w:r w:rsidR="00293AF9" w:rsidRPr="00293AF9">
        <w:t xml:space="preserve">esto a través de la herramienta de </w:t>
      </w:r>
      <w:proofErr w:type="spellStart"/>
      <w:r w:rsidR="00293AF9" w:rsidRPr="003378FE">
        <w:t>Looker</w:t>
      </w:r>
      <w:proofErr w:type="spellEnd"/>
      <w:r w:rsidR="00293AF9" w:rsidRPr="003378FE">
        <w:t xml:space="preserve"> Studio</w:t>
      </w:r>
      <w:r w:rsidR="00293AF9" w:rsidRPr="00293AF9">
        <w:t xml:space="preserve">, también se limpian los datos nulos, y se </w:t>
      </w:r>
      <w:r w:rsidR="0074389D">
        <w:t>hace</w:t>
      </w:r>
      <w:r w:rsidR="00293AF9" w:rsidRPr="00293AF9">
        <w:t xml:space="preserve"> una eliminación de los datos anómalos del </w:t>
      </w:r>
      <w:r w:rsidR="00386AF5">
        <w:t>conjunto de datos (</w:t>
      </w:r>
      <w:proofErr w:type="spellStart"/>
      <w:r w:rsidR="00293AF9" w:rsidRPr="00293AF9">
        <w:rPr>
          <w:i/>
        </w:rPr>
        <w:t>dataset</w:t>
      </w:r>
      <w:proofErr w:type="spellEnd"/>
      <w:r w:rsidR="00386AF5">
        <w:rPr>
          <w:i/>
        </w:rPr>
        <w:t>)</w:t>
      </w:r>
      <w:r w:rsidR="00293AF9">
        <w:t>.</w:t>
      </w:r>
    </w:p>
    <w:p w14:paraId="556BAC26" w14:textId="743CF214" w:rsidR="00BB4E7F" w:rsidRPr="00960A1C" w:rsidRDefault="00BB4E7F" w:rsidP="00961F5D">
      <w:pPr>
        <w:pStyle w:val="Prrafodelista"/>
        <w:ind w:left="156"/>
        <w:jc w:val="both"/>
      </w:pPr>
      <w:r w:rsidRPr="007655C8">
        <w:tab/>
      </w:r>
    </w:p>
    <w:p w14:paraId="1EB80C5E" w14:textId="77777777" w:rsidR="00BB4E7F" w:rsidRPr="00222693" w:rsidRDefault="00BB4E7F" w:rsidP="00961F5D">
      <w:pPr>
        <w:pStyle w:val="Ttulo3"/>
        <w:numPr>
          <w:ilvl w:val="0"/>
          <w:numId w:val="24"/>
        </w:numPr>
        <w:ind w:left="360"/>
      </w:pPr>
      <w:bookmarkStart w:id="35" w:name="_Toc207808916"/>
      <w:r w:rsidRPr="00222693">
        <w:t>Modelado de los datos:</w:t>
      </w:r>
      <w:bookmarkEnd w:id="35"/>
    </w:p>
    <w:p w14:paraId="12928ACC" w14:textId="296FB4B7" w:rsidR="00293AF9" w:rsidRDefault="00293AF9" w:rsidP="00FD7D99">
      <w:pPr>
        <w:pStyle w:val="Prrafodelista"/>
        <w:ind w:left="0" w:firstLine="3"/>
        <w:jc w:val="both"/>
      </w:pPr>
      <w:r>
        <w:t>En esta fase se seleccio</w:t>
      </w:r>
      <w:r w:rsidR="00831391">
        <w:t>na</w:t>
      </w:r>
      <w:r>
        <w:t xml:space="preserve"> la </w:t>
      </w:r>
      <w:r w:rsidRPr="00F30290">
        <w:t xml:space="preserve">arquitectura </w:t>
      </w:r>
      <w:proofErr w:type="spellStart"/>
      <w:r w:rsidRPr="00F30290">
        <w:rPr>
          <w:i/>
        </w:rPr>
        <w:t>encoder</w:t>
      </w:r>
      <w:proofErr w:type="spellEnd"/>
      <w:r w:rsidRPr="00F30290">
        <w:rPr>
          <w:i/>
        </w:rPr>
        <w:t>/</w:t>
      </w:r>
      <w:proofErr w:type="spellStart"/>
      <w:r w:rsidRPr="00F30290">
        <w:rPr>
          <w:i/>
        </w:rPr>
        <w:t>decoder</w:t>
      </w:r>
      <w:proofErr w:type="spellEnd"/>
      <w:r w:rsidR="00F30290">
        <w:fldChar w:fldCharType="begin" w:fldLock="1"/>
      </w:r>
      <w:r w:rsidR="00F30290">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F30290">
        <w:fldChar w:fldCharType="separate"/>
      </w:r>
      <w:r w:rsidR="00F30290" w:rsidRPr="00FB28D7">
        <w:rPr>
          <w:noProof/>
        </w:rPr>
        <w:t>[10]</w:t>
      </w:r>
      <w:r w:rsidR="00F30290">
        <w:fldChar w:fldCharType="end"/>
      </w:r>
      <w:r>
        <w:t xml:space="preserve"> y la red neuronal GRU a utilizar, como así también se </w:t>
      </w:r>
      <w:r w:rsidR="00757C35">
        <w:t>utilizó un algoritmo</w:t>
      </w:r>
      <w:r>
        <w:t xml:space="preserve"> </w:t>
      </w:r>
      <w:r w:rsidR="00757C35">
        <w:t>de afinamiento de</w:t>
      </w:r>
      <w:r>
        <w:t xml:space="preserve"> los modelos a valores óptimos.</w:t>
      </w:r>
    </w:p>
    <w:p w14:paraId="2232CA21" w14:textId="77777777" w:rsidR="00D03906" w:rsidRDefault="00D03906" w:rsidP="00FD7D99">
      <w:pPr>
        <w:pStyle w:val="Prrafodelista"/>
        <w:ind w:left="0" w:firstLine="3"/>
        <w:jc w:val="both"/>
      </w:pPr>
    </w:p>
    <w:p w14:paraId="62666D89" w14:textId="77777777" w:rsidR="00BB4E7F" w:rsidRPr="00222693" w:rsidRDefault="00BB4E7F" w:rsidP="00961F5D">
      <w:pPr>
        <w:pStyle w:val="Ttulo3"/>
        <w:numPr>
          <w:ilvl w:val="0"/>
          <w:numId w:val="24"/>
        </w:numPr>
        <w:ind w:left="360"/>
      </w:pPr>
      <w:bookmarkStart w:id="36" w:name="_Toc207808917"/>
      <w:r w:rsidRPr="00222693">
        <w:t>Evaluación:</w:t>
      </w:r>
      <w:bookmarkEnd w:id="36"/>
    </w:p>
    <w:p w14:paraId="03AC16F2" w14:textId="376B15DE" w:rsidR="00C47D35" w:rsidRDefault="00C47D35" w:rsidP="00FD7D99">
      <w:pPr>
        <w:pStyle w:val="Prrafodelista"/>
        <w:ind w:left="0"/>
        <w:jc w:val="both"/>
      </w:pPr>
      <w:r>
        <w:t>En esta fase se diseña</w:t>
      </w:r>
      <w:r w:rsidR="00D03906">
        <w:t>n y realizan</w:t>
      </w:r>
      <w:r>
        <w:t xml:space="preserve"> distintas pruebas a los modelos, </w:t>
      </w:r>
      <w:r w:rsidR="00E06DE1" w:rsidRPr="00E06DE1">
        <w:t xml:space="preserve">en los casos donde se pretende mejorar los resultados obtenidos se vuelve </w:t>
      </w:r>
      <w:r>
        <w:t>a la fase de modelado a ejecutar nuevamente los algoritmos de calibración de los modelos.</w:t>
      </w:r>
    </w:p>
    <w:p w14:paraId="5D50A408" w14:textId="77777777" w:rsidR="00961F5D" w:rsidRDefault="00961F5D" w:rsidP="00961F5D">
      <w:pPr>
        <w:pStyle w:val="Prrafodelista"/>
        <w:ind w:left="852"/>
        <w:jc w:val="both"/>
      </w:pPr>
    </w:p>
    <w:p w14:paraId="779FF706" w14:textId="6D5B5E39" w:rsidR="00C47D35" w:rsidRDefault="00890AF0" w:rsidP="00961F5D">
      <w:pPr>
        <w:pStyle w:val="Ttulo3"/>
        <w:numPr>
          <w:ilvl w:val="0"/>
          <w:numId w:val="24"/>
        </w:numPr>
        <w:ind w:hanging="150"/>
      </w:pPr>
      <w:bookmarkStart w:id="37" w:name="_Toc207808918"/>
      <w:r>
        <w:t>Despliegue</w:t>
      </w:r>
      <w:r w:rsidR="00BB4E7F">
        <w:t>:</w:t>
      </w:r>
      <w:bookmarkEnd w:id="37"/>
    </w:p>
    <w:p w14:paraId="0DC8E4A2" w14:textId="2315B7B5" w:rsidR="00386AF5" w:rsidRDefault="00890AF0" w:rsidP="00A04CC7">
      <w:pPr>
        <w:pStyle w:val="Prrafodelista"/>
        <w:ind w:left="0" w:firstLine="3"/>
        <w:jc w:val="both"/>
      </w:pPr>
      <w:r>
        <w:t>Los últimos modelos obtenidos son fun</w:t>
      </w:r>
      <w:r w:rsidR="00961F5D">
        <w:t xml:space="preserve">cionales con los datos de GA4, </w:t>
      </w:r>
      <w:r>
        <w:t>es decir, se tienen modelos que funcionan co</w:t>
      </w:r>
      <w:r w:rsidR="00961F5D">
        <w:t xml:space="preserve">n los datos del entorno </w:t>
      </w:r>
      <w:r w:rsidR="00386AF5">
        <w:t xml:space="preserve">real </w:t>
      </w:r>
      <w:r>
        <w:t>más actual</w:t>
      </w:r>
      <w:r w:rsidR="00386AF5">
        <w:t>.</w:t>
      </w:r>
      <w:r w:rsidR="00D03906">
        <w:t xml:space="preserve"> </w:t>
      </w:r>
      <w:r>
        <w:t xml:space="preserve">En esta última fase se </w:t>
      </w:r>
      <w:r w:rsidRPr="00C22747">
        <w:t>realizan</w:t>
      </w:r>
      <w:r>
        <w:t xml:space="preserve"> las conclusiones del proyecto</w:t>
      </w:r>
      <w:r w:rsidR="0014719B">
        <w:t xml:space="preserve"> de </w:t>
      </w:r>
      <w:r w:rsidR="0014719B" w:rsidRPr="0014719B">
        <w:t>Pronóstico de Series de Tiempo de Tráfico web</w:t>
      </w:r>
      <w:r w:rsidR="0014719B">
        <w:t xml:space="preserve"> </w:t>
      </w:r>
      <w:r w:rsidR="00961F5D">
        <w:t xml:space="preserve">y se </w:t>
      </w:r>
      <w:r>
        <w:t>analizan las futuras líneas de investigación.</w:t>
      </w:r>
    </w:p>
    <w:p w14:paraId="039AE95D" w14:textId="77777777" w:rsidR="00A04CC7" w:rsidRDefault="00A04CC7" w:rsidP="00A04CC7">
      <w:pPr>
        <w:pStyle w:val="Prrafodelista"/>
        <w:ind w:left="0" w:firstLine="3"/>
        <w:jc w:val="both"/>
      </w:pPr>
    </w:p>
    <w:p w14:paraId="77446003" w14:textId="00251C9F" w:rsidR="000E7255" w:rsidRDefault="000E7255" w:rsidP="000E7255">
      <w:pPr>
        <w:pStyle w:val="Ttulo2"/>
        <w:numPr>
          <w:ilvl w:val="0"/>
          <w:numId w:val="12"/>
        </w:numPr>
        <w:ind w:left="284"/>
      </w:pPr>
      <w:bookmarkStart w:id="38" w:name="_Toc207808919"/>
      <w:r>
        <w:t>Herramientas</w:t>
      </w:r>
      <w:bookmarkEnd w:id="38"/>
      <w:r>
        <w:t xml:space="preserve"> </w:t>
      </w:r>
    </w:p>
    <w:p w14:paraId="6B5DFB10" w14:textId="77777777" w:rsidR="00B3027D" w:rsidRDefault="00B3027D" w:rsidP="004004F8"/>
    <w:p w14:paraId="5D61614B" w14:textId="77777777" w:rsidR="00D46505" w:rsidRDefault="00D46505" w:rsidP="00C22747">
      <w:pPr>
        <w:pStyle w:val="Ttulo3"/>
        <w:numPr>
          <w:ilvl w:val="0"/>
          <w:numId w:val="13"/>
        </w:numPr>
        <w:ind w:left="284"/>
      </w:pPr>
      <w:bookmarkStart w:id="39" w:name="_Toc207808920"/>
      <w:r>
        <w:t>Python</w:t>
      </w:r>
      <w:bookmarkEnd w:id="39"/>
    </w:p>
    <w:p w14:paraId="7BDE5176" w14:textId="77777777" w:rsidR="00D46505" w:rsidRDefault="00D46505" w:rsidP="00C22747">
      <w:pPr>
        <w:jc w:val="both"/>
      </w:pPr>
    </w:p>
    <w:p w14:paraId="1AE80631" w14:textId="1D71E180" w:rsidR="00D46505" w:rsidRDefault="00D46505" w:rsidP="00C22747">
      <w:pPr>
        <w:jc w:val="both"/>
      </w:pPr>
      <w:r>
        <w:t xml:space="preserve">Python </w:t>
      </w:r>
      <w:r w:rsidR="00116379" w:rsidRPr="00116379">
        <w:t xml:space="preserve">como menciona en la </w:t>
      </w:r>
      <w:r w:rsidR="00963D72">
        <w:t xml:space="preserve">página oficial </w:t>
      </w:r>
      <w:r>
        <w:t>es un lenguaje de programación interpretado, soporta múltiples paradigmas como pudiera ser programación funcional o programación orientada a objetos</w:t>
      </w:r>
      <w:r w:rsidR="00F3569A">
        <w:t>;</w:t>
      </w:r>
      <w:r>
        <w:t xml:space="preserve">  Python es un lenguaje multipropósito, es decir, sirve para solucionar distintos tipos de problemas</w:t>
      </w:r>
      <w:r>
        <w:fldChar w:fldCharType="begin" w:fldLock="1"/>
      </w:r>
      <w:r w:rsidR="00D71E3D">
        <w:instrText>ADDIN CSL_CITATION {"citationItems":[{"id":"ITEM-1","itemData":{"URL":"https://docs.python.org/3/","accessed":{"date-parts":[["2024","2","2"]]},"author":[{"dropping-particle":"","family":"Python Software Foundation","given":"","non-dropping-particle":"","parse-names":false,"suffix":""}],"id":"ITEM-1","issued":{"date-parts":[["0"]]},"title":"Python 3.12.1 documentation","type":"webpage"},"uris":["http://www.mendeley.com/documents/?uuid=3a58b6c8-0d7a-41d8-9700-bdea9c276faf"]}],"mendeley":{"formattedCitation":"[22]","plainTextFormattedCitation":"[22]","previouslyFormattedCitation":"[22]"},"properties":{"noteIndex":0},"schema":"https://github.com/citation-style-language/schema/raw/master/csl-citation.json"}</w:instrText>
      </w:r>
      <w:r>
        <w:fldChar w:fldCharType="separate"/>
      </w:r>
      <w:r w:rsidR="00386AF5" w:rsidRPr="00386AF5">
        <w:rPr>
          <w:noProof/>
        </w:rPr>
        <w:t>[22]</w:t>
      </w:r>
      <w:r>
        <w:fldChar w:fldCharType="end"/>
      </w:r>
      <w:r>
        <w:t>, para este trabajo se utilizaron las versio</w:t>
      </w:r>
      <w:r w:rsidR="00963D72">
        <w:t>nes de P</w:t>
      </w:r>
      <w:r w:rsidR="00F3569A">
        <w:t>ython 3.7.x,</w:t>
      </w:r>
      <w:r>
        <w:t xml:space="preserve"> 3.10.x.</w:t>
      </w:r>
    </w:p>
    <w:p w14:paraId="5242560C" w14:textId="59BB8D3C" w:rsidR="00A04CC7" w:rsidRDefault="00A04CC7">
      <w:pPr>
        <w:spacing w:before="0" w:after="160" w:line="259" w:lineRule="auto"/>
      </w:pPr>
      <w:r>
        <w:br w:type="page"/>
      </w:r>
    </w:p>
    <w:p w14:paraId="0B2620AD" w14:textId="77777777" w:rsidR="00D46505" w:rsidRDefault="00D46505" w:rsidP="00C22747">
      <w:pPr>
        <w:jc w:val="both"/>
      </w:pPr>
    </w:p>
    <w:p w14:paraId="31396EB7" w14:textId="1DF86EDC" w:rsidR="00D46505" w:rsidRDefault="00620813" w:rsidP="00C22747">
      <w:pPr>
        <w:pStyle w:val="Ttulo3"/>
        <w:numPr>
          <w:ilvl w:val="0"/>
          <w:numId w:val="13"/>
        </w:numPr>
        <w:ind w:left="284"/>
      </w:pPr>
      <w:bookmarkStart w:id="40" w:name="_Toc207808921"/>
      <w:r>
        <w:t>Google</w:t>
      </w:r>
      <w:r w:rsidR="00D46505">
        <w:t xml:space="preserve"> </w:t>
      </w:r>
      <w:r>
        <w:t>Drive</w:t>
      </w:r>
      <w:bookmarkEnd w:id="40"/>
    </w:p>
    <w:p w14:paraId="27F8C327" w14:textId="77777777" w:rsidR="00DC6255" w:rsidRDefault="00DC6255" w:rsidP="00C22747">
      <w:pPr>
        <w:jc w:val="both"/>
      </w:pPr>
    </w:p>
    <w:p w14:paraId="0D6380C5" w14:textId="15BA2DE0" w:rsidR="00DC6255" w:rsidRPr="00DC6255" w:rsidRDefault="00620813" w:rsidP="00C22747">
      <w:pPr>
        <w:jc w:val="both"/>
      </w:pPr>
      <w:r>
        <w:t>Google</w:t>
      </w:r>
      <w:r w:rsidR="00DC6255">
        <w:t xml:space="preserve"> ofrece u</w:t>
      </w:r>
      <w:r w:rsidR="000F5A9B">
        <w:t xml:space="preserve">na plataforma </w:t>
      </w:r>
      <w:r w:rsidR="00DC6255">
        <w:t xml:space="preserve">que permite almacenar archivos </w:t>
      </w:r>
      <w:r w:rsidR="000F5A9B">
        <w:t xml:space="preserve">para uso personal </w:t>
      </w:r>
      <w:r w:rsidR="00DC6255">
        <w:t xml:space="preserve">a </w:t>
      </w:r>
      <w:r w:rsidR="000F5A9B">
        <w:t>sus</w:t>
      </w:r>
      <w:r w:rsidR="00DC6255">
        <w:t xml:space="preserve"> usuarios en la nube, este servicio además permite compartir archivos e</w:t>
      </w:r>
      <w:r w:rsidR="000F5A9B">
        <w:t xml:space="preserve">ntre usuarios de </w:t>
      </w:r>
      <w:r>
        <w:t>Google</w:t>
      </w:r>
      <w:r w:rsidR="000F5A9B">
        <w:t xml:space="preserve"> </w:t>
      </w:r>
      <w:r>
        <w:t>Drive</w:t>
      </w:r>
      <w:r w:rsidR="00DC6255">
        <w:t>, como así también la edición de archivos en tiempo real con las aplicaciones que nos permite conectar</w:t>
      </w:r>
      <w:r w:rsidR="000F5A9B">
        <w:fldChar w:fldCharType="begin" w:fldLock="1"/>
      </w:r>
      <w:r w:rsidR="00D71E3D">
        <w:instrText>ADDIN CSL_CITATION {"citationItems":[{"id":"ITEM-1","itemData":{"URL":"https://www.google.com/intl/es-419_ar/drive/","accessed":{"date-parts":[["2024","2","2"]]},"author":[{"dropping-particle":"","family":"Google","given":"","non-dropping-particle":"","parse-names":false,"suffix":""}],"id":"ITEM-1","issued":{"date-parts":[["0"]]},"title":"Plataforma de archivos compartidos y almacenamiento personal en la nube - Google","type":"webpage"},"uris":["http://www.mendeley.com/documents/?uuid=2dcd6697-4406-441c-8bf2-9dcdaa5d5513"]}],"mendeley":{"formattedCitation":"[23]","plainTextFormattedCitation":"[23]","previouslyFormattedCitation":"[23]"},"properties":{"noteIndex":0},"schema":"https://github.com/citation-style-language/schema/raw/master/csl-citation.json"}</w:instrText>
      </w:r>
      <w:r w:rsidR="000F5A9B">
        <w:fldChar w:fldCharType="separate"/>
      </w:r>
      <w:r w:rsidR="00386AF5" w:rsidRPr="00386AF5">
        <w:rPr>
          <w:noProof/>
        </w:rPr>
        <w:t>[23]</w:t>
      </w:r>
      <w:r w:rsidR="000F5A9B">
        <w:fldChar w:fldCharType="end"/>
      </w:r>
      <w:r w:rsidR="00DC6255">
        <w:t>.</w:t>
      </w:r>
    </w:p>
    <w:p w14:paraId="381F067C" w14:textId="77777777" w:rsidR="00D46505" w:rsidRPr="00D46505" w:rsidRDefault="00D46505" w:rsidP="00C22747">
      <w:pPr>
        <w:jc w:val="both"/>
      </w:pPr>
    </w:p>
    <w:p w14:paraId="762DD888" w14:textId="6135A901" w:rsidR="00C15381" w:rsidRDefault="00C15381" w:rsidP="00C22747">
      <w:pPr>
        <w:pStyle w:val="Ttulo3"/>
        <w:numPr>
          <w:ilvl w:val="0"/>
          <w:numId w:val="13"/>
        </w:numPr>
        <w:ind w:left="284"/>
      </w:pPr>
      <w:bookmarkStart w:id="41" w:name="_Toc207808922"/>
      <w:r>
        <w:t>Universal</w:t>
      </w:r>
      <w:r w:rsidRPr="00D46505">
        <w:t xml:space="preserve"> </w:t>
      </w:r>
      <w:proofErr w:type="spellStart"/>
      <w:r>
        <w:t>Analytics</w:t>
      </w:r>
      <w:proofErr w:type="spellEnd"/>
      <w:r w:rsidR="003D2BBC">
        <w:t xml:space="preserve"> (UA)</w:t>
      </w:r>
      <w:bookmarkEnd w:id="41"/>
    </w:p>
    <w:p w14:paraId="57D8D590" w14:textId="77777777" w:rsidR="00C15381" w:rsidRDefault="00C15381" w:rsidP="00C22747">
      <w:pPr>
        <w:jc w:val="both"/>
      </w:pPr>
    </w:p>
    <w:p w14:paraId="3007F666" w14:textId="46267BEC" w:rsidR="00C15381" w:rsidRDefault="00C15381" w:rsidP="00C22747">
      <w:pPr>
        <w:jc w:val="both"/>
      </w:pPr>
      <w:r>
        <w:t xml:space="preserve">Esta es una </w:t>
      </w:r>
      <w:r w:rsidR="0030410D">
        <w:rPr>
          <w:color w:val="000000"/>
        </w:rPr>
        <w:t xml:space="preserve">herramienta </w:t>
      </w:r>
      <w:r>
        <w:t xml:space="preserve">de </w:t>
      </w:r>
      <w:proofErr w:type="spellStart"/>
      <w:r>
        <w:t>Analytics</w:t>
      </w:r>
      <w:proofErr w:type="spellEnd"/>
      <w:r>
        <w:t xml:space="preserve">, básicamente según el soporte de </w:t>
      </w:r>
      <w:r w:rsidR="00620813">
        <w:t>Google</w:t>
      </w:r>
      <w:r>
        <w:t xml:space="preserve"> cuando se registran vistas u otro tipo de </w:t>
      </w:r>
      <w:r w:rsidR="00B07C1D">
        <w:t>datos del trá</w:t>
      </w:r>
      <w:r w:rsidR="003D2BBC">
        <w:t>fico we</w:t>
      </w:r>
      <w:r w:rsidR="003D2BBC">
        <w:rPr>
          <w:rFonts w:ascii="Segoe UI Symbol" w:hAnsi="Segoe UI Symbol"/>
        </w:rPr>
        <w:t>b</w:t>
      </w:r>
      <w:r>
        <w:t xml:space="preserve"> se recopilan en la </w:t>
      </w:r>
      <w:r w:rsidR="0030410D">
        <w:rPr>
          <w:color w:val="000000"/>
        </w:rPr>
        <w:t>herramienta</w:t>
      </w:r>
      <w:r>
        <w:t xml:space="preserve">; </w:t>
      </w:r>
      <w:r w:rsidRPr="00336F02">
        <w:t xml:space="preserve">Universal </w:t>
      </w:r>
      <w:proofErr w:type="spellStart"/>
      <w:r w:rsidRPr="00336F02">
        <w:t>Analytics</w:t>
      </w:r>
      <w:proofErr w:type="spellEnd"/>
      <w:r w:rsidRPr="00336F02">
        <w:t xml:space="preserve"> es la generación anterior de </w:t>
      </w:r>
      <w:proofErr w:type="spellStart"/>
      <w:r w:rsidRPr="00336F02">
        <w:t>Analytics</w:t>
      </w:r>
      <w:proofErr w:type="spellEnd"/>
      <w:r w:rsidR="002B690F">
        <w:t>,</w:t>
      </w:r>
      <w:r>
        <w:t xml:space="preserve"> desde el 1 Julio del 2023 dejó de procesar datos</w:t>
      </w:r>
      <w:r w:rsidR="009D2820">
        <w:fldChar w:fldCharType="begin" w:fldLock="1"/>
      </w:r>
      <w:r w:rsidR="009D2820">
        <w:instrText>ADDIN CSL_CITATION {"citationItems":[{"id":"ITEM-1","itemData":{"URL":"https://support.google.com/","abstract":"Noticia de cierre de google+","accessed":{"date-parts":[["2024","2","2"]]},"author":[{"dropping-particle":"","family":"Google","given":"","non-dropping-particle":"","parse-names":false,"suffix":""},{"dropping-particle":"","family":"Google Lcc","given":"","non-dropping-particle":"","parse-names":false,"suffix":""}],"container-title":"Ayuda de Google","id":"ITEM-1","issued":{"date-parts":[["2023"]]},"title":"Ayuda de Google","type":"webpage"},"uris":["http://www.mendeley.com/documents/?uuid=05b5e5e0-f3a6-45f5-a5c9-bf66c3551568"]}],"mendeley":{"formattedCitation":"[24]","plainTextFormattedCitation":"[24]","previouslyFormattedCitation":"[24]"},"properties":{"noteIndex":0},"schema":"https://github.com/citation-style-language/schema/raw/master/csl-citation.json"}</w:instrText>
      </w:r>
      <w:r w:rsidR="009D2820">
        <w:fldChar w:fldCharType="separate"/>
      </w:r>
      <w:r w:rsidR="009D2820" w:rsidRPr="009D2820">
        <w:rPr>
          <w:noProof/>
        </w:rPr>
        <w:t>[24]</w:t>
      </w:r>
      <w:r w:rsidR="009D2820">
        <w:fldChar w:fldCharType="end"/>
      </w:r>
      <w:r w:rsidR="009D2820">
        <w:t>.</w:t>
      </w:r>
      <w:r>
        <w:t xml:space="preserve"> </w:t>
      </w:r>
    </w:p>
    <w:p w14:paraId="17220E64" w14:textId="6219B813" w:rsidR="00FE7029" w:rsidRDefault="00FE7029">
      <w:pPr>
        <w:spacing w:before="0" w:after="160" w:line="259" w:lineRule="auto"/>
      </w:pPr>
    </w:p>
    <w:p w14:paraId="03592C5D" w14:textId="2EF618A6" w:rsidR="00D46505" w:rsidRDefault="00620813" w:rsidP="00C22747">
      <w:pPr>
        <w:pStyle w:val="Ttulo3"/>
        <w:numPr>
          <w:ilvl w:val="0"/>
          <w:numId w:val="13"/>
        </w:numPr>
        <w:ind w:left="284"/>
      </w:pPr>
      <w:bookmarkStart w:id="42" w:name="_Toc207808923"/>
      <w:r>
        <w:t>Google</w:t>
      </w:r>
      <w:r w:rsidR="00D46505" w:rsidRPr="00D46505">
        <w:t xml:space="preserve"> </w:t>
      </w:r>
      <w:proofErr w:type="spellStart"/>
      <w:r w:rsidR="00D46505">
        <w:t>Analytics</w:t>
      </w:r>
      <w:proofErr w:type="spellEnd"/>
      <w:r w:rsidR="00C15381">
        <w:t xml:space="preserve"> 4</w:t>
      </w:r>
      <w:r w:rsidR="00E2064E">
        <w:t xml:space="preserve"> </w:t>
      </w:r>
      <w:r w:rsidR="003D2BBC" w:rsidRPr="00C15381">
        <w:t>(GA4)</w:t>
      </w:r>
      <w:bookmarkEnd w:id="42"/>
    </w:p>
    <w:p w14:paraId="677B4183" w14:textId="77777777" w:rsidR="00336F02" w:rsidRDefault="00336F02" w:rsidP="00C22747">
      <w:pPr>
        <w:jc w:val="both"/>
      </w:pPr>
    </w:p>
    <w:p w14:paraId="4B4667E7" w14:textId="12229FEF" w:rsidR="00336F02" w:rsidRPr="00336F02" w:rsidRDefault="003D2BBC" w:rsidP="00C22747">
      <w:pPr>
        <w:jc w:val="both"/>
      </w:pPr>
      <w:r w:rsidRPr="00C15381">
        <w:t>GA4</w:t>
      </w:r>
      <w:r>
        <w:t xml:space="preserve"> </w:t>
      </w:r>
      <w:r w:rsidR="00336F02">
        <w:t xml:space="preserve">es una </w:t>
      </w:r>
      <w:r w:rsidR="0030410D">
        <w:rPr>
          <w:color w:val="000000"/>
        </w:rPr>
        <w:t xml:space="preserve">herramienta </w:t>
      </w:r>
      <w:r w:rsidR="00336F02">
        <w:t xml:space="preserve">de </w:t>
      </w:r>
      <w:proofErr w:type="spellStart"/>
      <w:r w:rsidR="00336F02">
        <w:t>Analytics</w:t>
      </w:r>
      <w:proofErr w:type="spellEnd"/>
      <w:r w:rsidR="00336F02">
        <w:t xml:space="preserve">, según </w:t>
      </w:r>
      <w:r w:rsidR="00C15381">
        <w:t xml:space="preserve">el soporte de </w:t>
      </w:r>
      <w:r w:rsidR="00620813">
        <w:t>Google</w:t>
      </w:r>
      <w:r>
        <w:t>,</w:t>
      </w:r>
      <w:r w:rsidR="00336F02">
        <w:t xml:space="preserve"> </w:t>
      </w:r>
      <w:r>
        <w:t>GA4 recoge datos y los procesa de las páginas web y aplicaciones, mientras que UA no va a funcionar más</w:t>
      </w:r>
      <w:r w:rsidR="00963D72">
        <w:t xml:space="preserve"> GA4 es la nueva generación</w:t>
      </w:r>
      <w:r w:rsidR="00116379">
        <w:t>, GA4 por su parte reco</w:t>
      </w:r>
      <w:r>
        <w:t>pila datos desde antes de la fecha e</w:t>
      </w:r>
      <w:r w:rsidR="00116379">
        <w:t>n la que UA dejó</w:t>
      </w:r>
      <w:r>
        <w:t xml:space="preserve"> de funcionar</w:t>
      </w:r>
      <w:r>
        <w:fldChar w:fldCharType="begin" w:fldLock="1"/>
      </w:r>
      <w:r w:rsidR="009D2820">
        <w:instrText>ADDIN CSL_CITATION {"citationItems":[{"id":"ITEM-1","itemData":{"URL":"https://support.google.com/","abstract":"Noticia de cierre de google+","accessed":{"date-parts":[["2024","2","2"]]},"author":[{"dropping-particle":"","family":"Google","given":"","non-dropping-particle":"","parse-names":false,"suffix":""},{"dropping-particle":"","family":"Google Lcc","given":"","non-dropping-particle":"","parse-names":false,"suffix":""}],"container-title":"Ayuda de Google","id":"ITEM-1","issued":{"date-parts":[["2023"]]},"title":"Ayuda de Google","type":"webpage"},"uris":["http://www.mendeley.com/documents/?uuid=05b5e5e0-f3a6-45f5-a5c9-bf66c3551568"]}],"mendeley":{"formattedCitation":"[24]","plainTextFormattedCitation":"[24]","previouslyFormattedCitation":"[24]"},"properties":{"noteIndex":0},"schema":"https://github.com/citation-style-language/schema/raw/master/csl-citation.json"}</w:instrText>
      </w:r>
      <w:r>
        <w:fldChar w:fldCharType="separate"/>
      </w:r>
      <w:r w:rsidR="009D2820" w:rsidRPr="009D2820">
        <w:rPr>
          <w:noProof/>
        </w:rPr>
        <w:t>[24]</w:t>
      </w:r>
      <w:r>
        <w:fldChar w:fldCharType="end"/>
      </w:r>
      <w:r>
        <w:t>.</w:t>
      </w:r>
    </w:p>
    <w:p w14:paraId="1948A32F" w14:textId="77777777" w:rsidR="00D46505" w:rsidRPr="00D46505" w:rsidRDefault="00D46505" w:rsidP="00C22747">
      <w:pPr>
        <w:jc w:val="both"/>
      </w:pPr>
    </w:p>
    <w:p w14:paraId="0F07A303" w14:textId="21591CE2" w:rsidR="00D46505" w:rsidRDefault="00D46505" w:rsidP="00C22747">
      <w:pPr>
        <w:pStyle w:val="Ttulo3"/>
        <w:numPr>
          <w:ilvl w:val="0"/>
          <w:numId w:val="13"/>
        </w:numPr>
        <w:ind w:left="284"/>
      </w:pPr>
      <w:bookmarkStart w:id="43" w:name="_Toc207808924"/>
      <w:proofErr w:type="spellStart"/>
      <w:r>
        <w:t>Looker</w:t>
      </w:r>
      <w:proofErr w:type="spellEnd"/>
      <w:r>
        <w:t xml:space="preserve"> Studio</w:t>
      </w:r>
      <w:bookmarkEnd w:id="43"/>
      <w:r w:rsidRPr="00D46505">
        <w:t xml:space="preserve"> </w:t>
      </w:r>
    </w:p>
    <w:p w14:paraId="1646AA82" w14:textId="77777777" w:rsidR="00C15381" w:rsidRPr="00C15381" w:rsidRDefault="00C15381" w:rsidP="00C22747">
      <w:pPr>
        <w:jc w:val="both"/>
      </w:pPr>
    </w:p>
    <w:p w14:paraId="12A8F747" w14:textId="41645775" w:rsidR="00D46505" w:rsidRDefault="0074609F" w:rsidP="00C22747">
      <w:pPr>
        <w:jc w:val="both"/>
      </w:pPr>
      <w:r>
        <w:t xml:space="preserve">Según la documentación de </w:t>
      </w:r>
      <w:r w:rsidR="00620813">
        <w:t>Google</w:t>
      </w:r>
      <w:r>
        <w:t xml:space="preserve"> es una herramienta para realizar informes y visualizar los datos, esta herramienta permite la conexión de fuente de datos propios de los usuarios</w:t>
      </w:r>
      <w:r w:rsidR="00EC2217">
        <w:t>,</w:t>
      </w:r>
      <w:r>
        <w:t xml:space="preserve"> como pudiera ser </w:t>
      </w:r>
      <w:r w:rsidR="00620813" w:rsidRPr="002B690F">
        <w:t>Google</w:t>
      </w:r>
      <w:r w:rsidRPr="002B690F">
        <w:t xml:space="preserve"> </w:t>
      </w:r>
      <w:proofErr w:type="spellStart"/>
      <w:r w:rsidRPr="002B690F">
        <w:t>Analytics</w:t>
      </w:r>
      <w:proofErr w:type="spellEnd"/>
      <w:r>
        <w:fldChar w:fldCharType="begin" w:fldLock="1"/>
      </w:r>
      <w:r w:rsidR="009D2820">
        <w:instrText>ADDIN CSL_CITATION {"citationItems":[{"id":"ITEM-1","itemData":{"URL":"https://support.google.com/","abstract":"Noticia de cierre de google+","accessed":{"date-parts":[["2024","2","2"]]},"author":[{"dropping-particle":"","family":"Google","given":"","non-dropping-particle":"","parse-names":false,"suffix":""},{"dropping-particle":"","family":"Google Lcc","given":"","non-dropping-particle":"","parse-names":false,"suffix":""}],"container-title":"Ayuda de Google","id":"ITEM-1","issued":{"date-parts":[["2023"]]},"title":"Ayuda de Google","type":"webpage"},"uris":["http://www.mendeley.com/documents/?uuid=05b5e5e0-f3a6-45f5-a5c9-bf66c3551568"]}],"mendeley":{"formattedCitation":"[24]","plainTextFormattedCitation":"[24]","previouslyFormattedCitation":"[24]"},"properties":{"noteIndex":0},"schema":"https://github.com/citation-style-language/schema/raw/master/csl-citation.json"}</w:instrText>
      </w:r>
      <w:r>
        <w:fldChar w:fldCharType="separate"/>
      </w:r>
      <w:r w:rsidR="009D2820" w:rsidRPr="009D2820">
        <w:rPr>
          <w:noProof/>
        </w:rPr>
        <w:t>[24]</w:t>
      </w:r>
      <w:r>
        <w:fldChar w:fldCharType="end"/>
      </w:r>
      <w:r>
        <w:t xml:space="preserve">, </w:t>
      </w:r>
      <w:r w:rsidRPr="00FB6F50">
        <w:t xml:space="preserve">también se pueden exportar </w:t>
      </w:r>
      <w:r w:rsidRPr="00FB6F50">
        <w:lastRenderedPageBreak/>
        <w:t xml:space="preserve">datos de tablas de informes </w:t>
      </w:r>
      <w:r w:rsidR="0052654F" w:rsidRPr="00FB6F50">
        <w:t xml:space="preserve">de </w:t>
      </w:r>
      <w:proofErr w:type="spellStart"/>
      <w:r w:rsidR="0052654F" w:rsidRPr="00FB6F50">
        <w:t>Looker</w:t>
      </w:r>
      <w:proofErr w:type="spellEnd"/>
      <w:r w:rsidR="0052654F" w:rsidRPr="00FB6F50">
        <w:t xml:space="preserve"> Studio </w:t>
      </w:r>
      <w:r w:rsidRPr="00FB6F50">
        <w:t>en archivos</w:t>
      </w:r>
      <w:r w:rsidR="00E64D8C">
        <w:t xml:space="preserve"> </w:t>
      </w:r>
      <w:r w:rsidR="002B690F">
        <w:t xml:space="preserve">de valores </w:t>
      </w:r>
      <w:r w:rsidR="00E64D8C">
        <w:t>separados por coma</w:t>
      </w:r>
      <w:r w:rsidRPr="00FB6F50">
        <w:t xml:space="preserve"> CSV</w:t>
      </w:r>
      <w:r w:rsidR="00E64D8C">
        <w:t xml:space="preserve"> (</w:t>
      </w:r>
      <w:proofErr w:type="spellStart"/>
      <w:r w:rsidR="00E64D8C" w:rsidRPr="00E64D8C">
        <w:rPr>
          <w:i/>
        </w:rPr>
        <w:t>Comma</w:t>
      </w:r>
      <w:proofErr w:type="spellEnd"/>
      <w:r w:rsidR="00E64D8C" w:rsidRPr="00E64D8C">
        <w:rPr>
          <w:i/>
        </w:rPr>
        <w:t xml:space="preserve"> </w:t>
      </w:r>
      <w:proofErr w:type="spellStart"/>
      <w:r w:rsidR="00E64D8C" w:rsidRPr="00E64D8C">
        <w:rPr>
          <w:i/>
        </w:rPr>
        <w:t>Separated</w:t>
      </w:r>
      <w:proofErr w:type="spellEnd"/>
      <w:r w:rsidR="00E64D8C" w:rsidRPr="00E64D8C">
        <w:rPr>
          <w:i/>
        </w:rPr>
        <w:t xml:space="preserve"> </w:t>
      </w:r>
      <w:proofErr w:type="spellStart"/>
      <w:r w:rsidR="00E64D8C" w:rsidRPr="00E64D8C">
        <w:rPr>
          <w:i/>
        </w:rPr>
        <w:t>Values</w:t>
      </w:r>
      <w:proofErr w:type="spellEnd"/>
      <w:r w:rsidR="00E64D8C">
        <w:t>)</w:t>
      </w:r>
      <w:r w:rsidR="00FB6F50">
        <w:t>.</w:t>
      </w:r>
    </w:p>
    <w:p w14:paraId="2A0B406D" w14:textId="77777777" w:rsidR="0074609F" w:rsidRPr="00D46505" w:rsidRDefault="0074609F" w:rsidP="00C22747">
      <w:pPr>
        <w:jc w:val="both"/>
      </w:pPr>
    </w:p>
    <w:p w14:paraId="3305588C" w14:textId="34B662A9" w:rsidR="00D46505" w:rsidRDefault="00655CBF" w:rsidP="00C22747">
      <w:pPr>
        <w:pStyle w:val="Ttulo3"/>
        <w:numPr>
          <w:ilvl w:val="0"/>
          <w:numId w:val="13"/>
        </w:numPr>
        <w:ind w:left="284"/>
      </w:pPr>
      <w:bookmarkStart w:id="44" w:name="_Toc207808925"/>
      <w:r>
        <w:t xml:space="preserve">Microsoft </w:t>
      </w:r>
      <w:r w:rsidR="00D46505">
        <w:t>Word</w:t>
      </w:r>
      <w:bookmarkEnd w:id="44"/>
    </w:p>
    <w:p w14:paraId="772310EB" w14:textId="77777777" w:rsidR="00D46505" w:rsidRDefault="00D46505" w:rsidP="00C22747">
      <w:pPr>
        <w:jc w:val="both"/>
      </w:pPr>
    </w:p>
    <w:p w14:paraId="63B66A43" w14:textId="17FEF9CB" w:rsidR="0085754F" w:rsidRDefault="00655CBF" w:rsidP="00C22747">
      <w:pPr>
        <w:jc w:val="both"/>
      </w:pPr>
      <w:r>
        <w:t xml:space="preserve">Microsoft </w:t>
      </w:r>
      <w:r w:rsidRPr="00655CBF">
        <w:t>Word</w:t>
      </w:r>
      <w:r>
        <w:t xml:space="preserve"> </w:t>
      </w:r>
      <w:r w:rsidR="002B690F">
        <w:t xml:space="preserve">es </w:t>
      </w:r>
      <w:r>
        <w:t>un procesador de texto, este software es de Microsoft,</w:t>
      </w:r>
      <w:r w:rsidR="002B690F">
        <w:t xml:space="preserve"> sirve para crear, editar, leer y</w:t>
      </w:r>
      <w:r>
        <w:t xml:space="preserve"> escribir documentos de texto</w:t>
      </w:r>
      <w:r w:rsidR="00EC2217">
        <w:fldChar w:fldCharType="begin" w:fldLock="1"/>
      </w:r>
      <w:r w:rsidR="009D2820">
        <w:instrText>ADDIN CSL_CITATION {"citationItems":[{"id":"ITEM-1","itemData":{"URL":"https://www.microsoft.com/es-ar/","accessed":{"date-parts":[["2024","4","16"]]},"author":[{"dropping-particle":"","family":"Microsoft corporation","given":"","non-dropping-particle":"","parse-names":false,"suffix":""}],"container-title":"Microsoft: Nube, aplicaciones y juegos","id":"ITEM-1","issued":{"date-parts":[["2023"]]},"title":"Microsoft: Nube, aplicaciones y juegos","type":"webpage"},"uris":["http://www.mendeley.com/documents/?uuid=475f39ba-4923-334a-b54c-07d6dde0f9a1"]}],"mendeley":{"formattedCitation":"[25]","plainTextFormattedCitation":"[25]","previouslyFormattedCitation":"[25]"},"properties":{"noteIndex":0},"schema":"https://github.com/citation-style-language/schema/raw/master/csl-citation.json"}</w:instrText>
      </w:r>
      <w:r w:rsidR="00EC2217">
        <w:fldChar w:fldCharType="separate"/>
      </w:r>
      <w:r w:rsidR="009D2820" w:rsidRPr="009D2820">
        <w:rPr>
          <w:noProof/>
        </w:rPr>
        <w:t>[25]</w:t>
      </w:r>
      <w:r w:rsidR="00EC2217">
        <w:fldChar w:fldCharType="end"/>
      </w:r>
      <w:r>
        <w:t>.</w:t>
      </w:r>
    </w:p>
    <w:p w14:paraId="0E55AB3F" w14:textId="7FABABBF" w:rsidR="0085754F" w:rsidRDefault="0085754F" w:rsidP="00C22747">
      <w:pPr>
        <w:spacing w:after="160" w:line="259" w:lineRule="auto"/>
        <w:jc w:val="both"/>
      </w:pPr>
    </w:p>
    <w:p w14:paraId="46F68F8A" w14:textId="716B6BEA" w:rsidR="00D46505" w:rsidRDefault="00EC2217" w:rsidP="00C22747">
      <w:pPr>
        <w:pStyle w:val="Ttulo3"/>
        <w:numPr>
          <w:ilvl w:val="0"/>
          <w:numId w:val="13"/>
        </w:numPr>
        <w:ind w:left="284"/>
      </w:pPr>
      <w:bookmarkStart w:id="45" w:name="_Toc207808926"/>
      <w:r>
        <w:t xml:space="preserve">Microsoft </w:t>
      </w:r>
      <w:r w:rsidR="00D46505">
        <w:t>Excel</w:t>
      </w:r>
      <w:bookmarkEnd w:id="45"/>
    </w:p>
    <w:p w14:paraId="174CF512" w14:textId="77777777" w:rsidR="00D46505" w:rsidRDefault="00D46505" w:rsidP="00C22747">
      <w:pPr>
        <w:jc w:val="both"/>
      </w:pPr>
    </w:p>
    <w:p w14:paraId="4117D3F6" w14:textId="7558D68B" w:rsidR="00EC2217" w:rsidRDefault="00EC2217" w:rsidP="00C22747">
      <w:pPr>
        <w:jc w:val="both"/>
      </w:pPr>
      <w:r w:rsidRPr="00EC2217">
        <w:t>Microsoft Excel</w:t>
      </w:r>
      <w:r>
        <w:t xml:space="preserve"> </w:t>
      </w:r>
      <w:r w:rsidR="002B690F">
        <w:t xml:space="preserve">es </w:t>
      </w:r>
      <w:r>
        <w:t>un software para poder crear, leer y</w:t>
      </w:r>
      <w:r w:rsidRPr="00EC2217">
        <w:t xml:space="preserve"> </w:t>
      </w:r>
      <w:r>
        <w:t>editar planillas de cálculos, este software es de Microsoft</w:t>
      </w:r>
      <w:r>
        <w:fldChar w:fldCharType="begin" w:fldLock="1"/>
      </w:r>
      <w:r w:rsidR="009D2820">
        <w:instrText>ADDIN CSL_CITATION {"citationItems":[{"id":"ITEM-1","itemData":{"URL":"https://www.microsoft.com/es-ar/","accessed":{"date-parts":[["2024","4","16"]]},"author":[{"dropping-particle":"","family":"Microsoft corporation","given":"","non-dropping-particle":"","parse-names":false,"suffix":""}],"container-title":"Microsoft: Nube, aplicaciones y juegos","id":"ITEM-1","issued":{"date-parts":[["2023"]]},"title":"Microsoft: Nube, aplicaciones y juegos","type":"webpage"},"uris":["http://www.mendeley.com/documents/?uuid=475f39ba-4923-334a-b54c-07d6dde0f9a1"]}],"mendeley":{"formattedCitation":"[25]","plainTextFormattedCitation":"[25]","previouslyFormattedCitation":"[25]"},"properties":{"noteIndex":0},"schema":"https://github.com/citation-style-language/schema/raw/master/csl-citation.json"}</w:instrText>
      </w:r>
      <w:r>
        <w:fldChar w:fldCharType="separate"/>
      </w:r>
      <w:r w:rsidR="009D2820" w:rsidRPr="009D2820">
        <w:rPr>
          <w:noProof/>
        </w:rPr>
        <w:t>[25]</w:t>
      </w:r>
      <w:r>
        <w:fldChar w:fldCharType="end"/>
      </w:r>
      <w:r>
        <w:t>.</w:t>
      </w:r>
    </w:p>
    <w:p w14:paraId="32BC07CE" w14:textId="0FB7A1BF" w:rsidR="00FE7029" w:rsidRDefault="00FE7029">
      <w:pPr>
        <w:spacing w:before="0" w:after="160" w:line="259" w:lineRule="auto"/>
      </w:pPr>
    </w:p>
    <w:p w14:paraId="524080AD" w14:textId="6CCE4FB2" w:rsidR="005A5EA4" w:rsidRDefault="005A5EA4" w:rsidP="00C22747">
      <w:pPr>
        <w:pStyle w:val="Ttulo3"/>
        <w:numPr>
          <w:ilvl w:val="0"/>
          <w:numId w:val="13"/>
        </w:numPr>
        <w:ind w:left="284"/>
      </w:pPr>
      <w:bookmarkStart w:id="46" w:name="_Toc207808927"/>
      <w:proofErr w:type="spellStart"/>
      <w:r>
        <w:t>Numpy</w:t>
      </w:r>
      <w:bookmarkEnd w:id="46"/>
      <w:proofErr w:type="spellEnd"/>
    </w:p>
    <w:p w14:paraId="19ABBB3F" w14:textId="77777777" w:rsidR="005A5EA4" w:rsidRPr="005A5EA4" w:rsidRDefault="005A5EA4" w:rsidP="00C22747">
      <w:pPr>
        <w:jc w:val="both"/>
      </w:pPr>
    </w:p>
    <w:p w14:paraId="41D45D2B" w14:textId="77D9D2D9" w:rsidR="005A5EA4" w:rsidRDefault="003A3231" w:rsidP="00C22747">
      <w:pPr>
        <w:jc w:val="both"/>
      </w:pPr>
      <w:r>
        <w:t>Según su documentación oficial e</w:t>
      </w:r>
      <w:r w:rsidR="005A5EA4">
        <w:t xml:space="preserve">s una </w:t>
      </w:r>
      <w:r w:rsidR="002B690F">
        <w:t>biblioteca</w:t>
      </w:r>
      <w:r>
        <w:rPr>
          <w:i/>
        </w:rPr>
        <w:t>,</w:t>
      </w:r>
      <w:r w:rsidR="005A5EA4">
        <w:t xml:space="preserve"> </w:t>
      </w:r>
      <w:r>
        <w:t xml:space="preserve">es un estándar para trabajar con </w:t>
      </w:r>
      <w:r w:rsidR="005A5EA4">
        <w:t xml:space="preserve"> </w:t>
      </w:r>
      <w:r>
        <w:t xml:space="preserve">datos numéricos en Python, la librería posee estructuras de datos como </w:t>
      </w:r>
      <w:proofErr w:type="spellStart"/>
      <w:r>
        <w:t>Arrays</w:t>
      </w:r>
      <w:proofErr w:type="spellEnd"/>
      <w:r>
        <w:t xml:space="preserve">, además posee funciones para realizar cálculos </w:t>
      </w:r>
      <w:r w:rsidR="00FB6F50">
        <w:t xml:space="preserve">matemáticos con dichos </w:t>
      </w:r>
      <w:proofErr w:type="spellStart"/>
      <w:r w:rsidR="00FB6F50">
        <w:t>Arrays</w:t>
      </w:r>
      <w:proofErr w:type="spellEnd"/>
      <w:r w:rsidR="00FB6F50">
        <w:t xml:space="preserve"> </w:t>
      </w:r>
      <w:r>
        <w:fldChar w:fldCharType="begin" w:fldLock="1"/>
      </w:r>
      <w:r w:rsidR="009D2820">
        <w:instrText>ADDIN CSL_CITATION {"citationItems":[{"id":"ITEM-1","itemData":{"URL":"https://numpy.org/doc/","accessed":{"date-parts":[["2024","2","5"]]},"author":[{"dropping-particle":"","family":"Numpy.org","given":"","non-dropping-particle":"","parse-names":false,"suffix":""}],"id":"ITEM-1","issued":{"date-parts":[["0"]]},"title":"NumPy Documentation","type":"webpage"},"uris":["http://www.mendeley.com/documents/?uuid=88452242-ef98-4374-b6e7-73053682e2e1"]}],"mendeley":{"formattedCitation":"[26]","plainTextFormattedCitation":"[26]","previouslyFormattedCitation":"[26]"},"properties":{"noteIndex":0},"schema":"https://github.com/citation-style-language/schema/raw/master/csl-citation.json"}</w:instrText>
      </w:r>
      <w:r>
        <w:fldChar w:fldCharType="separate"/>
      </w:r>
      <w:r w:rsidR="009D2820" w:rsidRPr="009D2820">
        <w:rPr>
          <w:noProof/>
        </w:rPr>
        <w:t>[26]</w:t>
      </w:r>
      <w:r>
        <w:fldChar w:fldCharType="end"/>
      </w:r>
      <w:r>
        <w:t>.</w:t>
      </w:r>
    </w:p>
    <w:p w14:paraId="1D049568" w14:textId="77777777" w:rsidR="00E2064E" w:rsidRDefault="00E2064E" w:rsidP="00C22747">
      <w:pPr>
        <w:jc w:val="both"/>
      </w:pPr>
    </w:p>
    <w:p w14:paraId="4A232F25" w14:textId="77777777" w:rsidR="00885917" w:rsidRDefault="00885917" w:rsidP="00C22747">
      <w:pPr>
        <w:pStyle w:val="Ttulo3"/>
        <w:numPr>
          <w:ilvl w:val="0"/>
          <w:numId w:val="13"/>
        </w:numPr>
        <w:ind w:left="284"/>
      </w:pPr>
      <w:bookmarkStart w:id="47" w:name="_Toc207808928"/>
      <w:proofErr w:type="spellStart"/>
      <w:r>
        <w:t>Tensorflow</w:t>
      </w:r>
      <w:bookmarkEnd w:id="47"/>
      <w:proofErr w:type="spellEnd"/>
      <w:r>
        <w:t xml:space="preserve"> </w:t>
      </w:r>
    </w:p>
    <w:p w14:paraId="2D7705B8" w14:textId="7B4B26CC" w:rsidR="00885917" w:rsidRDefault="00885917" w:rsidP="00C22747">
      <w:pPr>
        <w:jc w:val="both"/>
      </w:pPr>
      <w:r>
        <w:t>Es una biblioteca según su documentación oficial es de código abierto para el aprendizaje automático</w:t>
      </w:r>
      <w:r>
        <w:fldChar w:fldCharType="begin" w:fldLock="1"/>
      </w:r>
      <w:r w:rsidR="009D2820">
        <w:instrText>ADDIN CSL_CITATION {"citationItems":[{"id":"ITEM-1","itemData":{"URL":"https://www.tensorflow.org/","accessed":{"date-parts":[["2024","2","5"]]},"author":[{"dropping-particle":"","family":"Google Lcc","given":"","non-dropping-particle":"","parse-names":false,"suffix":""}],"id":"ITEM-1","issued":{"date-parts":[["0"]]},"title":"TensorFlow es una plataforma de código abierto de extremo a extremo para el aprendizaje automático","type":"webpage"},"uris":["http://www.mendeley.com/documents/?uuid=e65173d7-459a-4ab3-874a-8cb6ef657e5f"]}],"mendeley":{"formattedCitation":"[27]","plainTextFormattedCitation":"[27]","previouslyFormattedCitation":"[27]"},"properties":{"noteIndex":0},"schema":"https://github.com/citation-style-language/schema/raw/master/csl-citation.json"}</w:instrText>
      </w:r>
      <w:r>
        <w:fldChar w:fldCharType="separate"/>
      </w:r>
      <w:r w:rsidR="009D2820" w:rsidRPr="009D2820">
        <w:rPr>
          <w:noProof/>
        </w:rPr>
        <w:t>[27]</w:t>
      </w:r>
      <w:r>
        <w:fldChar w:fldCharType="end"/>
      </w:r>
      <w:r>
        <w:t>.</w:t>
      </w:r>
    </w:p>
    <w:p w14:paraId="0874565A" w14:textId="12C4E4FF" w:rsidR="008A060D" w:rsidRDefault="008A060D">
      <w:pPr>
        <w:spacing w:before="0" w:after="160" w:line="259" w:lineRule="auto"/>
      </w:pPr>
      <w:r>
        <w:br w:type="page"/>
      </w:r>
    </w:p>
    <w:p w14:paraId="724A8A5E" w14:textId="7BAB86B0" w:rsidR="00DD6235" w:rsidRDefault="00B44372" w:rsidP="00C22747">
      <w:pPr>
        <w:pStyle w:val="Ttulo3"/>
        <w:numPr>
          <w:ilvl w:val="0"/>
          <w:numId w:val="13"/>
        </w:numPr>
        <w:ind w:left="284"/>
      </w:pPr>
      <w:bookmarkStart w:id="48" w:name="_Toc207808929"/>
      <w:proofErr w:type="spellStart"/>
      <w:r>
        <w:lastRenderedPageBreak/>
        <w:t>Keras</w:t>
      </w:r>
      <w:bookmarkEnd w:id="48"/>
      <w:proofErr w:type="spellEnd"/>
    </w:p>
    <w:p w14:paraId="5A6A830C" w14:textId="77777777" w:rsidR="00E2064E" w:rsidRPr="00E2064E" w:rsidRDefault="00E2064E" w:rsidP="00C22747">
      <w:pPr>
        <w:jc w:val="both"/>
      </w:pPr>
    </w:p>
    <w:p w14:paraId="05379878" w14:textId="7322F803" w:rsidR="00B44372" w:rsidRDefault="00B44372" w:rsidP="00C22747">
      <w:pPr>
        <w:jc w:val="both"/>
      </w:pPr>
      <w:r>
        <w:t xml:space="preserve">Es una biblioteca que sirve </w:t>
      </w:r>
      <w:r w:rsidR="00621CD6">
        <w:t>de</w:t>
      </w:r>
      <w:r>
        <w:t xml:space="preserve"> </w:t>
      </w:r>
      <w:r w:rsidR="001D52E7">
        <w:t>Interfaz de Programación de Aplicaciones</w:t>
      </w:r>
      <w:r w:rsidR="00FB6F50">
        <w:t>-A</w:t>
      </w:r>
      <w:r w:rsidR="00621CD6" w:rsidRPr="00E2064E">
        <w:t>PI </w:t>
      </w:r>
      <w:r w:rsidR="00621CD6">
        <w:t xml:space="preserve"> (</w:t>
      </w:r>
      <w:proofErr w:type="spellStart"/>
      <w:r w:rsidR="00E2064E" w:rsidRPr="001D52E7">
        <w:rPr>
          <w:i/>
        </w:rPr>
        <w:t>Aplication</w:t>
      </w:r>
      <w:proofErr w:type="spellEnd"/>
      <w:r w:rsidR="00E2064E" w:rsidRPr="001D52E7">
        <w:rPr>
          <w:i/>
        </w:rPr>
        <w:t xml:space="preserve"> </w:t>
      </w:r>
      <w:proofErr w:type="spellStart"/>
      <w:r w:rsidR="00E2064E" w:rsidRPr="001D52E7">
        <w:rPr>
          <w:i/>
        </w:rPr>
        <w:t>Programing</w:t>
      </w:r>
      <w:proofErr w:type="spellEnd"/>
      <w:r w:rsidR="00E2064E" w:rsidRPr="001D52E7">
        <w:rPr>
          <w:i/>
        </w:rPr>
        <w:t xml:space="preserve"> I</w:t>
      </w:r>
      <w:r w:rsidR="00621CD6" w:rsidRPr="001D52E7">
        <w:rPr>
          <w:i/>
        </w:rPr>
        <w:t>nterface</w:t>
      </w:r>
      <w:r w:rsidR="00621CD6">
        <w:t xml:space="preserve">) de alto nivel de </w:t>
      </w:r>
      <w:proofErr w:type="spellStart"/>
      <w:r w:rsidR="00621CD6">
        <w:t>T</w:t>
      </w:r>
      <w:r>
        <w:t>ensorflow</w:t>
      </w:r>
      <w:proofErr w:type="spellEnd"/>
      <w:r w:rsidR="00FB6F50">
        <w:t xml:space="preserve">, actualmente </w:t>
      </w:r>
      <w:proofErr w:type="spellStart"/>
      <w:r w:rsidR="00FB6F50">
        <w:t>K</w:t>
      </w:r>
      <w:r w:rsidR="00621CD6">
        <w:t>eras</w:t>
      </w:r>
      <w:proofErr w:type="spellEnd"/>
      <w:r w:rsidR="00621CD6">
        <w:t xml:space="preserve"> se encuentra dentro de la biblioteca </w:t>
      </w:r>
      <w:proofErr w:type="spellStart"/>
      <w:r w:rsidR="00621CD6">
        <w:t>Tensorflow</w:t>
      </w:r>
      <w:proofErr w:type="spellEnd"/>
      <w:r w:rsidR="00621CD6">
        <w:t xml:space="preserve"> y es una </w:t>
      </w:r>
      <w:r w:rsidR="00FB6F50">
        <w:t>API</w:t>
      </w:r>
      <w:r w:rsidR="00621CD6">
        <w:t xml:space="preserve"> de alto nivel oficial de </w:t>
      </w:r>
      <w:proofErr w:type="spellStart"/>
      <w:r w:rsidR="00621CD6">
        <w:t>Tensorflow</w:t>
      </w:r>
      <w:proofErr w:type="spellEnd"/>
      <w:r w:rsidR="00621CD6">
        <w:fldChar w:fldCharType="begin" w:fldLock="1"/>
      </w:r>
      <w:r w:rsidR="009D2820">
        <w:instrText>ADDIN CSL_CITATION {"citationItems":[{"id":"ITEM-1","itemData":{"URL":"https://www.tensorflow.org/","accessed":{"date-parts":[["2024","2","5"]]},"author":[{"dropping-particle":"","family":"Google Lcc","given":"","non-dropping-particle":"","parse-names":false,"suffix":""}],"id":"ITEM-1","issued":{"date-parts":[["0"]]},"title":"TensorFlow es una plataforma de código abierto de extremo a extremo para el aprendizaje automático","type":"webpage"},"uris":["http://www.mendeley.com/documents/?uuid=e65173d7-459a-4ab3-874a-8cb6ef657e5f"]}],"mendeley":{"formattedCitation":"[27]","plainTextFormattedCitation":"[27]","previouslyFormattedCitation":"[27]"},"properties":{"noteIndex":0},"schema":"https://github.com/citation-style-language/schema/raw/master/csl-citation.json"}</w:instrText>
      </w:r>
      <w:r w:rsidR="00621CD6">
        <w:fldChar w:fldCharType="separate"/>
      </w:r>
      <w:r w:rsidR="009D2820" w:rsidRPr="009D2820">
        <w:rPr>
          <w:noProof/>
        </w:rPr>
        <w:t>[27]</w:t>
      </w:r>
      <w:r w:rsidR="00621CD6">
        <w:fldChar w:fldCharType="end"/>
      </w:r>
      <w:r w:rsidR="00621CD6">
        <w:t xml:space="preserve">. </w:t>
      </w:r>
    </w:p>
    <w:p w14:paraId="5C7660AE" w14:textId="77777777" w:rsidR="00885917" w:rsidRPr="00B44372" w:rsidRDefault="00885917" w:rsidP="00C22747">
      <w:pPr>
        <w:jc w:val="both"/>
      </w:pPr>
    </w:p>
    <w:p w14:paraId="30AB2F49" w14:textId="22207427" w:rsidR="00DD6235" w:rsidRDefault="00885917" w:rsidP="00C22747">
      <w:pPr>
        <w:pStyle w:val="Ttulo3"/>
        <w:numPr>
          <w:ilvl w:val="0"/>
          <w:numId w:val="13"/>
        </w:numPr>
        <w:ind w:left="284"/>
      </w:pPr>
      <w:bookmarkStart w:id="49" w:name="_Toc207808930"/>
      <w:r>
        <w:t>Pandas</w:t>
      </w:r>
      <w:bookmarkEnd w:id="49"/>
    </w:p>
    <w:p w14:paraId="5FC19FE8" w14:textId="77777777" w:rsidR="00885917" w:rsidRDefault="00885917" w:rsidP="00C22747">
      <w:pPr>
        <w:jc w:val="both"/>
      </w:pPr>
    </w:p>
    <w:p w14:paraId="5214D316" w14:textId="4937B1FC" w:rsidR="00885917" w:rsidRDefault="006E7A5D" w:rsidP="00C22747">
      <w:pPr>
        <w:jc w:val="both"/>
      </w:pPr>
      <w:r>
        <w:t xml:space="preserve">Es una librería de Python para el análisis y manipulación de datos, posee el objeto </w:t>
      </w:r>
      <w:proofErr w:type="spellStart"/>
      <w:r w:rsidRPr="00E64D8C">
        <w:rPr>
          <w:i/>
        </w:rPr>
        <w:t>dataframe</w:t>
      </w:r>
      <w:proofErr w:type="spellEnd"/>
      <w:r>
        <w:t xml:space="preserve">, también funciones para manipular </w:t>
      </w:r>
      <w:r w:rsidR="00CB1104">
        <w:t xml:space="preserve">los </w:t>
      </w:r>
      <w:r>
        <w:t xml:space="preserve">datos del </w:t>
      </w:r>
      <w:proofErr w:type="spellStart"/>
      <w:r w:rsidRPr="00E64D8C">
        <w:rPr>
          <w:i/>
        </w:rPr>
        <w:t>dataframe</w:t>
      </w:r>
      <w:proofErr w:type="spellEnd"/>
      <w:r>
        <w:t xml:space="preserve"> y funciones para leer y escribir archivos CSV </w:t>
      </w:r>
      <w:r>
        <w:fldChar w:fldCharType="begin" w:fldLock="1"/>
      </w:r>
      <w:r w:rsidR="009D2820">
        <w:instrText>ADDIN CSL_CITATION {"citationItems":[{"id":"ITEM-1","itemData":{"URL":"https://pandas.pydata.org/about/","accessed":{"date-parts":[["2024","2","6"]]},"author":[{"dropping-particle":"","family":"NumFOCUS I","given":"","non-dropping-particle":"","parse-names":false,"suffix":""}],"id":"ITEM-1","issued":{"date-parts":[["0"]]},"title":"About pandas","type":"webpage"},"uris":["http://www.mendeley.com/documents/?uuid=c68314b3-aa4a-4686-a043-3a31e5a9a362"]}],"mendeley":{"formattedCitation":"[28]","plainTextFormattedCitation":"[28]","previouslyFormattedCitation":"[28]"},"properties":{"noteIndex":0},"schema":"https://github.com/citation-style-language/schema/raw/master/csl-citation.json"}</w:instrText>
      </w:r>
      <w:r>
        <w:fldChar w:fldCharType="separate"/>
      </w:r>
      <w:r w:rsidR="009D2820" w:rsidRPr="009D2820">
        <w:rPr>
          <w:noProof/>
        </w:rPr>
        <w:t>[28]</w:t>
      </w:r>
      <w:r>
        <w:fldChar w:fldCharType="end"/>
      </w:r>
      <w:r>
        <w:t>.</w:t>
      </w:r>
    </w:p>
    <w:p w14:paraId="03F2C172" w14:textId="77777777" w:rsidR="00885917" w:rsidRPr="00885917" w:rsidRDefault="00885917" w:rsidP="00C22747">
      <w:pPr>
        <w:jc w:val="both"/>
      </w:pPr>
    </w:p>
    <w:p w14:paraId="3241D62B" w14:textId="32CCC1BC" w:rsidR="00DD6235" w:rsidRDefault="00885917" w:rsidP="00C22747">
      <w:pPr>
        <w:pStyle w:val="Ttulo3"/>
        <w:numPr>
          <w:ilvl w:val="0"/>
          <w:numId w:val="13"/>
        </w:numPr>
        <w:ind w:left="284"/>
      </w:pPr>
      <w:bookmarkStart w:id="50" w:name="_Toc207808931"/>
      <w:proofErr w:type="spellStart"/>
      <w:r>
        <w:t>Matplotlib</w:t>
      </w:r>
      <w:bookmarkEnd w:id="50"/>
      <w:proofErr w:type="spellEnd"/>
    </w:p>
    <w:p w14:paraId="54F44378" w14:textId="77777777" w:rsidR="00320E68" w:rsidRPr="00320E68" w:rsidRDefault="00320E68" w:rsidP="00C22747">
      <w:pPr>
        <w:jc w:val="both"/>
      </w:pPr>
    </w:p>
    <w:p w14:paraId="61782F98" w14:textId="5EBAB820" w:rsidR="00D46505" w:rsidRPr="00D46505" w:rsidRDefault="00320E68" w:rsidP="00C22747">
      <w:pPr>
        <w:jc w:val="both"/>
      </w:pPr>
      <w:proofErr w:type="spellStart"/>
      <w:r w:rsidRPr="00320E68">
        <w:t>Matplotlib</w:t>
      </w:r>
      <w:proofErr w:type="spellEnd"/>
      <w:r>
        <w:t xml:space="preserve"> según su página oficial es una librería para la cre</w:t>
      </w:r>
      <w:r w:rsidR="002B690F">
        <w:t xml:space="preserve">ación de gráficas, animaciones y </w:t>
      </w:r>
      <w:r>
        <w:t>distintas formas de visualización de datos en Python</w:t>
      </w:r>
      <w:r>
        <w:fldChar w:fldCharType="begin" w:fldLock="1"/>
      </w:r>
      <w:r w:rsidR="009D2820">
        <w:instrText>ADDIN CSL_CITATION {"citationItems":[{"id":"ITEM-1","itemData":{"URL":"https://matplotlib.org/","accessed":{"date-parts":[["2024","2","6"]]},"author":[{"dropping-particle":"","family":"The Matplotlib development team","given":"","non-dropping-particle":"","parse-names":false,"suffix":""}],"id":"ITEM-1","issued":{"date-parts":[["0"]]},"title":"Matplotlib: Visualization with Python","type":"webpage"},"uris":["http://www.mendeley.com/documents/?uuid=40d547e4-cae3-4929-89b9-5bd844e9eeeb"]}],"mendeley":{"formattedCitation":"[29]","plainTextFormattedCitation":"[29]","previouslyFormattedCitation":"[29]"},"properties":{"noteIndex":0},"schema":"https://github.com/citation-style-language/schema/raw/master/csl-citation.json"}</w:instrText>
      </w:r>
      <w:r>
        <w:fldChar w:fldCharType="separate"/>
      </w:r>
      <w:r w:rsidR="009D2820" w:rsidRPr="009D2820">
        <w:rPr>
          <w:noProof/>
        </w:rPr>
        <w:t>[29]</w:t>
      </w:r>
      <w:r>
        <w:fldChar w:fldCharType="end"/>
      </w:r>
      <w:r>
        <w:t>.</w:t>
      </w:r>
    </w:p>
    <w:p w14:paraId="068C00AC" w14:textId="53D67A2C" w:rsidR="00D46505" w:rsidRDefault="00620813" w:rsidP="00C22747">
      <w:pPr>
        <w:pStyle w:val="Ttulo3"/>
        <w:numPr>
          <w:ilvl w:val="0"/>
          <w:numId w:val="13"/>
        </w:numPr>
        <w:ind w:left="284"/>
      </w:pPr>
      <w:bookmarkStart w:id="51" w:name="_Toc207808932"/>
      <w:r>
        <w:t>Google</w:t>
      </w:r>
      <w:r w:rsidR="00D46505">
        <w:t xml:space="preserve"> </w:t>
      </w:r>
      <w:proofErr w:type="spellStart"/>
      <w:r w:rsidR="00D46505">
        <w:t>C</w:t>
      </w:r>
      <w:r w:rsidR="00D46505" w:rsidRPr="00D46505">
        <w:t>olaboratory</w:t>
      </w:r>
      <w:bookmarkEnd w:id="51"/>
      <w:proofErr w:type="spellEnd"/>
    </w:p>
    <w:p w14:paraId="270B9E83" w14:textId="77777777" w:rsidR="000F5A9B" w:rsidRDefault="000F5A9B" w:rsidP="00C22747">
      <w:pPr>
        <w:jc w:val="both"/>
      </w:pPr>
    </w:p>
    <w:p w14:paraId="53478519" w14:textId="3C367BD1" w:rsidR="006D661F" w:rsidRDefault="000F5A9B" w:rsidP="00C22747">
      <w:pPr>
        <w:jc w:val="both"/>
      </w:pPr>
      <w:r>
        <w:t xml:space="preserve">Según su página oficial </w:t>
      </w:r>
      <w:proofErr w:type="spellStart"/>
      <w:r w:rsidRPr="000F5A9B">
        <w:t>Colaboratory</w:t>
      </w:r>
      <w:proofErr w:type="spellEnd"/>
      <w:r w:rsidR="006D661F">
        <w:t xml:space="preserve"> </w:t>
      </w:r>
      <w:r w:rsidRPr="000F5A9B">
        <w:t>es u</w:t>
      </w:r>
      <w:r w:rsidR="006D661F">
        <w:t xml:space="preserve">n producto de </w:t>
      </w:r>
      <w:r w:rsidR="00620813">
        <w:t>Google</w:t>
      </w:r>
      <w:r w:rsidR="006D661F">
        <w:t xml:space="preserve"> </w:t>
      </w:r>
      <w:proofErr w:type="spellStart"/>
      <w:r w:rsidR="006D661F">
        <w:t>Research</w:t>
      </w:r>
      <w:proofErr w:type="spellEnd"/>
      <w:r w:rsidR="006D661F">
        <w:t xml:space="preserve"> que p</w:t>
      </w:r>
      <w:r w:rsidRPr="000F5A9B">
        <w:t xml:space="preserve">ermite a cualquier usuario escribir y ejecutar código </w:t>
      </w:r>
      <w:r w:rsidR="006D661F">
        <w:t>de Python en la nube</w:t>
      </w:r>
      <w:r w:rsidR="001E70FF">
        <w:t xml:space="preserve">. </w:t>
      </w:r>
      <w:r w:rsidR="006D661F">
        <w:t>Este produc</w:t>
      </w:r>
      <w:r w:rsidR="00620813">
        <w:t xml:space="preserve">to se </w:t>
      </w:r>
      <w:r w:rsidR="00620813" w:rsidRPr="00FE7029">
        <w:t>pu</w:t>
      </w:r>
      <w:r w:rsidR="00FE7029" w:rsidRPr="00FE7029">
        <w:t>e</w:t>
      </w:r>
      <w:r w:rsidR="00620813" w:rsidRPr="00FE7029">
        <w:t>de</w:t>
      </w:r>
      <w:r w:rsidR="00620813">
        <w:t xml:space="preserve"> conectar con Google Drive,</w:t>
      </w:r>
      <w:r w:rsidR="006D661F">
        <w:t xml:space="preserve"> para</w:t>
      </w:r>
      <w:r w:rsidR="00620813">
        <w:t xml:space="preserve"> de esta manera tener acceso y poder</w:t>
      </w:r>
      <w:r w:rsidR="006D661F">
        <w:t xml:space="preserve"> leer</w:t>
      </w:r>
      <w:r w:rsidR="003D4280">
        <w:t xml:space="preserve"> y escribir</w:t>
      </w:r>
      <w:r w:rsidR="006D661F">
        <w:t xml:space="preserve"> los ar</w:t>
      </w:r>
      <w:r w:rsidR="001E70FF">
        <w:t xml:space="preserve">chivos </w:t>
      </w:r>
      <w:r w:rsidR="002B690F">
        <w:t>en</w:t>
      </w:r>
      <w:r w:rsidR="001E70FF">
        <w:t xml:space="preserve"> </w:t>
      </w:r>
      <w:r w:rsidR="00620813">
        <w:t>Google</w:t>
      </w:r>
      <w:r w:rsidR="001E70FF">
        <w:t xml:space="preserve"> </w:t>
      </w:r>
      <w:r w:rsidR="00620813">
        <w:t>Drive</w:t>
      </w:r>
      <w:r w:rsidR="001E70FF">
        <w:fldChar w:fldCharType="begin" w:fldLock="1"/>
      </w:r>
      <w:r w:rsidR="009D2820">
        <w:instrText>ADDIN CSL_CITATION {"citationItems":[{"id":"ITEM-1","itemData":{"URL":"https://research.google.com/colaboratory","accessed":{"date-parts":[["2024","2","2"]]},"author":[{"dropping-particle":"","family":"Google","given":"","non-dropping-particle":"","parse-names":false,"suffix":""}],"id":"ITEM-1","issued":{"date-parts":[["0"]]},"title":"Google Colab","type":"webpage"},"uris":["http://www.mendeley.com/documents/?uuid=1ed4450f-41f3-4fe1-8941-3293781f6c75","http://www.mendeley.com/documents/?uuid=7910de08-f2da-4a10-8e0d-e5c0750adc2e"]}],"mendeley":{"formattedCitation":"[30]","plainTextFormattedCitation":"[30]","previouslyFormattedCitation":"[30]"},"properties":{"noteIndex":0},"schema":"https://github.com/citation-style-language/schema/raw/master/csl-citation.json"}</w:instrText>
      </w:r>
      <w:r w:rsidR="001E70FF">
        <w:fldChar w:fldCharType="separate"/>
      </w:r>
      <w:r w:rsidR="009D2820" w:rsidRPr="009D2820">
        <w:rPr>
          <w:noProof/>
        </w:rPr>
        <w:t>[30]</w:t>
      </w:r>
      <w:r w:rsidR="001E70FF">
        <w:fldChar w:fldCharType="end"/>
      </w:r>
      <w:r w:rsidR="001E70FF">
        <w:t>.</w:t>
      </w:r>
    </w:p>
    <w:p w14:paraId="78BFAF6A" w14:textId="77777777" w:rsidR="008A060D" w:rsidRPr="000F5A9B" w:rsidRDefault="008A060D" w:rsidP="00C22747">
      <w:pPr>
        <w:jc w:val="both"/>
      </w:pPr>
    </w:p>
    <w:p w14:paraId="5AC6D420" w14:textId="189B9063" w:rsidR="008A060D" w:rsidRDefault="008A060D">
      <w:pPr>
        <w:spacing w:before="0" w:after="160" w:line="259" w:lineRule="auto"/>
      </w:pPr>
      <w:r>
        <w:br w:type="page"/>
      </w:r>
    </w:p>
    <w:p w14:paraId="00CF6052" w14:textId="0CF49C4B" w:rsidR="000F5A9B" w:rsidRDefault="000F5A9B" w:rsidP="00C22747">
      <w:pPr>
        <w:pStyle w:val="Ttulo3"/>
        <w:numPr>
          <w:ilvl w:val="0"/>
          <w:numId w:val="13"/>
        </w:numPr>
        <w:ind w:left="284"/>
      </w:pPr>
      <w:bookmarkStart w:id="52" w:name="_Toc207808933"/>
      <w:proofErr w:type="spellStart"/>
      <w:r>
        <w:lastRenderedPageBreak/>
        <w:t>Git</w:t>
      </w:r>
      <w:bookmarkEnd w:id="52"/>
      <w:proofErr w:type="spellEnd"/>
    </w:p>
    <w:p w14:paraId="43324541" w14:textId="77777777" w:rsidR="00E2064E" w:rsidRDefault="00E2064E" w:rsidP="00C22747">
      <w:pPr>
        <w:jc w:val="both"/>
      </w:pPr>
    </w:p>
    <w:p w14:paraId="7107C912" w14:textId="030A6D45" w:rsidR="00320E68" w:rsidRDefault="00320E68" w:rsidP="00C22747">
      <w:pPr>
        <w:jc w:val="both"/>
      </w:pPr>
      <w:proofErr w:type="spellStart"/>
      <w:r>
        <w:t>Git</w:t>
      </w:r>
      <w:proofErr w:type="spellEnd"/>
      <w:r>
        <w:t xml:space="preserve"> es un sistema de control de versiones, sirve para control</w:t>
      </w:r>
      <w:r w:rsidR="002925F9">
        <w:t xml:space="preserve">ar las versiones de un proyecto, un proyecto </w:t>
      </w:r>
      <w:r w:rsidR="0054508F">
        <w:t>es un</w:t>
      </w:r>
      <w:r w:rsidR="002925F9">
        <w:t xml:space="preserve"> repositorio de </w:t>
      </w:r>
      <w:proofErr w:type="spellStart"/>
      <w:r w:rsidR="002925F9">
        <w:t>Git</w:t>
      </w:r>
      <w:proofErr w:type="spellEnd"/>
      <w:r w:rsidR="0054508F">
        <w:t>, un proyecto</w:t>
      </w:r>
      <w:r w:rsidR="002925F9">
        <w:t xml:space="preserve"> comprende todo el conjunto de carpetas y archivos al que se le realiza el control de versiones</w:t>
      </w:r>
      <w:r w:rsidR="008E36D9">
        <w:t>,</w:t>
      </w:r>
      <w:r>
        <w:t xml:space="preserve"> de manera que se </w:t>
      </w:r>
      <w:r w:rsidR="00E43BF2">
        <w:t xml:space="preserve">puede </w:t>
      </w:r>
      <w:r w:rsidR="008E36D9">
        <w:t>guarda</w:t>
      </w:r>
      <w:r w:rsidR="00E43BF2">
        <w:t>r</w:t>
      </w:r>
      <w:r>
        <w:t xml:space="preserve"> los cambios y también se puede recuperar las versiones anteriores</w:t>
      </w:r>
      <w:r w:rsidR="008E36D9">
        <w:t xml:space="preserve"> del proyecto</w:t>
      </w:r>
      <w:r w:rsidR="008E36D9">
        <w:fldChar w:fldCharType="begin" w:fldLock="1"/>
      </w:r>
      <w:r w:rsidR="009D2820">
        <w:instrText>ADDIN CSL_CITATION {"citationItems":[{"id":"ITEM-1","itemData":{"URL":"https://docs.github.com/es/get-started/using-git/about-git","accessed":{"date-parts":[["2024","2","6"]]},"author":[{"dropping-particle":"","family":"GitHub","given":"","non-dropping-particle":"","parse-names":false,"suffix":""}],"id":"ITEM-1","issued":{"date-parts":[["0"]]},"title":"Acerca de Git","type":"webpage"},"uris":["http://www.mendeley.com/documents/?uuid=ef8dd81a-3635-4c79-aa05-5eed40000b22"]}],"mendeley":{"formattedCitation":"[31]","plainTextFormattedCitation":"[31]","previouslyFormattedCitation":"[31]"},"properties":{"noteIndex":0},"schema":"https://github.com/citation-style-language/schema/raw/master/csl-citation.json"}</w:instrText>
      </w:r>
      <w:r w:rsidR="008E36D9">
        <w:fldChar w:fldCharType="separate"/>
      </w:r>
      <w:r w:rsidR="009D2820" w:rsidRPr="009D2820">
        <w:rPr>
          <w:noProof/>
        </w:rPr>
        <w:t>[31]</w:t>
      </w:r>
      <w:r w:rsidR="008E36D9">
        <w:fldChar w:fldCharType="end"/>
      </w:r>
      <w:r>
        <w:t>.</w:t>
      </w:r>
    </w:p>
    <w:p w14:paraId="6E7670B8" w14:textId="77777777" w:rsidR="002925F9" w:rsidRPr="000F5A9B" w:rsidRDefault="002925F9" w:rsidP="00C22747">
      <w:pPr>
        <w:jc w:val="both"/>
      </w:pPr>
    </w:p>
    <w:p w14:paraId="772F8F26" w14:textId="73379F4A" w:rsidR="0045107D" w:rsidRDefault="0085754F" w:rsidP="00C22747">
      <w:pPr>
        <w:pStyle w:val="Ttulo3"/>
        <w:numPr>
          <w:ilvl w:val="0"/>
          <w:numId w:val="13"/>
        </w:numPr>
        <w:ind w:left="284"/>
      </w:pPr>
      <w:bookmarkStart w:id="53" w:name="_Toc207808934"/>
      <w:proofErr w:type="spellStart"/>
      <w:r>
        <w:t>Hi</w:t>
      </w:r>
      <w:r w:rsidR="0045107D">
        <w:t>perparametros</w:t>
      </w:r>
      <w:proofErr w:type="spellEnd"/>
      <w:r w:rsidR="00745BC2">
        <w:t xml:space="preserve"> (</w:t>
      </w:r>
      <w:proofErr w:type="spellStart"/>
      <w:r w:rsidR="00745BC2" w:rsidRPr="00745BC2">
        <w:rPr>
          <w:i/>
        </w:rPr>
        <w:t>Hyperparameters</w:t>
      </w:r>
      <w:proofErr w:type="spellEnd"/>
      <w:r w:rsidR="00745BC2">
        <w:t>)</w:t>
      </w:r>
      <w:bookmarkEnd w:id="53"/>
    </w:p>
    <w:p w14:paraId="2A5C82A2" w14:textId="77777777" w:rsidR="00077FA2" w:rsidRPr="00077FA2" w:rsidRDefault="00077FA2" w:rsidP="00C22747">
      <w:pPr>
        <w:jc w:val="both"/>
      </w:pPr>
    </w:p>
    <w:p w14:paraId="145E31B2" w14:textId="66C3D03F" w:rsidR="0045107D" w:rsidRPr="0045107D" w:rsidRDefault="0045107D" w:rsidP="00C22747">
      <w:pPr>
        <w:jc w:val="both"/>
      </w:pPr>
      <w:r>
        <w:t>S</w:t>
      </w:r>
      <w:r w:rsidR="00C75629">
        <w:t>on las variables que se utiliza</w:t>
      </w:r>
      <w:r>
        <w:t>n durante el entrenamiento del modelo</w:t>
      </w:r>
      <w:r w:rsidR="00077FA2">
        <w:t>, como así también pueden definir la topología del modelo</w:t>
      </w:r>
      <w:r>
        <w:t xml:space="preserve">, </w:t>
      </w:r>
      <w:r w:rsidR="00077FA2">
        <w:t>estas variables tienen un impacto en el rendimiento del modelo</w:t>
      </w:r>
      <w:r w:rsidR="00077FA2">
        <w:fldChar w:fldCharType="begin" w:fldLock="1"/>
      </w:r>
      <w:r w:rsidR="00B84043">
        <w:instrText>ADDIN CSL_CITATION {"citationItems":[{"id":"ITEM-1","itemData":{"URL":"https://www.tensorflow.org/tutorials/keras/keras_tuner","accessed":{"date-parts":[["2024","2","15"]]},"author":[{"dropping-particle":"","family":"Google Lcc","given":"","non-dropping-particle":"","parse-names":false,"suffix":""}],"id":"ITEM-1","issued":{"date-parts":[["0"]]},"title":"Introduction to the Keras Tuner","type":"webpage"},"uris":["http://www.mendeley.com/documents/?uuid=58de5e14-e113-4029-8ead-bbe72452d90a"]}],"mendeley":{"formattedCitation":"[32]","plainTextFormattedCitation":"[32]","previouslyFormattedCitation":"[32]"},"properties":{"noteIndex":0},"schema":"https://github.com/citation-style-language/schema/raw/master/csl-citation.json"}</w:instrText>
      </w:r>
      <w:r w:rsidR="00077FA2">
        <w:fldChar w:fldCharType="separate"/>
      </w:r>
      <w:r w:rsidR="009D2820" w:rsidRPr="009D2820">
        <w:rPr>
          <w:noProof/>
        </w:rPr>
        <w:t>[32]</w:t>
      </w:r>
      <w:r w:rsidR="00077FA2">
        <w:fldChar w:fldCharType="end"/>
      </w:r>
      <w:r w:rsidR="00077FA2">
        <w:t>.</w:t>
      </w:r>
    </w:p>
    <w:p w14:paraId="15A1C6BB" w14:textId="77777777" w:rsidR="0045107D" w:rsidRPr="0045107D" w:rsidRDefault="0045107D" w:rsidP="00C22747">
      <w:pPr>
        <w:jc w:val="both"/>
      </w:pPr>
    </w:p>
    <w:p w14:paraId="2D53F018" w14:textId="1DFC37CF" w:rsidR="00503E8E" w:rsidRDefault="00261D51" w:rsidP="00C22747">
      <w:pPr>
        <w:pStyle w:val="Ttulo3"/>
        <w:numPr>
          <w:ilvl w:val="0"/>
          <w:numId w:val="13"/>
        </w:numPr>
        <w:ind w:left="284"/>
      </w:pPr>
      <w:bookmarkStart w:id="54" w:name="_Toc207808935"/>
      <w:r>
        <w:t>Época</w:t>
      </w:r>
      <w:r w:rsidR="009D4817">
        <w:t xml:space="preserve"> </w:t>
      </w:r>
      <w:r w:rsidR="00315517">
        <w:t>(</w:t>
      </w:r>
      <w:proofErr w:type="spellStart"/>
      <w:r w:rsidR="00503E8E" w:rsidRPr="009D4817">
        <w:rPr>
          <w:i/>
        </w:rPr>
        <w:t>Epoch</w:t>
      </w:r>
      <w:proofErr w:type="spellEnd"/>
      <w:r w:rsidR="00315517">
        <w:rPr>
          <w:i/>
        </w:rPr>
        <w:t>)</w:t>
      </w:r>
      <w:bookmarkEnd w:id="54"/>
    </w:p>
    <w:p w14:paraId="09747A3A" w14:textId="2C0917C4" w:rsidR="003E3259" w:rsidRDefault="003E3259" w:rsidP="00C22747">
      <w:pPr>
        <w:jc w:val="both"/>
      </w:pPr>
      <w:r>
        <w:t>Seg</w:t>
      </w:r>
      <w:r w:rsidR="00261D51">
        <w:t xml:space="preserve">ún la documentación oficial de </w:t>
      </w:r>
      <w:proofErr w:type="spellStart"/>
      <w:r w:rsidR="00261D51" w:rsidRPr="008475C0">
        <w:t>K</w:t>
      </w:r>
      <w:r w:rsidRPr="008475C0">
        <w:t>eras</w:t>
      </w:r>
      <w:proofErr w:type="spellEnd"/>
      <w:r>
        <w:t xml:space="preserve"> un</w:t>
      </w:r>
      <w:r w:rsidR="00261D51">
        <w:t>a</w:t>
      </w:r>
      <w:r>
        <w:t xml:space="preserve"> </w:t>
      </w:r>
      <w:r w:rsidR="00261D51">
        <w:t>época</w:t>
      </w:r>
      <w:r w:rsidR="00261D51" w:rsidRPr="00261D51">
        <w:rPr>
          <w:i/>
        </w:rPr>
        <w:t xml:space="preserve"> </w:t>
      </w:r>
      <w:r w:rsidR="00261D51">
        <w:rPr>
          <w:i/>
        </w:rPr>
        <w:t>(</w:t>
      </w:r>
      <w:proofErr w:type="spellStart"/>
      <w:r w:rsidRPr="00261D51">
        <w:rPr>
          <w:i/>
        </w:rPr>
        <w:t>Epoch</w:t>
      </w:r>
      <w:proofErr w:type="spellEnd"/>
      <w:r w:rsidR="00261D51">
        <w:rPr>
          <w:i/>
        </w:rPr>
        <w:t>)</w:t>
      </w:r>
      <w:r>
        <w:t xml:space="preserve">, es cuando </w:t>
      </w:r>
      <w:r w:rsidR="003B1411">
        <w:t xml:space="preserve">el </w:t>
      </w:r>
      <w:r w:rsidR="00967AED">
        <w:t>modelo</w:t>
      </w:r>
      <w:r>
        <w:t xml:space="preserve"> pasa por todo el conjunto de datos</w:t>
      </w:r>
      <w:r w:rsidR="00DD71EB">
        <w:fldChar w:fldCharType="begin" w:fldLock="1"/>
      </w:r>
      <w:r w:rsidR="00CB38B5">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eviouslyFormattedCitation":"[33]"},"properties":{"noteIndex":0},"schema":"https://github.com/citation-style-language/schema/raw/master/csl-citation.json"}</w:instrText>
      </w:r>
      <w:r w:rsidR="00DD71EB">
        <w:fldChar w:fldCharType="separate"/>
      </w:r>
      <w:r w:rsidR="009D2820" w:rsidRPr="009D2820">
        <w:rPr>
          <w:noProof/>
        </w:rPr>
        <w:t>[33]</w:t>
      </w:r>
      <w:r w:rsidR="00DD71EB">
        <w:fldChar w:fldCharType="end"/>
      </w:r>
      <w:r w:rsidR="003B1411">
        <w:t xml:space="preserve">, en </w:t>
      </w:r>
      <w:proofErr w:type="spellStart"/>
      <w:r w:rsidR="003B1411" w:rsidRPr="008475C0">
        <w:t>K</w:t>
      </w:r>
      <w:r w:rsidRPr="008475C0">
        <w:t>eras</w:t>
      </w:r>
      <w:proofErr w:type="spellEnd"/>
      <w:r>
        <w:t xml:space="preserve">, </w:t>
      </w:r>
      <w:r w:rsidR="00967AED">
        <w:t xml:space="preserve">se </w:t>
      </w:r>
      <w:r w:rsidR="00CF73B0">
        <w:t>permite agregar funciones</w:t>
      </w:r>
      <w:r>
        <w:t xml:space="preserve"> al final de una época para guardar o imprimir información, como por ejemplo guardar el modelo, de forma </w:t>
      </w:r>
      <w:r w:rsidR="003B1411">
        <w:t xml:space="preserve">que si se </w:t>
      </w:r>
      <w:r w:rsidR="00C413CC">
        <w:t>ejecutan</w:t>
      </w:r>
      <w:r w:rsidR="00DD71EB">
        <w:t xml:space="preserve"> x cantidad de épocas, se pueda recuperar el modelo con mejor rendimiento</w:t>
      </w:r>
      <w:r w:rsidR="003B1411">
        <w:t xml:space="preserve"> de la mejor época</w:t>
      </w:r>
      <w:r w:rsidR="00DD71EB">
        <w:t>.</w:t>
      </w:r>
    </w:p>
    <w:p w14:paraId="7B2892C8" w14:textId="77777777" w:rsidR="00503E8E" w:rsidRPr="00503E8E" w:rsidRDefault="00503E8E" w:rsidP="00C22747">
      <w:pPr>
        <w:jc w:val="both"/>
      </w:pPr>
    </w:p>
    <w:p w14:paraId="0EC1EDEB" w14:textId="17D86AEA" w:rsidR="00503E8E" w:rsidRDefault="00503E8E" w:rsidP="00C22747">
      <w:pPr>
        <w:pStyle w:val="Ttulo3"/>
        <w:numPr>
          <w:ilvl w:val="0"/>
          <w:numId w:val="13"/>
        </w:numPr>
        <w:ind w:left="284"/>
      </w:pPr>
      <w:bookmarkStart w:id="55" w:name="_Toc207808936"/>
      <w:r>
        <w:t>Trial</w:t>
      </w:r>
      <w:bookmarkEnd w:id="55"/>
    </w:p>
    <w:p w14:paraId="648A486E" w14:textId="40A47A50" w:rsidR="00DD71EB" w:rsidRPr="00DD71EB" w:rsidRDefault="00C75629" w:rsidP="00C22747">
      <w:pPr>
        <w:jc w:val="both"/>
      </w:pPr>
      <w:r>
        <w:t>Un</w:t>
      </w:r>
      <w:r w:rsidR="00432874">
        <w:t xml:space="preserve"> trial es una prueba, donde cada trial tiene x cantidad de épocas,</w:t>
      </w:r>
      <w:r w:rsidR="0045107D">
        <w:t xml:space="preserve"> en un trial se evalúa un conjunto de valores de </w:t>
      </w:r>
      <w:proofErr w:type="spellStart"/>
      <w:r>
        <w:t>hi</w:t>
      </w:r>
      <w:r w:rsidR="0045107D" w:rsidRPr="00F77A9C">
        <w:t>perparámetros</w:t>
      </w:r>
      <w:proofErr w:type="spellEnd"/>
      <w:r w:rsidR="0045107D">
        <w:t>, es decir, en cada trial se evalúa una configuración diferente del modelo</w:t>
      </w:r>
      <w:r w:rsidR="0045107D">
        <w:fldChar w:fldCharType="begin" w:fldLock="1"/>
      </w:r>
      <w:r w:rsidR="00CB38B5">
        <w:instrText>ADDIN CSL_CITATION {"citationItems":[{"id":"ITEM-1","itemData":{"URL":"https://keras.io/api/keras_tuner/tuners/base_tuner/","accessed":{"date-parts":[["2024","2","15"]]},"author":[{"dropping-particle":"","family":"O'Malley","given":"Tom","non-dropping-particle":"","parse-names":false,"suffix":""},{"dropping-particle":"","family":"Bu","given":"James","non-dropping-particle":"","parse-names":false,"suffix":""},{"dropping-particle":"","family":"Chollet","given":"François","non-dropping-particle":"","parse-names":false,"suffix":""},{"dropping-particle":"","family":"Jin","given":"Haifeng","non-dropping-particle":"","parse-names":false,"suffix":""},{"dropping-particle":"","family":"Invernizzi","given":"Luca","non-dropping-particle":"","parse-names":false,"suffix":""},{"dropping-particle":"","family":"Othersrsztein","given":"Elie","non-dropping-particle":"","parse-names":false,"suffix":""},{"dropping-particle":"","family":"Long","given":"","non-dropping-particle":"","parse-names":false,"suffix":""}],"id":"ITEM-1","issued":{"date-parts":[["2019"]]},"title":"KerasTuner","type":"webpage"},"uris":["http://www.mendeley.com/documents/?uuid=4b6aae34-e7cd-4ef3-b004-28e213b7cab5"]}],"mendeley":{"formattedCitation":"[34]","plainTextFormattedCitation":"[34]","previouslyFormattedCitation":"[34]"},"properties":{"noteIndex":0},"schema":"https://github.com/citation-style-language/schema/raw/master/csl-citation.json"}</w:instrText>
      </w:r>
      <w:r w:rsidR="0045107D">
        <w:fldChar w:fldCharType="separate"/>
      </w:r>
      <w:r w:rsidR="009D2820" w:rsidRPr="009D2820">
        <w:rPr>
          <w:noProof/>
        </w:rPr>
        <w:t>[34]</w:t>
      </w:r>
      <w:r w:rsidR="0045107D">
        <w:fldChar w:fldCharType="end"/>
      </w:r>
      <w:r w:rsidR="0045107D">
        <w:t>.</w:t>
      </w:r>
    </w:p>
    <w:p w14:paraId="12A8C452" w14:textId="40458F90" w:rsidR="008A060D" w:rsidRDefault="008A060D">
      <w:pPr>
        <w:spacing w:before="0" w:after="160" w:line="259" w:lineRule="auto"/>
      </w:pPr>
      <w:r>
        <w:br w:type="page"/>
      </w:r>
    </w:p>
    <w:p w14:paraId="47A14C19" w14:textId="77777777" w:rsidR="00DD71EB" w:rsidRPr="00503E8E" w:rsidRDefault="00DD71EB" w:rsidP="00503E8E"/>
    <w:p w14:paraId="423EED99" w14:textId="5AE52C1E" w:rsidR="008A184D" w:rsidRDefault="007C2972" w:rsidP="00D84548">
      <w:pPr>
        <w:pStyle w:val="Ttulo3"/>
        <w:numPr>
          <w:ilvl w:val="0"/>
          <w:numId w:val="13"/>
        </w:numPr>
        <w:ind w:left="708" w:hanging="708"/>
      </w:pPr>
      <w:bookmarkStart w:id="56" w:name="_Toc207808937"/>
      <w:r>
        <w:t xml:space="preserve">Unidad </w:t>
      </w:r>
      <w:r w:rsidR="00AB6E94">
        <w:t>Recurrente</w:t>
      </w:r>
      <w:r>
        <w:t xml:space="preserve"> </w:t>
      </w:r>
      <w:r w:rsidR="00D9366D">
        <w:t xml:space="preserve">con Compuertas </w:t>
      </w:r>
      <w:r>
        <w:t xml:space="preserve">– </w:t>
      </w:r>
      <w:r w:rsidR="008A184D">
        <w:t>GRU</w:t>
      </w:r>
      <w:r>
        <w:t xml:space="preserve"> (</w:t>
      </w:r>
      <w:proofErr w:type="spellStart"/>
      <w:r w:rsidRPr="007C2972">
        <w:rPr>
          <w:i/>
        </w:rPr>
        <w:t>Gate</w:t>
      </w:r>
      <w:proofErr w:type="spellEnd"/>
      <w:r w:rsidRPr="007C2972">
        <w:rPr>
          <w:i/>
        </w:rPr>
        <w:t xml:space="preserve"> </w:t>
      </w:r>
      <w:proofErr w:type="spellStart"/>
      <w:r w:rsidRPr="007C2972">
        <w:rPr>
          <w:i/>
        </w:rPr>
        <w:t>Recurrent</w:t>
      </w:r>
      <w:proofErr w:type="spellEnd"/>
      <w:r w:rsidRPr="007C2972">
        <w:rPr>
          <w:i/>
        </w:rPr>
        <w:t xml:space="preserve"> </w:t>
      </w:r>
      <w:proofErr w:type="spellStart"/>
      <w:r w:rsidRPr="007C2972">
        <w:rPr>
          <w:i/>
        </w:rPr>
        <w:t>Unit</w:t>
      </w:r>
      <w:proofErr w:type="spellEnd"/>
      <w:r>
        <w:t>)</w:t>
      </w:r>
      <w:bookmarkEnd w:id="56"/>
    </w:p>
    <w:p w14:paraId="0BDE80C9" w14:textId="77777777" w:rsidR="001B0B3C" w:rsidRDefault="001B0B3C" w:rsidP="001B0B3C"/>
    <w:p w14:paraId="6A578BF4" w14:textId="0F179937" w:rsidR="001B0B3C" w:rsidRPr="001B0B3C" w:rsidRDefault="001B0B3C" w:rsidP="001B0B3C">
      <w:pPr>
        <w:jc w:val="both"/>
      </w:pPr>
      <w:r>
        <w:t xml:space="preserve">Es una red neuronal creada por </w:t>
      </w:r>
      <w:r w:rsidRPr="001B0B3C">
        <w:t xml:space="preserve">K. </w:t>
      </w:r>
      <w:proofErr w:type="spellStart"/>
      <w:r w:rsidRPr="001B0B3C">
        <w:t>Cho</w:t>
      </w:r>
      <w:proofErr w:type="spellEnd"/>
      <w:r>
        <w:t xml:space="preserve"> en 2014, </w:t>
      </w:r>
      <w:r w:rsidRPr="001B0B3C">
        <w:t xml:space="preserve">se describe </w:t>
      </w:r>
      <w:r w:rsidR="00744997">
        <w:t>e</w:t>
      </w:r>
      <w:r w:rsidRPr="001B0B3C">
        <w:t xml:space="preserve">n detalle en </w:t>
      </w:r>
      <w:r>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fldChar w:fldCharType="separate"/>
      </w:r>
      <w:r w:rsidR="00F30290" w:rsidRPr="00F30290">
        <w:rPr>
          <w:noProof/>
        </w:rPr>
        <w:t>[10]</w:t>
      </w:r>
      <w:r>
        <w:fldChar w:fldCharType="end"/>
      </w:r>
      <w:r>
        <w:t>.</w:t>
      </w:r>
    </w:p>
    <w:p w14:paraId="71FF4DC6" w14:textId="77777777" w:rsidR="001B0B3C" w:rsidRPr="001B0B3C" w:rsidRDefault="001B0B3C" w:rsidP="001B0B3C"/>
    <w:p w14:paraId="1B957833" w14:textId="51E843B6" w:rsidR="000F4078" w:rsidRDefault="0088236D" w:rsidP="0088236D">
      <w:pPr>
        <w:jc w:val="center"/>
      </w:pPr>
      <w:r>
        <w:rPr>
          <w:noProof/>
        </w:rPr>
        <w:drawing>
          <wp:inline distT="0" distB="0" distL="0" distR="0" wp14:anchorId="567A8A5D" wp14:editId="45E7EC72">
            <wp:extent cx="2360295" cy="1533525"/>
            <wp:effectExtent l="0" t="0" r="190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9994" t="52900" r="26286" b="19689"/>
                    <a:stretch/>
                  </pic:blipFill>
                  <pic:spPr bwMode="auto">
                    <a:xfrm>
                      <a:off x="0" y="0"/>
                      <a:ext cx="2372219" cy="1541272"/>
                    </a:xfrm>
                    <a:prstGeom prst="rect">
                      <a:avLst/>
                    </a:prstGeom>
                    <a:ln>
                      <a:noFill/>
                    </a:ln>
                    <a:extLst>
                      <a:ext uri="{53640926-AAD7-44D8-BBD7-CCE9431645EC}">
                        <a14:shadowObscured xmlns:a14="http://schemas.microsoft.com/office/drawing/2010/main"/>
                      </a:ext>
                    </a:extLst>
                  </pic:spPr>
                </pic:pic>
              </a:graphicData>
            </a:graphic>
          </wp:inline>
        </w:drawing>
      </w:r>
    </w:p>
    <w:p w14:paraId="75F4AFD0" w14:textId="2C3A19B6" w:rsidR="00604F28" w:rsidRDefault="0095327E" w:rsidP="00D70163">
      <w:pPr>
        <w:pStyle w:val="Figuras"/>
      </w:pPr>
      <w:bookmarkStart w:id="57" w:name="_Toc207808992"/>
      <w:r>
        <w:t>Figura 2</w:t>
      </w:r>
      <w:r w:rsidR="00604F28">
        <w:t xml:space="preserve">: </w:t>
      </w:r>
      <w:r w:rsidR="001B0B3C">
        <w:t>Red Neuronal GRU</w:t>
      </w:r>
      <w:r w:rsidR="00F30290">
        <w:fldChar w:fldCharType="begin" w:fldLock="1"/>
      </w:r>
      <w:r w:rsidR="00F30290">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F30290">
        <w:fldChar w:fldCharType="separate"/>
      </w:r>
      <w:r w:rsidR="00F30290" w:rsidRPr="00F30290">
        <w:rPr>
          <w:noProof/>
        </w:rPr>
        <w:t>[10]</w:t>
      </w:r>
      <w:r w:rsidR="00F30290">
        <w:fldChar w:fldCharType="end"/>
      </w:r>
      <w:r w:rsidR="001B0B3C">
        <w:t>.</w:t>
      </w:r>
      <w:bookmarkEnd w:id="57"/>
    </w:p>
    <w:p w14:paraId="1B1853BF" w14:textId="77777777" w:rsidR="00D84548" w:rsidRDefault="00D84548" w:rsidP="00503E8E"/>
    <w:p w14:paraId="0FEDB79D" w14:textId="51F065D6" w:rsidR="00046E28" w:rsidRDefault="0088236D" w:rsidP="00C22747">
      <w:pPr>
        <w:jc w:val="both"/>
      </w:pPr>
      <w:r>
        <w:t xml:space="preserve">Donde </w:t>
      </w:r>
      <w:r w:rsidR="00C33377">
        <w:t xml:space="preserve">r es </w:t>
      </w:r>
      <w:r w:rsidR="00CD6698">
        <w:t>la compuerta de reinicio (</w:t>
      </w:r>
      <w:proofErr w:type="spellStart"/>
      <w:r w:rsidR="00C33377" w:rsidRPr="00CD6698">
        <w:rPr>
          <w:i/>
        </w:rPr>
        <w:t>reset</w:t>
      </w:r>
      <w:proofErr w:type="spellEnd"/>
      <w:r w:rsidR="00C33377" w:rsidRPr="00CD6698">
        <w:rPr>
          <w:i/>
        </w:rPr>
        <w:t xml:space="preserve"> </w:t>
      </w:r>
      <w:proofErr w:type="spellStart"/>
      <w:r w:rsidR="00C33377" w:rsidRPr="00CD6698">
        <w:rPr>
          <w:i/>
        </w:rPr>
        <w:t>gate</w:t>
      </w:r>
      <w:proofErr w:type="spellEnd"/>
      <w:r w:rsidR="00CD6698">
        <w:rPr>
          <w:i/>
        </w:rPr>
        <w:t>)</w:t>
      </w:r>
      <w:r w:rsidR="00C33377" w:rsidRPr="00CD6698">
        <w:t xml:space="preserve"> </w:t>
      </w:r>
      <w:r w:rsidR="00C33377">
        <w:t xml:space="preserve">y z </w:t>
      </w:r>
      <w:r w:rsidR="00CD6698">
        <w:t>es la compuerta de actualización (</w:t>
      </w:r>
      <w:proofErr w:type="spellStart"/>
      <w:r w:rsidR="00C33377" w:rsidRPr="00CD6698">
        <w:rPr>
          <w:i/>
        </w:rPr>
        <w:t>update</w:t>
      </w:r>
      <w:proofErr w:type="spellEnd"/>
      <w:r w:rsidR="00C33377" w:rsidRPr="00CD6698">
        <w:rPr>
          <w:i/>
        </w:rPr>
        <w:t xml:space="preserve"> </w:t>
      </w:r>
      <w:proofErr w:type="spellStart"/>
      <w:r w:rsidR="00C33377" w:rsidRPr="00CD6698">
        <w:rPr>
          <w:i/>
        </w:rPr>
        <w:t>gate</w:t>
      </w:r>
      <w:proofErr w:type="spellEnd"/>
      <w:r w:rsidR="00CD6698">
        <w:t>)</w:t>
      </w:r>
      <w:r w:rsidR="00046E28">
        <w:t xml:space="preserve"> </w:t>
      </w:r>
      <w:r w:rsidR="00C33377">
        <w:t>y h’ es el candidato a activación y h es la activación</w:t>
      </w:r>
      <w:r w:rsidR="00046E28">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046E28">
        <w:fldChar w:fldCharType="separate"/>
      </w:r>
      <w:r w:rsidR="00FB28D7" w:rsidRPr="00FB28D7">
        <w:rPr>
          <w:noProof/>
        </w:rPr>
        <w:t>[10]</w:t>
      </w:r>
      <w:r w:rsidR="00046E28">
        <w:fldChar w:fldCharType="end"/>
      </w:r>
      <w:r w:rsidR="00046E28">
        <w:t>.</w:t>
      </w:r>
    </w:p>
    <w:p w14:paraId="76F56529" w14:textId="2DA9CEEA" w:rsidR="0088236D" w:rsidRDefault="00C33377" w:rsidP="00C22747">
      <w:pPr>
        <w:jc w:val="both"/>
      </w:pPr>
      <w:r>
        <w:t xml:space="preserve"> </w:t>
      </w:r>
    </w:p>
    <w:p w14:paraId="4F387A59" w14:textId="7C984FE3" w:rsidR="002850ED" w:rsidRDefault="009C60C2" w:rsidP="00C22747">
      <w:pPr>
        <w:jc w:val="both"/>
      </w:pPr>
      <w:r>
        <w:t>La siguiente fó</w:t>
      </w:r>
      <w:r w:rsidR="00CD6698">
        <w:t xml:space="preserve">rmula </w:t>
      </w:r>
      <w:r w:rsidR="00E501A8">
        <w:t>(4</w:t>
      </w:r>
      <w:r w:rsidR="00604F28">
        <w:t xml:space="preserve">) </w:t>
      </w:r>
      <w:r w:rsidR="00CD6698">
        <w:t>es</w:t>
      </w:r>
      <w:r w:rsidR="00F74CCE">
        <w:t xml:space="preserve"> para cada j-</w:t>
      </w:r>
      <w:proofErr w:type="spellStart"/>
      <w:r w:rsidR="00F74CCE">
        <w:t>esimo</w:t>
      </w:r>
      <w:proofErr w:type="spellEnd"/>
      <w:r w:rsidR="00F74CCE">
        <w:t xml:space="preserve"> valor de la compuerta de </w:t>
      </w:r>
      <w:proofErr w:type="spellStart"/>
      <w:r w:rsidR="00F74CCE">
        <w:t>reset</w:t>
      </w:r>
      <w:proofErr w:type="spellEnd"/>
      <w:r w:rsidR="00F74CCE">
        <w:t>.</w:t>
      </w:r>
    </w:p>
    <w:p w14:paraId="6961EFE6" w14:textId="77777777" w:rsidR="009A2AF1" w:rsidRDefault="009A2AF1" w:rsidP="00C22747">
      <w:pPr>
        <w:jc w:val="both"/>
      </w:pPr>
    </w:p>
    <w:p w14:paraId="44BA7DD3" w14:textId="093E5D0F" w:rsidR="002850ED" w:rsidRDefault="00B6087D" w:rsidP="00C22747">
      <w:pPr>
        <w:jc w:val="both"/>
      </w:pPr>
      <m:oMath>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=σ(</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x</m:t>
                </m:r>
              </m:e>
            </m:d>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e>
          <m:sub>
            <m:r>
              <w:rPr>
                <w:rFonts w:ascii="Cambria Math" w:hAnsi="Cambria Math"/>
              </w:rPr>
              <m:t>j</m:t>
            </m:r>
          </m:sub>
        </m:sSub>
        <m:r>
          <w:rPr>
            <w:rFonts w:ascii="Cambria Math" w:hAnsi="Cambria Math"/>
          </w:rPr>
          <m:t>)</m:t>
        </m:r>
      </m:oMath>
      <w:r w:rsidR="0095327E">
        <w:t xml:space="preserve">                                                                                   (4)</w:t>
      </w:r>
    </w:p>
    <w:p w14:paraId="2271DD35" w14:textId="77777777" w:rsidR="0088236D" w:rsidRDefault="0088236D" w:rsidP="00C22747">
      <w:pPr>
        <w:jc w:val="both"/>
      </w:pPr>
    </w:p>
    <w:p w14:paraId="24560BDB" w14:textId="01AC8D55" w:rsidR="00F74CCE" w:rsidRDefault="009C60C2" w:rsidP="00C22747">
      <w:pPr>
        <w:jc w:val="both"/>
      </w:pPr>
      <w:r>
        <w:t>En la fó</w:t>
      </w:r>
      <w:r w:rsidR="00E501A8">
        <w:t xml:space="preserve">rmula (4) </w:t>
      </w:r>
      <m:oMath>
        <m:r>
          <w:rPr>
            <w:rFonts w:ascii="Cambria Math" w:hAnsi="Cambria Math"/>
          </w:rPr>
          <m:t>σ</m:t>
        </m:r>
      </m:oMath>
      <w:r w:rsidR="00F74CCE">
        <w:t xml:space="preserve"> es la función sigmoidea</w:t>
      </w:r>
      <w:r w:rsidR="00AC76DA">
        <w:t>,</w:t>
      </w:r>
      <w:r w:rsidR="00F74CCE">
        <w:t xml:space="preserve"> W y U son matrices que aprenden,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CD6698">
        <w:t xml:space="preserve"> es el </w:t>
      </w:r>
      <w:r w:rsidR="00AC76DA">
        <w:t>estado</w:t>
      </w:r>
      <w:r w:rsidR="00CD6698">
        <w:t xml:space="preserve"> oculto anterior y  x es la entrada</w:t>
      </w:r>
    </w:p>
    <w:p w14:paraId="1E9D8403" w14:textId="77777777" w:rsidR="00CD6698" w:rsidRDefault="00CD6698" w:rsidP="00C22747">
      <w:pPr>
        <w:jc w:val="both"/>
      </w:pPr>
    </w:p>
    <w:p w14:paraId="6399F3B7" w14:textId="035060AF" w:rsidR="00CD6698" w:rsidRDefault="009C60C2" w:rsidP="00C22747">
      <w:pPr>
        <w:jc w:val="both"/>
      </w:pPr>
      <w:r>
        <w:t>La siguiente fó</w:t>
      </w:r>
      <w:r w:rsidR="00CD6698">
        <w:t>rmula</w:t>
      </w:r>
      <w:r w:rsidR="00E501A8">
        <w:t xml:space="preserve"> (5)</w:t>
      </w:r>
      <w:r>
        <w:t xml:space="preserve"> es  para cada j-</w:t>
      </w:r>
      <w:proofErr w:type="spellStart"/>
      <w:r>
        <w:t>é</w:t>
      </w:r>
      <w:r w:rsidR="00CD6698">
        <w:t>simo</w:t>
      </w:r>
      <w:proofErr w:type="spellEnd"/>
      <w:r w:rsidR="00CD6698">
        <w:t xml:space="preserve"> valor de la compuerta de actualización.</w:t>
      </w:r>
    </w:p>
    <w:p w14:paraId="532657F7" w14:textId="77777777" w:rsidR="00CD6698" w:rsidRDefault="00CD6698" w:rsidP="00C22747">
      <w:pPr>
        <w:jc w:val="both"/>
      </w:pPr>
    </w:p>
    <w:p w14:paraId="013BAEF6" w14:textId="55FD0363" w:rsidR="00DA2B9C" w:rsidRPr="00CD6698" w:rsidRDefault="00B6087D" w:rsidP="00C22747">
      <w:pPr>
        <w:jc w:val="both"/>
      </w:pPr>
      <m:oMath>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=σ(</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r>
                  <w:rPr>
                    <w:rFonts w:ascii="Cambria Math" w:hAnsi="Cambria Math"/>
                  </w:rPr>
                  <m:t>x</m:t>
                </m:r>
              </m:e>
            </m:d>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e>
          <m:sub>
            <m:r>
              <w:rPr>
                <w:rFonts w:ascii="Cambria Math" w:hAnsi="Cambria Math"/>
              </w:rPr>
              <m:t>j</m:t>
            </m:r>
          </m:sub>
        </m:sSub>
        <m:r>
          <w:rPr>
            <w:rFonts w:ascii="Cambria Math" w:hAnsi="Cambria Math"/>
          </w:rPr>
          <m:t xml:space="preserve">) </m:t>
        </m:r>
      </m:oMath>
      <w:r w:rsidR="0095327E">
        <w:t xml:space="preserve">                                                                                 (5)</w:t>
      </w:r>
    </w:p>
    <w:p w14:paraId="65C22423" w14:textId="77777777" w:rsidR="00CD6698" w:rsidRPr="00F74CCE" w:rsidRDefault="00CD6698" w:rsidP="00C22747">
      <w:pPr>
        <w:jc w:val="both"/>
      </w:pPr>
    </w:p>
    <w:p w14:paraId="015FCC1E" w14:textId="769344DE" w:rsidR="00CD6698" w:rsidRDefault="00E501A8" w:rsidP="00C22747">
      <w:pPr>
        <w:jc w:val="both"/>
      </w:pPr>
      <w:r>
        <w:t xml:space="preserve">En la </w:t>
      </w:r>
      <w:r w:rsidR="0022666E">
        <w:t xml:space="preserve">fórmula </w:t>
      </w:r>
      <w:r>
        <w:t xml:space="preserve">(5) </w:t>
      </w:r>
      <m:oMath>
        <m:r>
          <w:rPr>
            <w:rFonts w:ascii="Cambria Math" w:hAnsi="Cambria Math"/>
          </w:rPr>
          <m:t>σ</m:t>
        </m:r>
      </m:oMath>
      <w:r w:rsidR="00CD6698">
        <w:t xml:space="preserve"> es la función sigmoidea W y U son matrices que aprenden,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CD6698">
        <w:t xml:space="preserve"> es el </w:t>
      </w:r>
      <w:r w:rsidR="00AC76DA">
        <w:t>estado</w:t>
      </w:r>
      <w:r w:rsidR="00CD6698">
        <w:t xml:space="preserve"> oculto anterior y  x es la entrada</w:t>
      </w:r>
    </w:p>
    <w:p w14:paraId="26C4C4E4" w14:textId="77777777" w:rsidR="00CD6698" w:rsidRDefault="00CD6698" w:rsidP="00C22747">
      <w:pPr>
        <w:jc w:val="both"/>
      </w:pPr>
    </w:p>
    <w:p w14:paraId="7D28F17A" w14:textId="65B24E7E" w:rsidR="00CD6698" w:rsidRDefault="00CD6698" w:rsidP="00C22747">
      <w:pPr>
        <w:jc w:val="both"/>
      </w:pPr>
      <w:r>
        <w:t xml:space="preserve">La siguiente </w:t>
      </w:r>
      <w:r w:rsidR="0022666E">
        <w:t xml:space="preserve">fórmula </w:t>
      </w:r>
      <w:r w:rsidR="00E501A8">
        <w:t xml:space="preserve">(6) </w:t>
      </w:r>
      <w:r w:rsidR="009C60C2">
        <w:t>es  para cada j-</w:t>
      </w:r>
      <w:proofErr w:type="spellStart"/>
      <w:r w:rsidR="009C60C2">
        <w:t>é</w:t>
      </w:r>
      <w:r>
        <w:t>simo</w:t>
      </w:r>
      <w:proofErr w:type="spellEnd"/>
      <w:r>
        <w:t xml:space="preserve"> valor de  activación, o también llamado estado oculto.</w:t>
      </w:r>
    </w:p>
    <w:p w14:paraId="63F12D3A" w14:textId="77777777" w:rsidR="00CD6698" w:rsidRDefault="00CD6698" w:rsidP="00C22747">
      <w:pPr>
        <w:jc w:val="both"/>
      </w:pPr>
    </w:p>
    <w:p w14:paraId="3D9F5910" w14:textId="0B622A62" w:rsidR="00DA2B9C" w:rsidRDefault="00B6087D" w:rsidP="00C22747">
      <w:pPr>
        <w:jc w:val="both"/>
      </w:pPr>
      <m:oMath>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(t-1)</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j</m:t>
                </m:r>
              </m:sub>
            </m:sSub>
          </m:e>
        </m:d>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m:t>
            </m:r>
          </m:sup>
        </m:sSubSup>
      </m:oMath>
      <w:r w:rsidR="0095327E">
        <w:t xml:space="preserve">                                                                                    (6)</w:t>
      </w:r>
    </w:p>
    <w:p w14:paraId="2EBC1556" w14:textId="77777777" w:rsidR="00C94BC0" w:rsidRDefault="00C94BC0" w:rsidP="00C22747">
      <w:pPr>
        <w:jc w:val="both"/>
      </w:pPr>
    </w:p>
    <w:p w14:paraId="336ADC33" w14:textId="5CF683B1" w:rsidR="00CD6698" w:rsidRDefault="00E501A8" w:rsidP="00C22747">
      <w:pPr>
        <w:jc w:val="both"/>
      </w:pPr>
      <w:r>
        <w:t xml:space="preserve">En la </w:t>
      </w:r>
      <w:r w:rsidR="0022666E">
        <w:t xml:space="preserve">fórmula </w:t>
      </w:r>
      <w:r>
        <w:t xml:space="preserve">(6) </w:t>
      </w:r>
      <m:oMath>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(t)</m:t>
            </m:r>
          </m:sup>
        </m:sSubSup>
      </m:oMath>
      <w:r w:rsidR="00CD6698">
        <w:t xml:space="preserve"> es el candidato a activación y se define en la siguiente fórmula para cada j-</w:t>
      </w:r>
      <w:proofErr w:type="spellStart"/>
      <w:r w:rsidR="00CD6698">
        <w:t>esimo</w:t>
      </w:r>
      <w:proofErr w:type="spellEnd"/>
      <w:r w:rsidR="00CD6698">
        <w:t xml:space="preserve"> valor.</w:t>
      </w:r>
    </w:p>
    <w:p w14:paraId="03B4A8E3" w14:textId="5451E4D8" w:rsidR="00F74CCE" w:rsidRDefault="00F74CCE" w:rsidP="00C22747">
      <w:pPr>
        <w:jc w:val="both"/>
      </w:pPr>
    </w:p>
    <w:p w14:paraId="40149754" w14:textId="30FE6998" w:rsidR="0014038A" w:rsidRDefault="00B6087D" w:rsidP="00C22747">
      <w:pPr>
        <w:jc w:val="both"/>
      </w:pPr>
      <m:oMath>
        <m:sSubSup>
          <m:sSubSupPr>
            <m:ctrlPr>
              <w:rPr>
                <w:rFonts w:ascii="Cambria Math" w:hAnsi="Cambria Math"/>
                <w:i/>
              </w:rPr>
            </m:ctrlPr>
          </m:sSubSupPr>
          <m:e>
            <m:sSup>
              <m:sSupPr>
                <m:ctrlPr>
                  <w:rPr>
                    <w:rFonts w:ascii="Cambria Math" w:hAnsi="Cambria Math"/>
                    <w:i/>
                  </w:rPr>
                </m:ctrlPr>
              </m:sSupPr>
              <m:e>
                <m:r>
                  <w:rPr>
                    <w:rFonts w:ascii="Cambria Math" w:hAnsi="Cambria Math"/>
                  </w:rPr>
                  <m:t>h</m:t>
                </m:r>
              </m:e>
              <m:sup>
                <m:r>
                  <w:rPr>
                    <w:rFonts w:ascii="Cambria Math" w:hAnsi="Cambria Math"/>
                  </w:rPr>
                  <m:t>'</m:t>
                </m:r>
              </m:sup>
            </m:sSup>
          </m:e>
          <m:sub>
            <m:r>
              <w:rPr>
                <w:rFonts w:ascii="Cambria Math" w:hAnsi="Cambria Math"/>
              </w:rPr>
              <m:t>j</m:t>
            </m:r>
          </m:sub>
          <m:sup>
            <m:d>
              <m:dPr>
                <m:ctrlPr>
                  <w:rPr>
                    <w:rFonts w:ascii="Cambria Math" w:hAnsi="Cambria Math"/>
                    <w:i/>
                  </w:rPr>
                </m:ctrlPr>
              </m:dPr>
              <m:e>
                <m:r>
                  <w:rPr>
                    <w:rFonts w:ascii="Cambria Math" w:hAnsi="Cambria Math"/>
                  </w:rPr>
                  <m:t>t</m:t>
                </m:r>
              </m:e>
            </m:d>
          </m:sup>
        </m:sSubSup>
        <m:r>
          <w:rPr>
            <w:rFonts w:ascii="Cambria Math" w:hAnsi="Cambria Math"/>
          </w:rPr>
          <m:t>=ϕ</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Wx</m:t>
                    </m:r>
                  </m:e>
                </m:d>
              </m:e>
              <m:sub>
                <m:r>
                  <w:rPr>
                    <w:rFonts w:ascii="Cambria Math" w:hAnsi="Cambria Math"/>
                  </w:rPr>
                  <m:t>j</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⊙h</m:t>
                            </m:r>
                          </m:e>
                          <m:sub>
                            <m:d>
                              <m:dPr>
                                <m:ctrlPr>
                                  <w:rPr>
                                    <w:rFonts w:ascii="Cambria Math" w:hAnsi="Cambria Math"/>
                                    <w:i/>
                                  </w:rPr>
                                </m:ctrlPr>
                              </m:dPr>
                              <m:e>
                                <m:r>
                                  <w:rPr>
                                    <w:rFonts w:ascii="Cambria Math" w:hAnsi="Cambria Math"/>
                                  </w:rPr>
                                  <m:t>t-1</m:t>
                                </m:r>
                              </m:e>
                            </m:d>
                          </m:sub>
                        </m:sSub>
                      </m:e>
                    </m:d>
                  </m:e>
                </m:d>
              </m:e>
              <m:sub>
                <m:r>
                  <w:rPr>
                    <w:rFonts w:ascii="Cambria Math" w:hAnsi="Cambria Math"/>
                  </w:rPr>
                  <m:t>j</m:t>
                </m:r>
              </m:sub>
            </m:sSub>
          </m:e>
        </m:d>
      </m:oMath>
      <w:r w:rsidR="0095327E">
        <w:t xml:space="preserve">                                                                   (7)</w:t>
      </w:r>
    </w:p>
    <w:p w14:paraId="5F5A8563" w14:textId="77777777" w:rsidR="00C94BC0" w:rsidRPr="00CD6698" w:rsidRDefault="00C94BC0" w:rsidP="00C22747">
      <w:pPr>
        <w:jc w:val="both"/>
      </w:pPr>
    </w:p>
    <w:p w14:paraId="3A6693AE" w14:textId="0A7B72EE" w:rsidR="00AC76DA" w:rsidRDefault="00E501A8" w:rsidP="00C22747">
      <w:pPr>
        <w:jc w:val="both"/>
      </w:pPr>
      <w:r>
        <w:t xml:space="preserve">En la </w:t>
      </w:r>
      <w:r w:rsidR="0022666E">
        <w:t xml:space="preserve">fórmula </w:t>
      </w:r>
      <w:r>
        <w:t xml:space="preserve">(7) </w:t>
      </w:r>
      <m:oMath>
        <m:r>
          <w:rPr>
            <w:rFonts w:ascii="Cambria Math" w:hAnsi="Cambria Math"/>
          </w:rPr>
          <m:t>ϕ</m:t>
        </m:r>
      </m:oMath>
      <w:r w:rsidR="00CD6698">
        <w:t xml:space="preserve"> es la fu</w:t>
      </w:r>
      <w:proofErr w:type="spellStart"/>
      <w:r w:rsidR="00300EB9">
        <w:t>nción</w:t>
      </w:r>
      <w:proofErr w:type="spellEnd"/>
      <w:r w:rsidR="00300EB9">
        <w:t xml:space="preserve"> de tangente hiperbólica y</w:t>
      </w:r>
      <w:r w:rsidR="00CD6698">
        <w:t xml:space="preserve"> </w:t>
      </w:r>
      <m:oMath>
        <m:r>
          <w:rPr>
            <w:rFonts w:ascii="Cambria Math" w:hAnsi="Cambria Math"/>
          </w:rPr>
          <m:t>⊙</m:t>
        </m:r>
      </m:oMath>
      <w:r w:rsidR="00CD6698">
        <w:t xml:space="preserve"> es el producto</w:t>
      </w:r>
      <w:r w:rsidR="00AC76DA">
        <w:t xml:space="preserve"> de</w:t>
      </w:r>
      <w:r w:rsidR="00CD6698">
        <w:t xml:space="preserve"> </w:t>
      </w:r>
      <w:proofErr w:type="spellStart"/>
      <w:r w:rsidR="00AC76DA" w:rsidRPr="00AC76DA">
        <w:t>Hadamard</w:t>
      </w:r>
      <w:proofErr w:type="spellEnd"/>
      <w:r w:rsidR="00AC76DA">
        <w:t xml:space="preserve">, W y U son matrices que aprenden,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AC76DA">
        <w:t xml:space="preserve"> es el estado oculto anterior y  x es la entrada</w:t>
      </w:r>
      <w:r w:rsidR="00046E28">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046E28">
        <w:fldChar w:fldCharType="separate"/>
      </w:r>
      <w:r w:rsidR="00FB28D7" w:rsidRPr="00FB28D7">
        <w:rPr>
          <w:noProof/>
        </w:rPr>
        <w:t>[10]</w:t>
      </w:r>
      <w:r w:rsidR="00046E28">
        <w:fldChar w:fldCharType="end"/>
      </w:r>
      <w:r w:rsidR="00AC76DA">
        <w:t>.</w:t>
      </w:r>
    </w:p>
    <w:p w14:paraId="7A1945F4" w14:textId="008B4D14" w:rsidR="00C94BC0" w:rsidRDefault="00C94BC0">
      <w:pPr>
        <w:spacing w:after="160" w:line="259" w:lineRule="auto"/>
      </w:pPr>
      <w:r>
        <w:br w:type="page"/>
      </w:r>
    </w:p>
    <w:p w14:paraId="4B398196" w14:textId="6EC2002D" w:rsidR="00CA726B" w:rsidRPr="001D52E7" w:rsidRDefault="00CA726B" w:rsidP="00D46505">
      <w:pPr>
        <w:pStyle w:val="Ttulo3"/>
        <w:numPr>
          <w:ilvl w:val="0"/>
          <w:numId w:val="13"/>
        </w:numPr>
        <w:ind w:left="284"/>
      </w:pPr>
      <w:bookmarkStart w:id="58" w:name="_Toc207808938"/>
      <w:r w:rsidRPr="001D52E7">
        <w:lastRenderedPageBreak/>
        <w:t>Arquitectur</w:t>
      </w:r>
      <w:r w:rsidR="001D52E7" w:rsidRPr="001D52E7">
        <w:t>a Codificador-Decodificador (</w:t>
      </w:r>
      <w:proofErr w:type="spellStart"/>
      <w:r w:rsidR="001D52E7" w:rsidRPr="00172FBB">
        <w:rPr>
          <w:i/>
        </w:rPr>
        <w:t>En</w:t>
      </w:r>
      <w:r w:rsidRPr="00172FBB">
        <w:rPr>
          <w:i/>
        </w:rPr>
        <w:t>c</w:t>
      </w:r>
      <w:r w:rsidR="001D52E7" w:rsidRPr="00172FBB">
        <w:rPr>
          <w:i/>
        </w:rPr>
        <w:t>o</w:t>
      </w:r>
      <w:r w:rsidRPr="00172FBB">
        <w:rPr>
          <w:i/>
        </w:rPr>
        <w:t>der-Decoder</w:t>
      </w:r>
      <w:proofErr w:type="spellEnd"/>
      <w:r w:rsidRPr="001D52E7">
        <w:t>)</w:t>
      </w:r>
      <w:bookmarkEnd w:id="58"/>
    </w:p>
    <w:p w14:paraId="3D10DBB3" w14:textId="77777777" w:rsidR="00CA726B" w:rsidRDefault="00CA726B" w:rsidP="00CA726B"/>
    <w:p w14:paraId="0F6F6B80" w14:textId="58BF2623" w:rsidR="00CA726B" w:rsidRDefault="0027391A" w:rsidP="0027391A">
      <w:pPr>
        <w:jc w:val="center"/>
      </w:pPr>
      <w:r>
        <w:rPr>
          <w:noProof/>
        </w:rPr>
        <w:drawing>
          <wp:inline distT="0" distB="0" distL="0" distR="0" wp14:anchorId="382701D4" wp14:editId="00543686">
            <wp:extent cx="2028825" cy="2092226"/>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9959" t="26287" r="42525" b="41583"/>
                    <a:stretch/>
                  </pic:blipFill>
                  <pic:spPr bwMode="auto">
                    <a:xfrm>
                      <a:off x="0" y="0"/>
                      <a:ext cx="2033075" cy="2096609"/>
                    </a:xfrm>
                    <a:prstGeom prst="rect">
                      <a:avLst/>
                    </a:prstGeom>
                    <a:ln>
                      <a:noFill/>
                    </a:ln>
                    <a:extLst>
                      <a:ext uri="{53640926-AAD7-44D8-BBD7-CCE9431645EC}">
                        <a14:shadowObscured xmlns:a14="http://schemas.microsoft.com/office/drawing/2010/main"/>
                      </a:ext>
                    </a:extLst>
                  </pic:spPr>
                </pic:pic>
              </a:graphicData>
            </a:graphic>
          </wp:inline>
        </w:drawing>
      </w:r>
    </w:p>
    <w:p w14:paraId="79797D6C" w14:textId="542D30E5" w:rsidR="00065A8B" w:rsidRDefault="00065A8B" w:rsidP="00D70163">
      <w:pPr>
        <w:pStyle w:val="Figuras"/>
      </w:pPr>
      <w:bookmarkStart w:id="59" w:name="_Toc207808993"/>
      <w:r>
        <w:t xml:space="preserve">Figura </w:t>
      </w:r>
      <w:r w:rsidR="00E11316">
        <w:t>3</w:t>
      </w:r>
      <w:r>
        <w:t xml:space="preserve">: </w:t>
      </w:r>
      <w:r w:rsidR="00C94BC0">
        <w:t xml:space="preserve">Arquitectura </w:t>
      </w:r>
      <w:proofErr w:type="spellStart"/>
      <w:r w:rsidR="00C94BC0" w:rsidRPr="00172FBB">
        <w:rPr>
          <w:i/>
        </w:rPr>
        <w:t>encoder-decoder</w:t>
      </w:r>
      <w:proofErr w:type="spellEnd"/>
      <w:r w:rsidR="006C070C">
        <w:t xml:space="preserve"> GRU</w:t>
      </w:r>
      <w:r w:rsidR="00F30290">
        <w:fldChar w:fldCharType="begin" w:fldLock="1"/>
      </w:r>
      <w:r w:rsidR="00F30290">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F30290">
        <w:fldChar w:fldCharType="separate"/>
      </w:r>
      <w:r w:rsidR="00F30290" w:rsidRPr="00FB28D7">
        <w:rPr>
          <w:noProof/>
        </w:rPr>
        <w:t>[10]</w:t>
      </w:r>
      <w:r w:rsidR="00F30290">
        <w:fldChar w:fldCharType="end"/>
      </w:r>
      <w:r w:rsidR="006C070C">
        <w:t>.</w:t>
      </w:r>
      <w:bookmarkEnd w:id="59"/>
    </w:p>
    <w:p w14:paraId="1724FA7D" w14:textId="77777777" w:rsidR="00C94BC0" w:rsidRDefault="00C94BC0" w:rsidP="00065A8B">
      <w:pPr>
        <w:jc w:val="center"/>
      </w:pPr>
    </w:p>
    <w:p w14:paraId="2E3FAF1D" w14:textId="608DD6E8" w:rsidR="0027391A" w:rsidRDefault="00DA780F" w:rsidP="00C22747">
      <w:pPr>
        <w:jc w:val="both"/>
      </w:pPr>
      <w:r>
        <w:rPr>
          <w:color w:val="000000"/>
        </w:rPr>
        <w:t xml:space="preserve">La arquitectura Codificador-Decodificador funciona de la siguiente manera, previo a utilizar la arquitectura, se aplica un </w:t>
      </w:r>
      <w:proofErr w:type="spellStart"/>
      <w:r>
        <w:rPr>
          <w:color w:val="000000"/>
        </w:rPr>
        <w:t>preprocesado</w:t>
      </w:r>
      <w:proofErr w:type="spellEnd"/>
      <w:r>
        <w:rPr>
          <w:color w:val="000000"/>
        </w:rPr>
        <w:t xml:space="preserve"> a los datos de Google </w:t>
      </w:r>
      <w:proofErr w:type="spellStart"/>
      <w:r>
        <w:rPr>
          <w:color w:val="000000"/>
        </w:rPr>
        <w:t>Analytics</w:t>
      </w:r>
      <w:proofErr w:type="spellEnd"/>
      <w:r>
        <w:rPr>
          <w:color w:val="000000"/>
        </w:rPr>
        <w:t xml:space="preserve"> que se explica en 4.3.2 Preparación de los datos, a continuación,  en el codificador se ingresan los datos, el codificador es una capa de GRU que lee los datos en orden, por cada valor representado en la figura 3 como Xi, aprende actualizando su estado oculto, por otro lado el decodificador también es una capa de GRU, esta capa se encarga de aprender a predecir el siguiente valor de la secuencia, en el caso de este proyecto pronosticar las vistas de los sitios institucionales, en la figura 3 se puede observar el vector c, el cual contiene los estados ocultos del codificador y se ingresa dicho vector en la entrada del decodificador</w:t>
      </w:r>
      <w:r w:rsidR="00EA06C0">
        <w:fldChar w:fldCharType="begin" w:fldLock="1"/>
      </w:r>
      <w:r w:rsidR="007836C7">
        <w:instrText>ADDIN CSL_CITATION {"citationItems":[{"id":"ITEM-1","itemData":{"DOI":"10.3115/v1/d14-1179","ISBN":"9781937284961","abstract":"In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author":[{"dropping-particle":"","family":"Cho","given":"Kyunghyun","non-dropping-particle":"","parse-names":false,"suffix":""},{"dropping-particle":"","family":"Merriënboer","given":"Bart","non-dropping-particle":"Van","parse-names":false,"suffix":""},{"dropping-particle":"","family":"Gulcehre","given":"Caglar","non-dropping-particle":"","parse-names":false,"suffix":""},{"dropping-particle":"","family":"Bahdanau","given":"Dzmitry","non-dropping-particle":"","parse-names":false,"suffix":""},{"dropping-particle":"","family":"Bougares","given":"Fethi","non-dropping-particle":"","parse-names":false,"suffix":""},{"dropping-particle":"","family":"Schwenk","given":"Holger","non-dropping-particle":"","parse-names":false,"suffix":""},{"dropping-particle":"","family":"Bengio","given":"Yoshua","non-dropping-particle":"","parse-names":false,"suffix":""}],"container-title":"EMNLP 2014 - 2014 Conference on Empirical Methods in Natural Language Processing, Proceedings of the Conference","id":"ITEM-1","issued":{"date-parts":[["2014"]]},"page":"1724-1734","title":"Learning phrase representations using RNN encoder-decoder for statistical machine translation","type":"paper-conference"},"uris":["http://www.mendeley.com/documents/?uuid=2bedcec9-44a5-38b0-997b-4b62009d54b1"]}],"mendeley":{"formattedCitation":"[10]","plainTextFormattedCitation":"[10]","previouslyFormattedCitation":"[10]"},"properties":{"noteIndex":0},"schema":"https://github.com/citation-style-language/schema/raw/master/csl-citation.json"}</w:instrText>
      </w:r>
      <w:r w:rsidR="00EA06C0">
        <w:fldChar w:fldCharType="separate"/>
      </w:r>
      <w:r w:rsidR="00FB28D7" w:rsidRPr="00FB28D7">
        <w:rPr>
          <w:noProof/>
        </w:rPr>
        <w:t>[10]</w:t>
      </w:r>
      <w:r w:rsidR="00EA06C0">
        <w:fldChar w:fldCharType="end"/>
      </w:r>
      <w:r w:rsidR="00EA06C0">
        <w:t>.</w:t>
      </w:r>
    </w:p>
    <w:p w14:paraId="0AB69E85" w14:textId="77777777" w:rsidR="00B46272" w:rsidRPr="00B46272" w:rsidRDefault="00B46272" w:rsidP="00B46272"/>
    <w:p w14:paraId="27EE590C" w14:textId="655E2DC5" w:rsidR="00B46272" w:rsidRDefault="00B46272" w:rsidP="00D46505">
      <w:pPr>
        <w:pStyle w:val="Ttulo3"/>
        <w:numPr>
          <w:ilvl w:val="0"/>
          <w:numId w:val="13"/>
        </w:numPr>
        <w:ind w:left="284"/>
      </w:pPr>
      <w:bookmarkStart w:id="60" w:name="_Toc207808939"/>
      <w:r>
        <w:t xml:space="preserve">Algoritmo </w:t>
      </w:r>
      <w:proofErr w:type="spellStart"/>
      <w:r w:rsidRPr="007F03EF">
        <w:rPr>
          <w:i/>
        </w:rPr>
        <w:t>Hyperband</w:t>
      </w:r>
      <w:bookmarkEnd w:id="60"/>
      <w:proofErr w:type="spellEnd"/>
    </w:p>
    <w:p w14:paraId="1AEC1CED" w14:textId="77777777" w:rsidR="00B46272" w:rsidRPr="00B46272" w:rsidRDefault="00B46272" w:rsidP="00B46272"/>
    <w:p w14:paraId="3DACFA6F" w14:textId="3F8E5CF8" w:rsidR="0004583A" w:rsidRDefault="00D14BBF" w:rsidP="00FE7029">
      <w:pPr>
        <w:jc w:val="both"/>
      </w:pPr>
      <w:r w:rsidRPr="007F03EF">
        <w:t xml:space="preserve">Es un algoritmo que se usa para el afinamiento de los </w:t>
      </w:r>
      <w:proofErr w:type="spellStart"/>
      <w:r w:rsidR="0085754F" w:rsidRPr="007F03EF">
        <w:t>hiperparametros</w:t>
      </w:r>
      <w:proofErr w:type="spellEnd"/>
      <w:r w:rsidRPr="007F03EF">
        <w:t xml:space="preserve">, este algoritmo </w:t>
      </w:r>
      <w:r w:rsidR="009D4817" w:rsidRPr="007F03EF">
        <w:t xml:space="preserve">ejecuta el algoritmo de </w:t>
      </w:r>
      <w:proofErr w:type="spellStart"/>
      <w:r w:rsidR="009D4817" w:rsidRPr="007F03EF">
        <w:rPr>
          <w:i/>
        </w:rPr>
        <w:t>Successive</w:t>
      </w:r>
      <w:proofErr w:type="spellEnd"/>
      <w:r w:rsidR="009D4817" w:rsidRPr="007F03EF">
        <w:rPr>
          <w:i/>
        </w:rPr>
        <w:t xml:space="preserve"> </w:t>
      </w:r>
      <w:proofErr w:type="spellStart"/>
      <w:r w:rsidR="009D4817" w:rsidRPr="007F03EF">
        <w:rPr>
          <w:i/>
        </w:rPr>
        <w:t>Halving</w:t>
      </w:r>
      <w:proofErr w:type="spellEnd"/>
      <w:r w:rsidR="00A66F4A" w:rsidRPr="007F03EF">
        <w:rPr>
          <w:i/>
        </w:rPr>
        <w:fldChar w:fldCharType="begin" w:fldLock="1"/>
      </w:r>
      <w:r w:rsidR="009D2820">
        <w:rPr>
          <w:i/>
        </w:rPr>
        <w:instrText>ADDIN CSL_CITATION {"citationItems":[{"id":"ITEM-1","itemData":{"ISSN":"15337928","abstract":"Performance of machine learning algorithms depends critically on identifying a good set of hyperparameters. While recent approaches use Bayesian optimization to adaptively select configurations, we focus on speeding up random search through adaptive resource allocation and early-stopping. We formulate hyperparameter optimization as a pure-exploration non-stochastic infinite-armed bandit problem where a predefined resource like iterations, data samples, or features is allocated to randomly sampled configurations. We introduce a novel algorithm, Hyperband, for this framework and analyze its theoretical properties, providing several desirable guarantees. Furthermore, we compare Hyperband with popular Bayesian optimization methods on a suite of hyperparameter optimization problems. We observe that Hyperband can provide over an order-of-magnitude speedup over our competitor set on a variety of deep-learning and kernel-based learning problems.","author":[{"dropping-particle":"","family":"Li","given":"Lisha","non-dropping-particle":"","parse-names":false,"suffix":""},{"dropping-particle":"","family":"Jamieson","given":"Kevin","non-dropping-particle":"","parse-names":false,"suffix":""},{"dropping-particle":"","family":"DeSalvo","given":"Giulia","non-dropping-particle":"","parse-names":false,"suffix":""},{"dropping-particle":"","family":"Rostamizadeh","given":"Afshin","non-dropping-particle":"","parse-names":false,"suffix":""},{"dropping-particle":"","family":"Talwalkar","given":"Ameet","non-dropping-particle":"","parse-names":false,"suffix":""}],"container-title":"Journal of Machine Learning Research","id":"ITEM-1","issued":{"date-parts":[["2018"]]},"page":"1-52","title":"Hyperband: A novel bandit-based approach to hyperparameter optimization","type":"article-journal","volume":"18"},"uris":["http://www.mendeley.com/documents/?uuid=31ad1345-432b-3620-ad7a-17a21cdf771c"]}],"mendeley":{"formattedCitation":"[35]","plainTextFormattedCitation":"[35]","previouslyFormattedCitation":"[35]"},"properties":{"noteIndex":0},"schema":"https://github.com/citation-style-language/schema/raw/master/csl-citation.json"}</w:instrText>
      </w:r>
      <w:r w:rsidR="00A66F4A" w:rsidRPr="007F03EF">
        <w:rPr>
          <w:i/>
        </w:rPr>
        <w:fldChar w:fldCharType="separate"/>
      </w:r>
      <w:r w:rsidR="009D2820" w:rsidRPr="009D2820">
        <w:rPr>
          <w:noProof/>
        </w:rPr>
        <w:t>[35]</w:t>
      </w:r>
      <w:r w:rsidR="00A66F4A" w:rsidRPr="007F03EF">
        <w:rPr>
          <w:i/>
        </w:rPr>
        <w:fldChar w:fldCharType="end"/>
      </w:r>
      <w:r w:rsidR="009D4817" w:rsidRPr="007F03EF">
        <w:rPr>
          <w:i/>
        </w:rPr>
        <w:t xml:space="preserve"> </w:t>
      </w:r>
      <w:r w:rsidR="009D4817" w:rsidRPr="007F03EF">
        <w:t>variando como entrada n y r, siendo n el número de configuraciones y r el</w:t>
      </w:r>
      <w:r w:rsidR="0022666E">
        <w:t xml:space="preserve"> número de recursos, como ser nú</w:t>
      </w:r>
      <w:r w:rsidR="009D4817" w:rsidRPr="007F03EF">
        <w:t xml:space="preserve">mero de </w:t>
      </w:r>
      <w:r w:rsidR="007F03EF" w:rsidRPr="007F03EF">
        <w:t>épocas</w:t>
      </w:r>
      <w:r w:rsidR="009D4817" w:rsidRPr="007F03EF">
        <w:t xml:space="preserve">, para de esta manera encontrar la mejor configuración de </w:t>
      </w:r>
      <w:proofErr w:type="spellStart"/>
      <w:r w:rsidR="0085754F" w:rsidRPr="007F03EF">
        <w:t>hiperparametros</w:t>
      </w:r>
      <w:proofErr w:type="spellEnd"/>
      <w:r w:rsidR="009D4817" w:rsidRPr="007F03EF">
        <w:fldChar w:fldCharType="begin" w:fldLock="1"/>
      </w:r>
      <w:r w:rsidR="009D2820">
        <w:instrText>ADDIN CSL_CITATION {"citationItems":[{"id":"ITEM-1","itemData":{"ISSN":"15337928","abstract":"Performance of machine learning algorithms depends critically on identifying a good set of hyperparameters. While recent approaches use Bayesian optimization to adaptively select configurations, we focus on speeding up random search through adaptive resource allocation and early-stopping. We formulate hyperparameter optimization as a pure-exploration non-stochastic infinite-armed bandit problem where a predefined resource like iterations, data samples, or features is allocated to randomly sampled configurations. We introduce a novel algorithm, Hyperband, for this framework and analyze its theoretical properties, providing several desirable guarantees. Furthermore, we compare Hyperband with popular Bayesian optimization methods on a suite of hyperparameter optimization problems. We observe that Hyperband can provide over an order-of-magnitude speedup over our competitor set on a variety of deep-learning and kernel-based learning problems.","author":[{"dropping-particle":"","family":"Li","given":"Lisha","non-dropping-particle":"","parse-names":false,"suffix":""},{"dropping-particle":"","family":"Jamieson","given":"Kevin","non-dropping-particle":"","parse-names":false,"suffix":""},{"dropping-particle":"","family":"DeSalvo","given":"Giulia","non-dropping-particle":"","parse-names":false,"suffix":""},{"dropping-particle":"","family":"Rostamizadeh","given":"Afshin","non-dropping-particle":"","parse-names":false,"suffix":""},{"dropping-particle":"","family":"Talwalkar","given":"Ameet","non-dropping-particle":"","parse-names":false,"suffix":""}],"container-title":"Journal of Machine Learning Research","id":"ITEM-1","issued":{"date-parts":[["2018"]]},"page":"1-52","title":"Hyperband: A novel bandit-based approach to hyperparameter optimization","type":"article-journal","volume":"18"},"uris":["http://www.mendeley.com/documents/?uuid=31ad1345-432b-3620-ad7a-17a21cdf771c"]}],"mendeley":{"formattedCitation":"[35]","plainTextFormattedCitation":"[35]","previouslyFormattedCitation":"[35]"},"properties":{"noteIndex":0},"schema":"https://github.com/citation-style-language/schema/raw/master/csl-citation.json"}</w:instrText>
      </w:r>
      <w:r w:rsidR="009D4817" w:rsidRPr="007F03EF">
        <w:fldChar w:fldCharType="separate"/>
      </w:r>
      <w:r w:rsidR="009D2820" w:rsidRPr="009D2820">
        <w:rPr>
          <w:noProof/>
        </w:rPr>
        <w:t>[35]</w:t>
      </w:r>
      <w:r w:rsidR="009D4817" w:rsidRPr="007F03EF">
        <w:fldChar w:fldCharType="end"/>
      </w:r>
      <w:r w:rsidR="000044AF" w:rsidRPr="007F03EF">
        <w:t>, a diferencia de la búsqueda aleatoria</w:t>
      </w:r>
      <w:r w:rsidR="00D71E3D" w:rsidRPr="007F03EF">
        <w:fldChar w:fldCharType="begin" w:fldLock="1"/>
      </w:r>
      <w:r w:rsidR="009D2820">
        <w:instrText>ADDIN CSL_CITATION {"citationItems":[{"id":"ITEM-1","itemData":{"abstract":"Grid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author":[{"dropping-particle":"","family":"Bergstra","given":"James","non-dropping-particle":"","parse-names":false,"suffix":""},{"dropping-particle":"","family":"Yoshua","given":"Bengio","non-dropping-particle":"","parse-names":false,"suffix":""}],"container-title":"Journal of Machine Learning Research","id":"ITEM-1","issue":"10","issued":{"date-parts":[["2012"]]},"page":"281-305","title":"Random search for hyper-parameter optimization","type":"article-journal","volume":"13"},"uris":["http://www.mendeley.com/documents/?uuid=0d324fe3-c4ee-34ac-bca1-331e21e82801"]}],"mendeley":{"formattedCitation":"[36]","plainTextFormattedCitation":"[36]","previouslyFormattedCitation":"[36]"},"properties":{"noteIndex":0},"schema":"https://github.com/citation-style-language/schema/raw/master/csl-citation.json"}</w:instrText>
      </w:r>
      <w:r w:rsidR="00D71E3D" w:rsidRPr="007F03EF">
        <w:fldChar w:fldCharType="separate"/>
      </w:r>
      <w:r w:rsidR="009D2820" w:rsidRPr="009D2820">
        <w:rPr>
          <w:noProof/>
        </w:rPr>
        <w:t>[36]</w:t>
      </w:r>
      <w:r w:rsidR="00D71E3D" w:rsidRPr="007F03EF">
        <w:fldChar w:fldCharType="end"/>
      </w:r>
      <w:r w:rsidR="000044AF" w:rsidRPr="007F03EF">
        <w:t xml:space="preserve"> y la </w:t>
      </w:r>
      <w:r w:rsidR="00386AF5" w:rsidRPr="007F03EF">
        <w:t>Optimización</w:t>
      </w:r>
      <w:r w:rsidR="000044AF" w:rsidRPr="007F03EF">
        <w:t xml:space="preserve"> bayesiana</w:t>
      </w:r>
      <w:r w:rsidR="00D71E3D" w:rsidRPr="007F03EF">
        <w:fldChar w:fldCharType="begin" w:fldLock="1"/>
      </w:r>
      <w:r w:rsidR="009D2820">
        <w:instrText>ADDIN CSL_CITATION {"citationItems":[{"id":"ITEM-1","itemData":{"abstract":"The use of machine learning algorithms frequently involves careful tuning of learning parameters and model hyperparameters. Unfortunately, this tuning is often a \"black art\" requiring expert experience, rules of thumb, or sometimes brute-force search. There is therefore great appeal for automatic approaches that can optimize the performance of any given learning algorithm to the problem at hand. In this work, we consider this problem through the framework of Bayesian optimization , in which a learning algorithm's generalization performance is modeled as a sample from a Gaussian process (GP). We show that certain choices for the nature of the GP, such as the type of kernel and the treatment of its hyperparame-ters, can play a crucial role in obtaining a good optimizer that can achieve expert-level performance. We describe new algorithms that take into account the variable cost (duration) of learning algorithm experiments and that can leverage the presence of multiple cores for parallel experimentation. We show that these proposed algorithms improve on previous automatic procedures and can reach or surpass human expert-level optimization for many algorithms including latent Dirichlet allocation, structured SVMs and convolutional neural networks.","author":[{"dropping-particle":"","family":"Snoek","given":"Jasper","non-dropping-particle":"","parse-names":false,"suffix":""},{"dropping-particle":"","family":"Larochelle","given":"Hugo","non-dropping-particle":"","parse-names":false,"suffix":""},{"dropping-particle":"","family":"Adams","given":"Ryan P.","non-dropping-particle":"","parse-names":false,"suffix":""}],"container-title":"Advances in Neural Information Processing Systems","id":"ITEM-1","issued":{"date-parts":[["2012"]]},"title":"Practical Bayesian Optimization of Machine Learning Algorithms","type":"article-journal","volume":"25"},"uris":["http://www.mendeley.com/documents/?uuid=2af10fb8-f7cf-36cb-997b-f9deba91bd2f"]}],"mendeley":{"formattedCitation":"[37]","plainTextFormattedCitation":"[37]","previouslyFormattedCitation":"[37]"},"properties":{"noteIndex":0},"schema":"https://github.com/citation-style-language/schema/raw/master/csl-citation.json"}</w:instrText>
      </w:r>
      <w:r w:rsidR="00D71E3D" w:rsidRPr="007F03EF">
        <w:fldChar w:fldCharType="separate"/>
      </w:r>
      <w:r w:rsidR="009D2820" w:rsidRPr="009D2820">
        <w:rPr>
          <w:noProof/>
        </w:rPr>
        <w:t>[37]</w:t>
      </w:r>
      <w:r w:rsidR="00D71E3D" w:rsidRPr="007F03EF">
        <w:fldChar w:fldCharType="end"/>
      </w:r>
      <w:r w:rsidR="000044AF" w:rsidRPr="007F03EF">
        <w:t xml:space="preserve"> el algoritmo </w:t>
      </w:r>
      <w:proofErr w:type="spellStart"/>
      <w:r w:rsidR="000044AF" w:rsidRPr="000A2DE0">
        <w:lastRenderedPageBreak/>
        <w:t>Hyperband</w:t>
      </w:r>
      <w:proofErr w:type="spellEnd"/>
      <w:r w:rsidR="000044AF" w:rsidRPr="007F03EF">
        <w:t xml:space="preserve"> no tiene como dato de entrada un número máximo de </w:t>
      </w:r>
      <w:proofErr w:type="spellStart"/>
      <w:r w:rsidR="000044AF" w:rsidRPr="007F03EF">
        <w:t>trials</w:t>
      </w:r>
      <w:proofErr w:type="spellEnd"/>
      <w:r w:rsidR="000044AF" w:rsidRPr="007F03EF">
        <w:t xml:space="preserve">, solo los valores de R </w:t>
      </w:r>
      <w:r w:rsidR="0048076A" w:rsidRPr="007F03EF">
        <w:t>(</w:t>
      </w:r>
      <w:r w:rsidR="000044AF" w:rsidRPr="007F03EF">
        <w:t>épocas</w:t>
      </w:r>
      <w:r w:rsidR="0048076A" w:rsidRPr="007F03EF">
        <w:t>)</w:t>
      </w:r>
      <w:r w:rsidR="000044AF" w:rsidRPr="007F03EF">
        <w:t xml:space="preserve"> y n </w:t>
      </w:r>
      <w:r w:rsidR="0048076A" w:rsidRPr="007F03EF">
        <w:t>el cual</w:t>
      </w:r>
      <w:r w:rsidR="000044AF" w:rsidRPr="007F03EF">
        <w:t xml:space="preserve"> </w:t>
      </w:r>
      <w:r w:rsidR="0048076A" w:rsidRPr="007F03EF">
        <w:t xml:space="preserve">por </w:t>
      </w:r>
      <w:r w:rsidR="000044AF" w:rsidRPr="007F03EF">
        <w:t>defecto es 3</w:t>
      </w:r>
      <w:r w:rsidR="00D71E3D" w:rsidRPr="007F03EF">
        <w:t xml:space="preserve">, también se menciona que </w:t>
      </w:r>
      <w:proofErr w:type="spellStart"/>
      <w:r w:rsidR="00D71E3D" w:rsidRPr="000A2DE0">
        <w:t>Hyperband</w:t>
      </w:r>
      <w:proofErr w:type="spellEnd"/>
      <w:r w:rsidR="00D71E3D" w:rsidRPr="007F03EF">
        <w:t xml:space="preserve"> es 5 a 30 veces más rápido que los algoritmos de Optimización Bayesiana</w:t>
      </w:r>
      <w:r w:rsidR="007F03EF" w:rsidRPr="007F03EF">
        <w:fldChar w:fldCharType="begin" w:fldLock="1"/>
      </w:r>
      <w:r w:rsidR="009D2820">
        <w:instrText>ADDIN CSL_CITATION {"citationItems":[{"id":"ITEM-1","itemData":{"ISSN":"15337928","abstract":"Performance of machine learning algorithms depends critically on identifying a good set of hyperparameters. While recent approaches use Bayesian optimization to adaptively select configurations, we focus on speeding up random search through adaptive resource allocation and early-stopping. We formulate hyperparameter optimization as a pure-exploration non-stochastic infinite-armed bandit problem where a predefined resource like iterations, data samples, or features is allocated to randomly sampled configurations. We introduce a novel algorithm, Hyperband, for this framework and analyze its theoretical properties, providing several desirable guarantees. Furthermore, we compare Hyperband with popular Bayesian optimization methods on a suite of hyperparameter optimization problems. We observe that Hyperband can provide over an order-of-magnitude speedup over our competitor set on a variety of deep-learning and kernel-based learning problems.","author":[{"dropping-particle":"","family":"Li","given":"Lisha","non-dropping-particle":"","parse-names":false,"suffix":""},{"dropping-particle":"","family":"Jamieson","given":"Kevin","non-dropping-particle":"","parse-names":false,"suffix":""},{"dropping-particle":"","family":"DeSalvo","given":"Giulia","non-dropping-particle":"","parse-names":false,"suffix":""},{"dropping-particle":"","family":"Rostamizadeh","given":"Afshin","non-dropping-particle":"","parse-names":false,"suffix":""},{"dropping-particle":"","family":"Talwalkar","given":"Ameet","non-dropping-particle":"","parse-names":false,"suffix":""}],"container-title":"Journal of Machine Learning Research","id":"ITEM-1","issued":{"date-parts":[["2018"]]},"page":"1-52","title":"Hyperband: A novel bandit-based approach to hyperparameter optimization","type":"article-journal","volume":"18"},"uris":["http://www.mendeley.com/documents/?uuid=31ad1345-432b-3620-ad7a-17a21cdf771c"]}],"mendeley":{"formattedCitation":"[35]","plainTextFormattedCitation":"[35]","previouslyFormattedCitation":"[35]"},"properties":{"noteIndex":0},"schema":"https://github.com/citation-style-language/schema/raw/master/csl-citation.json"}</w:instrText>
      </w:r>
      <w:r w:rsidR="007F03EF" w:rsidRPr="007F03EF">
        <w:fldChar w:fldCharType="separate"/>
      </w:r>
      <w:r w:rsidR="009D2820" w:rsidRPr="009D2820">
        <w:rPr>
          <w:noProof/>
        </w:rPr>
        <w:t>[35]</w:t>
      </w:r>
      <w:r w:rsidR="007F03EF" w:rsidRPr="007F03EF">
        <w:fldChar w:fldCharType="end"/>
      </w:r>
      <w:r w:rsidR="00D71E3D" w:rsidRPr="007F03EF">
        <w:t>.</w:t>
      </w:r>
    </w:p>
    <w:p w14:paraId="508D8BFC" w14:textId="77777777" w:rsidR="000F4078" w:rsidRPr="000F4078" w:rsidRDefault="000F4078" w:rsidP="000D0D9D">
      <w:pPr>
        <w:ind w:left="708" w:hanging="708"/>
      </w:pPr>
    </w:p>
    <w:p w14:paraId="0462F38C" w14:textId="706CB199" w:rsidR="00B46272" w:rsidRDefault="0024281C" w:rsidP="00D46505">
      <w:pPr>
        <w:pStyle w:val="Ttulo3"/>
        <w:numPr>
          <w:ilvl w:val="0"/>
          <w:numId w:val="13"/>
        </w:numPr>
        <w:ind w:left="284"/>
      </w:pPr>
      <w:bookmarkStart w:id="61" w:name="_Toc207808940"/>
      <w:r>
        <w:t>Detención Temprana (</w:t>
      </w:r>
      <w:proofErr w:type="spellStart"/>
      <w:r w:rsidRPr="0024281C">
        <w:rPr>
          <w:i/>
        </w:rPr>
        <w:t>Early</w:t>
      </w:r>
      <w:proofErr w:type="spellEnd"/>
      <w:r w:rsidRPr="0024281C">
        <w:rPr>
          <w:i/>
        </w:rPr>
        <w:t xml:space="preserve"> </w:t>
      </w:r>
      <w:proofErr w:type="spellStart"/>
      <w:r w:rsidRPr="0024281C">
        <w:rPr>
          <w:i/>
        </w:rPr>
        <w:t>Stopping</w:t>
      </w:r>
      <w:proofErr w:type="spellEnd"/>
      <w:r>
        <w:rPr>
          <w:i/>
        </w:rPr>
        <w:t>)</w:t>
      </w:r>
      <w:bookmarkEnd w:id="61"/>
    </w:p>
    <w:p w14:paraId="6AFEA9A0" w14:textId="77777777" w:rsidR="0024281C" w:rsidRDefault="0024281C" w:rsidP="0024281C"/>
    <w:p w14:paraId="3D63E3FC" w14:textId="09504B98" w:rsidR="0024281C" w:rsidRDefault="0024281C" w:rsidP="00C22747">
      <w:pPr>
        <w:jc w:val="both"/>
      </w:pPr>
      <w:r>
        <w:t>La detención temprana es una configuración que sirve para cortar el entrenamiento de manera temprana</w:t>
      </w:r>
      <w:r w:rsidR="003D510F">
        <w:fldChar w:fldCharType="begin" w:fldLock="1"/>
      </w:r>
      <w:r w:rsidR="009D2820">
        <w:instrText>ADDIN CSL_CITATION {"citationItems":[{"id":"ITEM-1","itemData":{"DOI":"10.1109/INDIN41052.2019.8972270","ISBN":"9781728129273","ISSN":"19354576","abstract":"Quality control is usually performed at the end of production lines. This postponed quality control, in case of deviation of the process values from desired quantities can lead to late detection of batches of defective products. A prediction model allows a virtual online quality control. Observation of any unfavourable trend or degradation in the predicted quality can enable preventive measures. There are many cases where quality control is performed manually and less often. This leads to limited data which is challenging for training any machine learning system used for purpose of prediction.In this paper the goal is prediction of quality measure with respect to the past history of all relevant process values such as sensor readings. We present a machine learning model based on bidirectional Long Short-term Memory (LSTM) recurrent neural networks and gradient boosting. This model is applied to a set of real world data from microfluidic chip production plant and we show that despite limited amount of training data compared to the large input space, it is capable of predicting the relevant quality values, and especially their basic trends over time including drifting phases and changing behaviors.","author":[{"dropping-particle":"","family":"Baghbanpourasl","given":"Amirreza","non-dropping-particle":"","parse-names":false,"suffix":""},{"dropping-particle":"","family":"Lughofer","given":"Edwin","non-dropping-particle":"","parse-names":false,"suffix":""},{"dropping-particle":"","family":"Meyer-Heye","given":"Pauline","non-dropping-particle":"","parse-names":false,"suffix":""},{"dropping-particle":"","family":"Zorrer","given":"Helmut","non-dropping-particle":"","parse-names":false,"suffix":""},{"dropping-particle":"","family":"Eitzinger","given":"Christian","non-dropping-particle":"","parse-names":false,"suffix":""}],"container-title":"IEEE International Conference on Industrial Informatics (INDIN)","id":"ITEM-1","issued":{"date-parts":[["2019"]]},"page":"1638-1643","title":"Virtual quality control using bidirectional lstm networks and gradient boosting","type":"paper-conference","volume":"2019-July"},"uris":["http://www.mendeley.com/documents/?uuid=3748ed37-a350-3880-a806-1bdf95f3b280"]}],"mendeley":{"formattedCitation":"[38]","plainTextFormattedCitation":"[38]","previouslyFormattedCitation":"[38]"},"properties":{"noteIndex":0},"schema":"https://github.com/citation-style-language/schema/raw/master/csl-citation.json"}</w:instrText>
      </w:r>
      <w:r w:rsidR="003D510F">
        <w:fldChar w:fldCharType="separate"/>
      </w:r>
      <w:r w:rsidR="009D2820" w:rsidRPr="009D2820">
        <w:rPr>
          <w:noProof/>
        </w:rPr>
        <w:t>[38]</w:t>
      </w:r>
      <w:r w:rsidR="003D510F">
        <w:fldChar w:fldCharType="end"/>
      </w:r>
      <w:r>
        <w:t xml:space="preserve">, esto es, se configura de manera que si el rendimiento no mejora en un </w:t>
      </w:r>
      <w:r w:rsidR="00315517">
        <w:t>número</w:t>
      </w:r>
      <w:r>
        <w:t xml:space="preserve"> x de épocas se detiene el trial. Por ejemplo si se configura un modelo para que entrene 150 épocas pero la detención temprana está configurada en 20, y al entrenar el modelo no mejora el rendimiento desde la época 40 a la 60, este se detiene y no continúa el entrenamiento. </w:t>
      </w:r>
    </w:p>
    <w:p w14:paraId="3584751D" w14:textId="7D85A7A2" w:rsidR="005C6958" w:rsidRDefault="005C6958" w:rsidP="00C22747">
      <w:pPr>
        <w:jc w:val="both"/>
      </w:pPr>
      <w:r>
        <w:t xml:space="preserve">En </w:t>
      </w:r>
      <w:r w:rsidR="00386AF5">
        <w:t>el</w:t>
      </w:r>
      <w:r>
        <w:t xml:space="preserve"> </w:t>
      </w:r>
      <w:r w:rsidR="00B804B3">
        <w:rPr>
          <w:color w:val="000000"/>
        </w:rPr>
        <w:t xml:space="preserve">trabajo de </w:t>
      </w:r>
      <w:proofErr w:type="spellStart"/>
      <w:r w:rsidR="00B804B3">
        <w:rPr>
          <w:color w:val="000000"/>
        </w:rPr>
        <w:t>Baghbanpourasl</w:t>
      </w:r>
      <w:proofErr w:type="spellEnd"/>
      <w:r w:rsidR="00B804B3">
        <w:rPr>
          <w:color w:val="000000"/>
        </w:rPr>
        <w:fldChar w:fldCharType="begin" w:fldLock="1"/>
      </w:r>
      <w:r w:rsidR="00B804B3">
        <w:rPr>
          <w:color w:val="000000"/>
        </w:rPr>
        <w:instrText>ADDIN CSL_CITATION {"citationItems":[{"id":"ITEM-1","itemData":{"DOI":"10.1109/INDIN41052.2019.8972270","ISBN":"9781728129273","ISSN":"19354576","abstract":"Quality control is usually performed at the end of production lines. This postponed quality control, in case of deviation of the process values from desired quantities can lead to late detection of batches of defective products. A prediction model allows a virtual online quality control. Observation of any unfavourable trend or degradation in the predicted quality can enable preventive measures. There are many cases where quality control is performed manually and less often. This leads to limited data which is challenging for training any machine learning system used for purpose of prediction.In this paper the goal is prediction of quality measure with respect to the past history of all relevant process values such as sensor readings. We present a machine learning model based on bidirectional Long Short-term Memory (LSTM) recurrent neural networks and gradient boosting. This model is applied to a set of real world data from microfluidic chip production plant and we show that despite limited amount of training data compared to the large input space, it is capable of predicting the relevant quality values, and especially their basic trends over time including drifting phases and changing behaviors.","author":[{"dropping-particle":"","family":"Baghbanpourasl","given":"Amirreza","non-dropping-particle":"","parse-names":false,"suffix":""},{"dropping-particle":"","family":"Lughofer","given":"Edwin","non-dropping-particle":"","parse-names":false,"suffix":""},{"dropping-particle":"","family":"Meyer-Heye","given":"Pauline","non-dropping-particle":"","parse-names":false,"suffix":""},{"dropping-particle":"","family":"Zorrer","given":"Helmut","non-dropping-particle":"","parse-names":false,"suffix":""},{"dropping-particle":"","family":"Eitzinger","given":"Christian","non-dropping-particle":"","parse-names":false,"suffix":""}],"container-title":"IEEE International Conference on Industrial Informatics (INDIN)","id":"ITEM-1","issued":{"date-parts":[["2019"]]},"page":"1638-1643","title":"Virtual quality control using bidirectional lstm networks and gradient boosting","type":"paper-conference","volume":"2019-July"},"uris":["http://www.mendeley.com/documents/?uuid=3748ed37-a350-3880-a806-1bdf95f3b280"]}],"mendeley":{"formattedCitation":"[38]","plainTextFormattedCitation":"[38]","previouslyFormattedCitation":"[38]"},"properties":{"noteIndex":0},"schema":"https://github.com/citation-style-language/schema/raw/master/csl-citation.json"}</w:instrText>
      </w:r>
      <w:r w:rsidR="00B804B3">
        <w:rPr>
          <w:color w:val="000000"/>
        </w:rPr>
        <w:fldChar w:fldCharType="separate"/>
      </w:r>
      <w:r w:rsidR="00B804B3" w:rsidRPr="00B804B3">
        <w:rPr>
          <w:noProof/>
          <w:color w:val="000000"/>
        </w:rPr>
        <w:t>[38]</w:t>
      </w:r>
      <w:r w:rsidR="00B804B3">
        <w:rPr>
          <w:color w:val="000000"/>
        </w:rPr>
        <w:fldChar w:fldCharType="end"/>
      </w:r>
      <w:r>
        <w:t xml:space="preserve"> </w:t>
      </w:r>
      <w:r w:rsidR="00B804B3">
        <w:t xml:space="preserve">se menciona el uso de la detención temprana para evitar el sobre entrenamiento, además </w:t>
      </w:r>
      <w:r w:rsidR="00B804B3">
        <w:rPr>
          <w:color w:val="000000"/>
        </w:rPr>
        <w:t xml:space="preserve">en la propuesta de </w:t>
      </w:r>
      <w:proofErr w:type="spellStart"/>
      <w:r w:rsidR="00B804B3">
        <w:rPr>
          <w:color w:val="000000"/>
        </w:rPr>
        <w:t>Tourille</w:t>
      </w:r>
      <w:proofErr w:type="spellEnd"/>
      <w:r w:rsidR="00B804B3">
        <w:fldChar w:fldCharType="begin" w:fldLock="1"/>
      </w:r>
      <w:r w:rsidR="00FC09B1">
        <w:instrText>ADDIN CSL_CITATION {"citationItems":[{"id":"ITEM-1","itemData":{"DOI":"10.18653/v1/P17-2035","ISBN":"9781945626760","abstract":"We present a neural architecture for containment relation identification between medical events and/or temporal expressions. We experiment on a corpus of de-identified clinical notes in English from the Mayo Clinic, namely the THYME corpus. Our model achieves an F-measure of 0.613 and outperforms the best result reported on this corpus to date.","author":[{"dropping-particle":"","family":"Tourille","given":"Julien","non-dropping-particle":"","parse-names":false,"suffix":""},{"dropping-particle":"","family":"Ferret","given":"Olivier","non-dropping-particle":"","parse-names":false,"suffix":""},{"dropping-particle":"","family":"Tannier","given":"Xavier","non-dropping-particle":"","parse-names":false,"suffix":""},{"dropping-particle":"","family":"Nvol","given":"Aurelie L.","non-dropping-particle":"","parse-names":false,"suffix":""}],"container-title":"ACL 2017 - 55th Annual Meeting of the Association for Computational Linguistics, Proceedings of the Conference (Long Papers)","id":"ITEM-1","issued":{"date-parts":[["2017"]]},"page":"224-230","title":"Neural architecture for temporal relation extraction: A Bi-LSTM approach for detecting narrative containers","type":"paper-conference","volume":"2"},"uris":["http://www.mendeley.com/documents/?uuid=aaa97b25-a6cc-3649-af11-9eae453732be"]}],"mendeley":{"formattedCitation":"[39]","plainTextFormattedCitation":"[39]","previouslyFormattedCitation":"[39]"},"properties":{"noteIndex":0},"schema":"https://github.com/citation-style-language/schema/raw/master/csl-citation.json"}</w:instrText>
      </w:r>
      <w:r w:rsidR="00B804B3">
        <w:fldChar w:fldCharType="separate"/>
      </w:r>
      <w:r w:rsidR="00B804B3" w:rsidRPr="00B804B3">
        <w:rPr>
          <w:noProof/>
        </w:rPr>
        <w:t>[39]</w:t>
      </w:r>
      <w:r w:rsidR="00B804B3">
        <w:fldChar w:fldCharType="end"/>
      </w:r>
      <w:r w:rsidR="00B804B3" w:rsidRPr="00B804B3">
        <w:rPr>
          <w:color w:val="000000"/>
        </w:rPr>
        <w:t xml:space="preserve"> </w:t>
      </w:r>
      <w:r w:rsidR="00B804B3">
        <w:rPr>
          <w:color w:val="000000"/>
        </w:rPr>
        <w:t>se menciona el uso de una detención temprana de 10</w:t>
      </w:r>
      <w:r w:rsidR="003D510F">
        <w:t>.</w:t>
      </w:r>
    </w:p>
    <w:p w14:paraId="03D0F6CA" w14:textId="77777777" w:rsidR="00B804B3" w:rsidRDefault="00B804B3" w:rsidP="00C22747">
      <w:pPr>
        <w:jc w:val="both"/>
      </w:pPr>
    </w:p>
    <w:p w14:paraId="44026F29" w14:textId="705144AF" w:rsidR="00D46505" w:rsidRDefault="00D46505" w:rsidP="00D46505">
      <w:pPr>
        <w:pStyle w:val="Ttulo3"/>
        <w:numPr>
          <w:ilvl w:val="0"/>
          <w:numId w:val="13"/>
        </w:numPr>
        <w:ind w:left="284"/>
      </w:pPr>
      <w:bookmarkStart w:id="62" w:name="_Toc207808941"/>
      <w:proofErr w:type="spellStart"/>
      <w:r>
        <w:t>G</w:t>
      </w:r>
      <w:r w:rsidRPr="00D46505">
        <w:t>ithub</w:t>
      </w:r>
      <w:bookmarkEnd w:id="62"/>
      <w:proofErr w:type="spellEnd"/>
    </w:p>
    <w:p w14:paraId="32339B08" w14:textId="77777777" w:rsidR="000F5A9B" w:rsidRPr="000F5A9B" w:rsidRDefault="000F5A9B" w:rsidP="000F5A9B"/>
    <w:p w14:paraId="5D6EA10C" w14:textId="1F0C9D1D" w:rsidR="00687FE7" w:rsidRDefault="008E36D9" w:rsidP="00C22747">
      <w:pPr>
        <w:jc w:val="both"/>
      </w:pPr>
      <w:proofErr w:type="spellStart"/>
      <w:r>
        <w:t>Github</w:t>
      </w:r>
      <w:proofErr w:type="spellEnd"/>
      <w:r>
        <w:t xml:space="preserve"> es una plataforma que hospeda repositorios de </w:t>
      </w:r>
      <w:proofErr w:type="spellStart"/>
      <w:r>
        <w:t>Git</w:t>
      </w:r>
      <w:proofErr w:type="spellEnd"/>
      <w:r>
        <w:t xml:space="preserve">, ofreciendo además </w:t>
      </w:r>
      <w:r w:rsidR="00EA06C0">
        <w:t xml:space="preserve">el servicio de </w:t>
      </w:r>
      <w:r>
        <w:t>que los equipos de desarrollo puedan trabajar en grupo</w:t>
      </w:r>
      <w:r w:rsidR="002925F9">
        <w:fldChar w:fldCharType="begin" w:fldLock="1"/>
      </w:r>
      <w:r w:rsidR="009D2820">
        <w:instrText>ADDIN CSL_CITATION {"citationItems":[{"id":"ITEM-1","itemData":{"URL":"https://docs.github.com/es/get-started/using-git/about-git","accessed":{"date-parts":[["2024","2","6"]]},"author":[{"dropping-particle":"","family":"GitHub","given":"","non-dropping-particle":"","parse-names":false,"suffix":""}],"id":"ITEM-1","issued":{"date-parts":[["0"]]},"title":"Acerca de Git","type":"webpage"},"uris":["http://www.mendeley.com/documents/?uuid=ef8dd81a-3635-4c79-aa05-5eed40000b22"]}],"mendeley":{"formattedCitation":"[31]","plainTextFormattedCitation":"[31]","previouslyFormattedCitation":"[31]"},"properties":{"noteIndex":0},"schema":"https://github.com/citation-style-language/schema/raw/master/csl-citation.json"}</w:instrText>
      </w:r>
      <w:r w:rsidR="002925F9">
        <w:fldChar w:fldCharType="separate"/>
      </w:r>
      <w:r w:rsidR="009D2820" w:rsidRPr="009D2820">
        <w:rPr>
          <w:noProof/>
        </w:rPr>
        <w:t>[31]</w:t>
      </w:r>
      <w:r w:rsidR="002925F9">
        <w:fldChar w:fldCharType="end"/>
      </w:r>
      <w:r>
        <w:t>.</w:t>
      </w:r>
    </w:p>
    <w:p w14:paraId="21C13A08" w14:textId="70EF1634" w:rsidR="004004F8" w:rsidRDefault="004004F8">
      <w:pPr>
        <w:spacing w:after="160" w:line="259" w:lineRule="auto"/>
        <w:rPr>
          <w:rFonts w:eastAsiaTheme="majorEastAsia"/>
        </w:rPr>
      </w:pPr>
    </w:p>
    <w:p w14:paraId="10A5576A" w14:textId="549B9DFF" w:rsidR="00033C01" w:rsidRDefault="00033C01" w:rsidP="00033C01">
      <w:pPr>
        <w:pStyle w:val="Ttulo2"/>
      </w:pPr>
      <w:bookmarkStart w:id="63" w:name="_Toc207808942"/>
      <w:r>
        <w:t>4.3 Comprensión de los datos</w:t>
      </w:r>
      <w:bookmarkEnd w:id="63"/>
    </w:p>
    <w:p w14:paraId="306E183D" w14:textId="77777777" w:rsidR="00033C01" w:rsidRDefault="00033C01" w:rsidP="00033C01">
      <w:pPr>
        <w:rPr>
          <w:rFonts w:eastAsiaTheme="majorEastAsia"/>
        </w:rPr>
      </w:pPr>
    </w:p>
    <w:p w14:paraId="273EFC48" w14:textId="31953165" w:rsidR="00033C01" w:rsidRDefault="00033C01" w:rsidP="00C22747">
      <w:pPr>
        <w:jc w:val="both"/>
      </w:pPr>
      <w:r w:rsidRPr="00960A1C">
        <w:t xml:space="preserve">Esta fase inicia con recolectar los datos </w:t>
      </w:r>
      <w:r w:rsidR="00EE0457">
        <w:t xml:space="preserve">de las páginas institucionales </w:t>
      </w:r>
      <w:r w:rsidR="004C5A95">
        <w:t xml:space="preserve">de la Universidad </w:t>
      </w:r>
      <w:r w:rsidRPr="00960A1C">
        <w:t>y continúa con actividades</w:t>
      </w:r>
      <w:r w:rsidR="009B5CC0">
        <w:t xml:space="preserve"> </w:t>
      </w:r>
      <w:r w:rsidRPr="00960A1C">
        <w:t xml:space="preserve">para </w:t>
      </w:r>
      <w:r w:rsidR="00EE0457">
        <w:t>entender los mismos</w:t>
      </w:r>
      <w:r w:rsidR="00944F67">
        <w:t xml:space="preserve">. </w:t>
      </w:r>
      <w:r w:rsidR="00274D01" w:rsidRPr="00274D01">
        <w:t xml:space="preserve">Luego </w:t>
      </w:r>
      <w:r w:rsidR="00944F67">
        <w:t>se estudia q</w:t>
      </w:r>
      <w:r w:rsidR="00590553">
        <w:t>ué</w:t>
      </w:r>
      <w:r w:rsidR="00944F67">
        <w:t xml:space="preserve"> información se puede </w:t>
      </w:r>
      <w:r w:rsidR="00944F67" w:rsidRPr="00274D01">
        <w:t>extraer de ellos</w:t>
      </w:r>
      <w:r w:rsidR="00944F67">
        <w:t xml:space="preserve"> y </w:t>
      </w:r>
      <w:r w:rsidR="00EE0457">
        <w:t xml:space="preserve">se </w:t>
      </w:r>
      <w:r w:rsidRPr="00960A1C">
        <w:t>identifica</w:t>
      </w:r>
      <w:r w:rsidR="00EE0457">
        <w:t>n</w:t>
      </w:r>
      <w:r w:rsidRPr="00960A1C">
        <w:t xml:space="preserve"> problemas </w:t>
      </w:r>
      <w:r w:rsidR="00EE0457">
        <w:t xml:space="preserve">con los datos obtenidos, </w:t>
      </w:r>
      <w:r w:rsidR="00590553">
        <w:t xml:space="preserve">como la presencia de </w:t>
      </w:r>
      <w:r w:rsidR="00944F67">
        <w:t>datos anómalos</w:t>
      </w:r>
      <w:r w:rsidR="00274D01">
        <w:t xml:space="preserve"> </w:t>
      </w:r>
      <w:r>
        <w:fldChar w:fldCharType="begin" w:fldLock="1"/>
      </w:r>
      <w:r w:rsidR="009D2820">
        <w:instrText>ADDIN CSL_CITATION {"citationItems":[{"id":"ITEM-1","itemData":{"abstract":"The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author":[{"dropping-particle":"","family":"Rüdiger","given":"Wirth","non-dropping-particle":"","parse-names":false,"suffix":""},{"dropping-particle":"","family":"Hipp","given":"Jochen","non-dropping-particle":"","parse-names":false,"suffix":""}],"container-title":"Proceedings of the Fourth International Conference on the Practical Application of Knowledge Discovery and Data Mining","id":"ITEM-1","issue":"24959","issued":{"date-parts":[["2000"]]},"page":"29-39","title":"CRISP-DM : Towards a Standard Process Model for Data Mining","type":"article-journal"},"uris":["http://www.mendeley.com/documents/?uuid=d3fb6a6a-fde1-305d-8d39-53c2d4f04830"]}],"mendeley":{"formattedCitation":"[40]","plainTextFormattedCitation":"[40]","previouslyFormattedCitation":"[40]"},"properties":{"noteIndex":0},"schema":"https://github.com/citation-style-language/schema/raw/master/csl-citation.json"}</w:instrText>
      </w:r>
      <w:r>
        <w:fldChar w:fldCharType="separate"/>
      </w:r>
      <w:r w:rsidR="009D2820" w:rsidRPr="009D2820">
        <w:t>[40]</w:t>
      </w:r>
      <w:r>
        <w:fldChar w:fldCharType="end"/>
      </w:r>
      <w:r>
        <w:t>.</w:t>
      </w:r>
    </w:p>
    <w:p w14:paraId="51A2CCDE" w14:textId="77B0D3F6" w:rsidR="00033C01" w:rsidRDefault="00033C01" w:rsidP="00033C01">
      <w:pPr>
        <w:pStyle w:val="Ttulo3"/>
      </w:pPr>
      <w:bookmarkStart w:id="64" w:name="_Toc207808943"/>
      <w:r>
        <w:lastRenderedPageBreak/>
        <w:t>4.3.1 Recolección de datos iniciales</w:t>
      </w:r>
      <w:bookmarkEnd w:id="64"/>
    </w:p>
    <w:p w14:paraId="55C07236" w14:textId="77777777" w:rsidR="00033C01" w:rsidRDefault="00033C01" w:rsidP="00033C01"/>
    <w:p w14:paraId="52EA668B" w14:textId="16752A38" w:rsidR="00033C01" w:rsidRDefault="00033C01" w:rsidP="00033C01">
      <w:r>
        <w:t>Se tienen acceso a datos históricos de las siguientes 3 páginas webs:</w:t>
      </w:r>
    </w:p>
    <w:p w14:paraId="7273BFEA" w14:textId="77777777" w:rsidR="00033C01" w:rsidRDefault="00033C01" w:rsidP="00033C01"/>
    <w:p w14:paraId="732A231F" w14:textId="77777777" w:rsidR="00033C01" w:rsidRDefault="00033C01" w:rsidP="00033C01">
      <w:pPr>
        <w:pStyle w:val="Prrafodelista"/>
        <w:numPr>
          <w:ilvl w:val="0"/>
          <w:numId w:val="4"/>
        </w:numPr>
        <w:ind w:left="709" w:hanging="425"/>
        <w:jc w:val="both"/>
      </w:pPr>
      <w:r>
        <w:t xml:space="preserve">Sitio Institucional de la </w:t>
      </w:r>
      <w:proofErr w:type="spellStart"/>
      <w:r>
        <w:t>U.Na.M</w:t>
      </w:r>
      <w:proofErr w:type="spellEnd"/>
      <w:r>
        <w:t xml:space="preserve">. disponible en </w:t>
      </w:r>
      <w:hyperlink r:id="rId27" w:history="1">
        <w:r w:rsidRPr="00C51346">
          <w:rPr>
            <w:rStyle w:val="Hipervnculo"/>
          </w:rPr>
          <w:t>https://unam.edu.ar/</w:t>
        </w:r>
      </w:hyperlink>
      <w:r>
        <w:t xml:space="preserve"> </w:t>
      </w:r>
    </w:p>
    <w:p w14:paraId="32923ECB" w14:textId="733A8015" w:rsidR="00033C01" w:rsidRDefault="00ED0C8C" w:rsidP="00033C01">
      <w:pPr>
        <w:pStyle w:val="Prrafodelista"/>
        <w:numPr>
          <w:ilvl w:val="0"/>
          <w:numId w:val="4"/>
        </w:numPr>
        <w:ind w:left="709" w:hanging="425"/>
        <w:jc w:val="both"/>
      </w:pPr>
      <w:r>
        <w:t>Sitio de la E</w:t>
      </w:r>
      <w:r w:rsidR="00033C01">
        <w:t xml:space="preserve">ditorial Universitaria disponible en </w:t>
      </w:r>
      <w:hyperlink r:id="rId28" w:history="1">
        <w:r w:rsidR="00033C01" w:rsidRPr="00C51346">
          <w:rPr>
            <w:rStyle w:val="Hipervnculo"/>
          </w:rPr>
          <w:t>https://editorial.unam.edu.ar/</w:t>
        </w:r>
      </w:hyperlink>
      <w:r w:rsidR="00033C01">
        <w:t xml:space="preserve">  </w:t>
      </w:r>
    </w:p>
    <w:p w14:paraId="00D1786A" w14:textId="76748AAF" w:rsidR="00033C01" w:rsidRDefault="00033C01" w:rsidP="00033C01">
      <w:pPr>
        <w:pStyle w:val="Prrafodelista"/>
        <w:numPr>
          <w:ilvl w:val="0"/>
          <w:numId w:val="4"/>
        </w:numPr>
        <w:ind w:left="709" w:hanging="425"/>
        <w:jc w:val="both"/>
      </w:pPr>
      <w:r>
        <w:t xml:space="preserve">Portal de acceso al contenido generado por la radio y la televisión de la Universidad disponible en </w:t>
      </w:r>
      <w:hyperlink r:id="rId29" w:history="1">
        <w:r w:rsidRPr="00C51346">
          <w:rPr>
            <w:rStyle w:val="Hipervnculo"/>
          </w:rPr>
          <w:t>https://transmedia.unam.edu.ar/</w:t>
        </w:r>
      </w:hyperlink>
      <w:r>
        <w:t xml:space="preserve"> </w:t>
      </w:r>
    </w:p>
    <w:p w14:paraId="48D5FA8F" w14:textId="77777777" w:rsidR="00033C01" w:rsidRDefault="00033C01" w:rsidP="00033C01"/>
    <w:p w14:paraId="7106A1EF" w14:textId="2237148B" w:rsidR="00033C01" w:rsidRDefault="00033C01" w:rsidP="00E64D8C">
      <w:pPr>
        <w:jc w:val="both"/>
      </w:pPr>
      <w:r>
        <w:t>De las cuales tenemos</w:t>
      </w:r>
      <w:r w:rsidR="006F7C73">
        <w:t xml:space="preserve"> una</w:t>
      </w:r>
      <w:r>
        <w:t xml:space="preserve"> mayor cantidad de datos registrados por UA y </w:t>
      </w:r>
      <w:r w:rsidR="006F7C73">
        <w:t xml:space="preserve">una </w:t>
      </w:r>
      <w:r>
        <w:t xml:space="preserve">menor cantidad de datos </w:t>
      </w:r>
      <w:r w:rsidR="008E7FD2">
        <w:t xml:space="preserve">expresados en días </w:t>
      </w:r>
      <w:r>
        <w:t>registrados en GA4, las siguientes tabla</w:t>
      </w:r>
      <w:r w:rsidR="008E7FD2">
        <w:t>s explican los datos correspondientes por fecha que se tienen de dichas páginas web.</w:t>
      </w:r>
    </w:p>
    <w:p w14:paraId="0A1A89C5" w14:textId="77777777" w:rsidR="008E7FD2" w:rsidRDefault="008E7FD2" w:rsidP="00033C01"/>
    <w:tbl>
      <w:tblPr>
        <w:tblStyle w:val="Tablaconcuadrcula"/>
        <w:tblW w:w="0" w:type="auto"/>
        <w:tblLook w:val="04A0" w:firstRow="1" w:lastRow="0" w:firstColumn="1" w:lastColumn="0" w:noHBand="0" w:noVBand="1"/>
      </w:tblPr>
      <w:tblGrid>
        <w:gridCol w:w="3249"/>
        <w:gridCol w:w="2484"/>
        <w:gridCol w:w="2478"/>
      </w:tblGrid>
      <w:tr w:rsidR="008E7FD2" w14:paraId="3309FB46" w14:textId="77777777" w:rsidTr="008E7FD2">
        <w:tc>
          <w:tcPr>
            <w:tcW w:w="2737" w:type="dxa"/>
          </w:tcPr>
          <w:p w14:paraId="784703FE" w14:textId="3C9E4F40" w:rsidR="008E7FD2" w:rsidRDefault="008E7FD2" w:rsidP="00033C01">
            <w:r>
              <w:t>Página Web</w:t>
            </w:r>
          </w:p>
        </w:tc>
        <w:tc>
          <w:tcPr>
            <w:tcW w:w="2737" w:type="dxa"/>
          </w:tcPr>
          <w:p w14:paraId="57711318" w14:textId="2FA80305" w:rsidR="008E7FD2" w:rsidRDefault="008E7FD2" w:rsidP="00033C01">
            <w:r>
              <w:t>Desde</w:t>
            </w:r>
          </w:p>
        </w:tc>
        <w:tc>
          <w:tcPr>
            <w:tcW w:w="2737" w:type="dxa"/>
          </w:tcPr>
          <w:p w14:paraId="27F6683F" w14:textId="269D46D1" w:rsidR="008E7FD2" w:rsidRDefault="008E7FD2" w:rsidP="00033C01">
            <w:r>
              <w:t>Hasta</w:t>
            </w:r>
          </w:p>
        </w:tc>
      </w:tr>
      <w:tr w:rsidR="008E7FD2" w14:paraId="62AF1C0D" w14:textId="77777777" w:rsidTr="008E7FD2">
        <w:tc>
          <w:tcPr>
            <w:tcW w:w="2737" w:type="dxa"/>
          </w:tcPr>
          <w:p w14:paraId="20F983B9" w14:textId="2D830B40" w:rsidR="008E7FD2" w:rsidRDefault="00B6087D" w:rsidP="00033C01">
            <w:hyperlink r:id="rId30" w:history="1">
              <w:r w:rsidR="008E7FD2" w:rsidRPr="00C51346">
                <w:rPr>
                  <w:rStyle w:val="Hipervnculo"/>
                </w:rPr>
                <w:t>https://unam.edu.ar/</w:t>
              </w:r>
            </w:hyperlink>
          </w:p>
        </w:tc>
        <w:tc>
          <w:tcPr>
            <w:tcW w:w="2737" w:type="dxa"/>
          </w:tcPr>
          <w:p w14:paraId="1F3F1B23" w14:textId="4D032EE2" w:rsidR="008E7FD2" w:rsidRDefault="008E7FD2" w:rsidP="00033C01">
            <w:r>
              <w:t>28-05-2018</w:t>
            </w:r>
          </w:p>
        </w:tc>
        <w:tc>
          <w:tcPr>
            <w:tcW w:w="2737" w:type="dxa"/>
          </w:tcPr>
          <w:p w14:paraId="5300D9C4" w14:textId="0D9967AB" w:rsidR="008E7FD2" w:rsidRDefault="008E7FD2" w:rsidP="00033C01">
            <w:r>
              <w:t>04-07-2023</w:t>
            </w:r>
          </w:p>
        </w:tc>
      </w:tr>
      <w:tr w:rsidR="008E7FD2" w14:paraId="464284AE" w14:textId="77777777" w:rsidTr="008E7FD2">
        <w:tc>
          <w:tcPr>
            <w:tcW w:w="2737" w:type="dxa"/>
          </w:tcPr>
          <w:p w14:paraId="72D4157B" w14:textId="1534FBF8" w:rsidR="008E7FD2" w:rsidRDefault="00B6087D" w:rsidP="00033C01">
            <w:hyperlink r:id="rId31" w:history="1">
              <w:r w:rsidR="008E7FD2" w:rsidRPr="00C51346">
                <w:rPr>
                  <w:rStyle w:val="Hipervnculo"/>
                </w:rPr>
                <w:t>https://editorial.unam.edu.ar/</w:t>
              </w:r>
            </w:hyperlink>
            <w:r w:rsidR="008E7FD2">
              <w:t xml:space="preserve">  </w:t>
            </w:r>
          </w:p>
        </w:tc>
        <w:tc>
          <w:tcPr>
            <w:tcW w:w="2737" w:type="dxa"/>
          </w:tcPr>
          <w:p w14:paraId="4D490C10" w14:textId="2A84CD04" w:rsidR="008E7FD2" w:rsidRDefault="008E7FD2" w:rsidP="00033C01">
            <w:r>
              <w:t>08-10-2018</w:t>
            </w:r>
          </w:p>
        </w:tc>
        <w:tc>
          <w:tcPr>
            <w:tcW w:w="2737" w:type="dxa"/>
          </w:tcPr>
          <w:p w14:paraId="0660AFBC" w14:textId="43B9E852" w:rsidR="008E7FD2" w:rsidRDefault="008E7FD2" w:rsidP="00033C01">
            <w:r>
              <w:t>04-10-2023</w:t>
            </w:r>
          </w:p>
        </w:tc>
      </w:tr>
      <w:tr w:rsidR="008E7FD2" w14:paraId="34AAC909" w14:textId="77777777" w:rsidTr="008E7FD2">
        <w:tc>
          <w:tcPr>
            <w:tcW w:w="2737" w:type="dxa"/>
          </w:tcPr>
          <w:p w14:paraId="00E8E8B2" w14:textId="4804BC81" w:rsidR="008E7FD2" w:rsidRDefault="00B6087D" w:rsidP="00033C01">
            <w:hyperlink r:id="rId32" w:history="1">
              <w:r w:rsidR="008E7FD2" w:rsidRPr="00C51346">
                <w:rPr>
                  <w:rStyle w:val="Hipervnculo"/>
                </w:rPr>
                <w:t>https://transmedia.unam.edu.ar/</w:t>
              </w:r>
            </w:hyperlink>
          </w:p>
        </w:tc>
        <w:tc>
          <w:tcPr>
            <w:tcW w:w="2737" w:type="dxa"/>
          </w:tcPr>
          <w:p w14:paraId="0233B435" w14:textId="736DFC41" w:rsidR="008E7FD2" w:rsidRDefault="008E7FD2" w:rsidP="00033C01">
            <w:r>
              <w:t>22-08-2018</w:t>
            </w:r>
          </w:p>
        </w:tc>
        <w:tc>
          <w:tcPr>
            <w:tcW w:w="2737" w:type="dxa"/>
          </w:tcPr>
          <w:p w14:paraId="149509EF" w14:textId="5D734757" w:rsidR="008E7FD2" w:rsidRDefault="008E7FD2" w:rsidP="00033C01">
            <w:r>
              <w:t>01-06-2023</w:t>
            </w:r>
          </w:p>
        </w:tc>
      </w:tr>
    </w:tbl>
    <w:p w14:paraId="2A38B951" w14:textId="181B3E80" w:rsidR="00033C01" w:rsidRPr="00417A28" w:rsidRDefault="008E7FD2" w:rsidP="00417A28">
      <w:pPr>
        <w:pStyle w:val="Tablas"/>
      </w:pPr>
      <w:bookmarkStart w:id="65" w:name="_Toc207808968"/>
      <w:r w:rsidRPr="00417A28">
        <w:t>Tabla</w:t>
      </w:r>
      <w:r w:rsidR="00703FF0" w:rsidRPr="00417A28">
        <w:t xml:space="preserve"> 1</w:t>
      </w:r>
      <w:r w:rsidRPr="00417A28">
        <w:t xml:space="preserve"> de datos de </w:t>
      </w:r>
      <w:r w:rsidRPr="003378FE">
        <w:t xml:space="preserve">Universal </w:t>
      </w:r>
      <w:proofErr w:type="spellStart"/>
      <w:r w:rsidRPr="003378FE">
        <w:t>Analytics</w:t>
      </w:r>
      <w:bookmarkEnd w:id="65"/>
      <w:proofErr w:type="spellEnd"/>
    </w:p>
    <w:p w14:paraId="6D10A47A" w14:textId="77777777" w:rsidR="008E7FD2" w:rsidRDefault="008E7FD2" w:rsidP="008E7FD2"/>
    <w:tbl>
      <w:tblPr>
        <w:tblStyle w:val="Tablaconcuadrcula"/>
        <w:tblW w:w="0" w:type="auto"/>
        <w:tblLook w:val="04A0" w:firstRow="1" w:lastRow="0" w:firstColumn="1" w:lastColumn="0" w:noHBand="0" w:noVBand="1"/>
      </w:tblPr>
      <w:tblGrid>
        <w:gridCol w:w="3249"/>
        <w:gridCol w:w="2484"/>
        <w:gridCol w:w="2478"/>
      </w:tblGrid>
      <w:tr w:rsidR="008E7FD2" w14:paraId="3E18887F" w14:textId="77777777" w:rsidTr="008E7FD2">
        <w:tc>
          <w:tcPr>
            <w:tcW w:w="2737" w:type="dxa"/>
          </w:tcPr>
          <w:p w14:paraId="3282C67F" w14:textId="77777777" w:rsidR="008E7FD2" w:rsidRDefault="008E7FD2" w:rsidP="008E7FD2">
            <w:r>
              <w:t>Página Web</w:t>
            </w:r>
          </w:p>
        </w:tc>
        <w:tc>
          <w:tcPr>
            <w:tcW w:w="2737" w:type="dxa"/>
          </w:tcPr>
          <w:p w14:paraId="5E05B872" w14:textId="77777777" w:rsidR="008E7FD2" w:rsidRDefault="008E7FD2" w:rsidP="008E7FD2">
            <w:r>
              <w:t>Desde</w:t>
            </w:r>
          </w:p>
        </w:tc>
        <w:tc>
          <w:tcPr>
            <w:tcW w:w="2737" w:type="dxa"/>
          </w:tcPr>
          <w:p w14:paraId="1C81E41A" w14:textId="77777777" w:rsidR="008E7FD2" w:rsidRDefault="008E7FD2" w:rsidP="008E7FD2">
            <w:r>
              <w:t>Hasta</w:t>
            </w:r>
          </w:p>
        </w:tc>
      </w:tr>
      <w:tr w:rsidR="008E7FD2" w14:paraId="60CDC729" w14:textId="77777777" w:rsidTr="008E7FD2">
        <w:tc>
          <w:tcPr>
            <w:tcW w:w="2737" w:type="dxa"/>
          </w:tcPr>
          <w:p w14:paraId="4E393BD0" w14:textId="77777777" w:rsidR="008E7FD2" w:rsidRDefault="00B6087D" w:rsidP="008E7FD2">
            <w:hyperlink r:id="rId33" w:history="1">
              <w:r w:rsidR="008E7FD2" w:rsidRPr="00C51346">
                <w:rPr>
                  <w:rStyle w:val="Hipervnculo"/>
                </w:rPr>
                <w:t>https://unam.edu.ar/</w:t>
              </w:r>
            </w:hyperlink>
          </w:p>
        </w:tc>
        <w:tc>
          <w:tcPr>
            <w:tcW w:w="2737" w:type="dxa"/>
          </w:tcPr>
          <w:p w14:paraId="04B885F0" w14:textId="42D0F066" w:rsidR="008E7FD2" w:rsidRDefault="008E7FD2" w:rsidP="008E7FD2">
            <w:r>
              <w:t>14-06-2022</w:t>
            </w:r>
          </w:p>
        </w:tc>
        <w:tc>
          <w:tcPr>
            <w:tcW w:w="2737" w:type="dxa"/>
          </w:tcPr>
          <w:p w14:paraId="35F706D4" w14:textId="64A34EE2" w:rsidR="008E7FD2" w:rsidRDefault="008E7FD2" w:rsidP="008E7FD2">
            <w:r>
              <w:t>23-11-2023</w:t>
            </w:r>
          </w:p>
        </w:tc>
      </w:tr>
      <w:tr w:rsidR="008E7FD2" w14:paraId="0EE4BA73" w14:textId="77777777" w:rsidTr="008E7FD2">
        <w:tc>
          <w:tcPr>
            <w:tcW w:w="2737" w:type="dxa"/>
          </w:tcPr>
          <w:p w14:paraId="515E490F" w14:textId="77777777" w:rsidR="008E7FD2" w:rsidRDefault="00B6087D" w:rsidP="008E7FD2">
            <w:hyperlink r:id="rId34" w:history="1">
              <w:r w:rsidR="008E7FD2" w:rsidRPr="00C51346">
                <w:rPr>
                  <w:rStyle w:val="Hipervnculo"/>
                </w:rPr>
                <w:t>https://editorial.unam.edu.ar/</w:t>
              </w:r>
            </w:hyperlink>
            <w:r w:rsidR="008E7FD2">
              <w:t xml:space="preserve">  </w:t>
            </w:r>
          </w:p>
        </w:tc>
        <w:tc>
          <w:tcPr>
            <w:tcW w:w="2737" w:type="dxa"/>
          </w:tcPr>
          <w:p w14:paraId="2925A422" w14:textId="4E1271C6" w:rsidR="008E7FD2" w:rsidRDefault="008E7FD2" w:rsidP="008E7FD2">
            <w:r>
              <w:t>14-06-2022</w:t>
            </w:r>
          </w:p>
        </w:tc>
        <w:tc>
          <w:tcPr>
            <w:tcW w:w="2737" w:type="dxa"/>
          </w:tcPr>
          <w:p w14:paraId="24168478" w14:textId="10C3CE60" w:rsidR="008E7FD2" w:rsidRDefault="008E7FD2" w:rsidP="008E7FD2">
            <w:r>
              <w:t>24-01-2024</w:t>
            </w:r>
          </w:p>
        </w:tc>
      </w:tr>
      <w:tr w:rsidR="008E7FD2" w14:paraId="75E30963" w14:textId="77777777" w:rsidTr="008E7FD2">
        <w:tc>
          <w:tcPr>
            <w:tcW w:w="2737" w:type="dxa"/>
          </w:tcPr>
          <w:p w14:paraId="77D192DC" w14:textId="77777777" w:rsidR="008E7FD2" w:rsidRDefault="00B6087D" w:rsidP="008E7FD2">
            <w:hyperlink r:id="rId35" w:history="1">
              <w:r w:rsidR="008E7FD2" w:rsidRPr="00C51346">
                <w:rPr>
                  <w:rStyle w:val="Hipervnculo"/>
                </w:rPr>
                <w:t>https://transmedia.unam.edu.ar/</w:t>
              </w:r>
            </w:hyperlink>
          </w:p>
        </w:tc>
        <w:tc>
          <w:tcPr>
            <w:tcW w:w="2737" w:type="dxa"/>
          </w:tcPr>
          <w:p w14:paraId="3DFBEDE5" w14:textId="4D49CA47" w:rsidR="008E7FD2" w:rsidRDefault="008E7FD2" w:rsidP="008E7FD2">
            <w:r>
              <w:t>14-06-2022</w:t>
            </w:r>
          </w:p>
        </w:tc>
        <w:tc>
          <w:tcPr>
            <w:tcW w:w="2737" w:type="dxa"/>
          </w:tcPr>
          <w:p w14:paraId="04E23A4B" w14:textId="22E1F450" w:rsidR="008E7FD2" w:rsidRDefault="008E7FD2" w:rsidP="008E7FD2">
            <w:r>
              <w:t>01-01-2024</w:t>
            </w:r>
          </w:p>
        </w:tc>
      </w:tr>
    </w:tbl>
    <w:p w14:paraId="21EC195F" w14:textId="5F2A5C13" w:rsidR="008E7FD2" w:rsidRPr="00033C01" w:rsidRDefault="008E7FD2" w:rsidP="00417A28">
      <w:pPr>
        <w:pStyle w:val="Tablas"/>
      </w:pPr>
      <w:bookmarkStart w:id="66" w:name="_Toc207808969"/>
      <w:r>
        <w:t xml:space="preserve">Tabla </w:t>
      </w:r>
      <w:r w:rsidR="00703FF0">
        <w:t xml:space="preserve">2 </w:t>
      </w:r>
      <w:r>
        <w:t xml:space="preserve">de datos de </w:t>
      </w:r>
      <w:r w:rsidR="00620813" w:rsidRPr="003378FE">
        <w:t>Google</w:t>
      </w:r>
      <w:r w:rsidRPr="003378FE">
        <w:t xml:space="preserve"> </w:t>
      </w:r>
      <w:proofErr w:type="spellStart"/>
      <w:r w:rsidRPr="003378FE">
        <w:t>Analytics</w:t>
      </w:r>
      <w:proofErr w:type="spellEnd"/>
      <w:r>
        <w:t xml:space="preserve"> </w:t>
      </w:r>
      <w:r w:rsidRPr="003378FE">
        <w:t>4</w:t>
      </w:r>
      <w:bookmarkEnd w:id="66"/>
    </w:p>
    <w:p w14:paraId="05DA3D11" w14:textId="77777777" w:rsidR="008E7FD2" w:rsidRDefault="008E7FD2" w:rsidP="00033C01"/>
    <w:p w14:paraId="13218992" w14:textId="6796D62B" w:rsidR="005E390E" w:rsidRDefault="005E390E" w:rsidP="00F252E0">
      <w:pPr>
        <w:jc w:val="both"/>
      </w:pPr>
      <w:r>
        <w:t>Para poder descargar los datos</w:t>
      </w:r>
      <w:r w:rsidR="00B51186">
        <w:t xml:space="preserve"> se conecta </w:t>
      </w:r>
      <w:r w:rsidR="00620813" w:rsidRPr="003378FE">
        <w:t>Google</w:t>
      </w:r>
      <w:r w:rsidRPr="003378FE">
        <w:t xml:space="preserve"> </w:t>
      </w:r>
      <w:proofErr w:type="spellStart"/>
      <w:r w:rsidRPr="003378FE">
        <w:t>Analytics</w:t>
      </w:r>
      <w:proofErr w:type="spellEnd"/>
      <w:r>
        <w:t xml:space="preserve"> como fuente de datos de </w:t>
      </w:r>
      <w:proofErr w:type="spellStart"/>
      <w:r w:rsidRPr="003378FE">
        <w:t>Looker</w:t>
      </w:r>
      <w:proofErr w:type="spellEnd"/>
      <w:r w:rsidRPr="003378FE">
        <w:t xml:space="preserve"> Studio</w:t>
      </w:r>
      <w:r>
        <w:t xml:space="preserve">, </w:t>
      </w:r>
      <w:r w:rsidR="00B51186">
        <w:t>a partir de allí se transfieren</w:t>
      </w:r>
      <w:r>
        <w:t xml:space="preserve"> los datos a tablas en </w:t>
      </w:r>
      <w:proofErr w:type="spellStart"/>
      <w:r w:rsidRPr="003378FE">
        <w:t>Looker</w:t>
      </w:r>
      <w:proofErr w:type="spellEnd"/>
      <w:r w:rsidRPr="003378FE">
        <w:t xml:space="preserve"> Studio</w:t>
      </w:r>
      <w:r>
        <w:t xml:space="preserve"> y posteriormente </w:t>
      </w:r>
      <w:r w:rsidR="00B51186">
        <w:t>se descargan</w:t>
      </w:r>
      <w:r>
        <w:t xml:space="preserve"> los datos en archivos CSV.</w:t>
      </w:r>
    </w:p>
    <w:p w14:paraId="308B7266" w14:textId="1F33C786" w:rsidR="00370B0D" w:rsidRDefault="00370B0D">
      <w:pPr>
        <w:spacing w:after="160" w:line="259" w:lineRule="auto"/>
      </w:pPr>
    </w:p>
    <w:p w14:paraId="26FBC2CC" w14:textId="4E296230" w:rsidR="005E390E" w:rsidRDefault="005E390E" w:rsidP="005E390E">
      <w:pPr>
        <w:pStyle w:val="Ttulo3"/>
      </w:pPr>
      <w:bookmarkStart w:id="67" w:name="_Toc207808944"/>
      <w:r>
        <w:t xml:space="preserve">4.3.2 </w:t>
      </w:r>
      <w:r w:rsidRPr="005E390E">
        <w:t>Preparación de los datos</w:t>
      </w:r>
      <w:bookmarkEnd w:id="67"/>
    </w:p>
    <w:p w14:paraId="2C0766EE" w14:textId="319A6BCA" w:rsidR="005E390E" w:rsidRDefault="005E390E" w:rsidP="00202082">
      <w:pPr>
        <w:jc w:val="both"/>
      </w:pPr>
      <w:r>
        <w:t>Identificando algunos problemas de calidad de los datos</w:t>
      </w:r>
      <w:r w:rsidR="002C0360">
        <w:t>,</w:t>
      </w:r>
      <w:r>
        <w:t xml:space="preserve"> la página web </w:t>
      </w:r>
      <w:hyperlink r:id="rId36" w:history="1">
        <w:r w:rsidRPr="00C51346">
          <w:rPr>
            <w:rStyle w:val="Hipervnculo"/>
          </w:rPr>
          <w:t>https://unam.edu.ar/</w:t>
        </w:r>
      </w:hyperlink>
      <w:r w:rsidRPr="005E390E">
        <w:t xml:space="preserve"> </w:t>
      </w:r>
      <w:r>
        <w:t xml:space="preserve">desde noviembre del </w:t>
      </w:r>
      <w:r w:rsidR="00B030EC">
        <w:t xml:space="preserve">2023 </w:t>
      </w:r>
      <w:r>
        <w:t>no está capturando el tráfico correctamente en GA4</w:t>
      </w:r>
      <w:r w:rsidR="00BA76A5">
        <w:t xml:space="preserve">, por lo </w:t>
      </w:r>
      <w:r w:rsidR="00CE5E38">
        <w:t>tanto se</w:t>
      </w:r>
      <w:r w:rsidR="00BA76A5">
        <w:t xml:space="preserve"> </w:t>
      </w:r>
      <w:r w:rsidRPr="009A2AF1">
        <w:t>descarta este conjunto de datos.</w:t>
      </w:r>
    </w:p>
    <w:p w14:paraId="10B39120" w14:textId="7143ABB7" w:rsidR="00F221FF" w:rsidRDefault="00B87D66" w:rsidP="00202082">
      <w:pPr>
        <w:jc w:val="both"/>
      </w:pPr>
      <w:r>
        <w:rPr>
          <w:noProof/>
        </w:rPr>
        <w:drawing>
          <wp:inline distT="0" distB="0" distL="0" distR="0" wp14:anchorId="2FAD1D88" wp14:editId="3C99BF10">
            <wp:extent cx="5219700" cy="413385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9700" cy="4133850"/>
                    </a:xfrm>
                    <a:prstGeom prst="rect">
                      <a:avLst/>
                    </a:prstGeom>
                    <a:noFill/>
                    <a:ln>
                      <a:noFill/>
                    </a:ln>
                  </pic:spPr>
                </pic:pic>
              </a:graphicData>
            </a:graphic>
          </wp:inline>
        </w:drawing>
      </w:r>
    </w:p>
    <w:p w14:paraId="5691F845" w14:textId="353A4723" w:rsidR="0001629D" w:rsidRDefault="0001629D" w:rsidP="0001629D">
      <w:pPr>
        <w:pStyle w:val="Figuras"/>
      </w:pPr>
      <w:bookmarkStart w:id="68" w:name="_Toc207808994"/>
      <w:r w:rsidRPr="00DD6AB6">
        <w:t xml:space="preserve">Figura 4: Diagrama de Flujo del </w:t>
      </w:r>
      <w:r w:rsidR="00DD6AB6" w:rsidRPr="00DD6AB6">
        <w:t>Pre procesamiento</w:t>
      </w:r>
      <w:bookmarkEnd w:id="68"/>
    </w:p>
    <w:p w14:paraId="65C76D2B" w14:textId="061B38C2" w:rsidR="00D31E85" w:rsidRDefault="0020728D" w:rsidP="008A060D">
      <w:pPr>
        <w:jc w:val="both"/>
        <w:rPr>
          <w:color w:val="000000"/>
        </w:rPr>
      </w:pPr>
      <w:r>
        <w:rPr>
          <w:color w:val="000000"/>
        </w:rPr>
        <w:t xml:space="preserve">Lo siguiente que se procede a realizar, comenzando por la página web </w:t>
      </w:r>
      <w:hyperlink r:id="rId38" w:history="1">
        <w:r>
          <w:rPr>
            <w:rStyle w:val="Hipervnculo"/>
            <w:rFonts w:eastAsiaTheme="majorEastAsia"/>
            <w:color w:val="0563C1"/>
          </w:rPr>
          <w:t>https://transmedia.unam.edu.ar/</w:t>
        </w:r>
      </w:hyperlink>
      <w:r>
        <w:rPr>
          <w:color w:val="000000"/>
        </w:rPr>
        <w:t xml:space="preserve">  se descargan los datos en archivos CSV del </w:t>
      </w:r>
      <w:proofErr w:type="spellStart"/>
      <w:r>
        <w:rPr>
          <w:i/>
          <w:iCs/>
          <w:color w:val="000000"/>
        </w:rPr>
        <w:t>Looker</w:t>
      </w:r>
      <w:proofErr w:type="spellEnd"/>
      <w:r>
        <w:rPr>
          <w:i/>
          <w:iCs/>
          <w:color w:val="000000"/>
        </w:rPr>
        <w:t xml:space="preserve"> Studio</w:t>
      </w:r>
      <w:r>
        <w:rPr>
          <w:color w:val="000000"/>
        </w:rPr>
        <w:t xml:space="preserve"> de UA, son 5 archivos CSV que se procede a unificar en un solo archivo a través de código en Python.</w:t>
      </w:r>
    </w:p>
    <w:p w14:paraId="528F2D19" w14:textId="0E768812" w:rsidR="000C4FB4" w:rsidRDefault="000C4FB4" w:rsidP="00202082">
      <w:pPr>
        <w:jc w:val="both"/>
      </w:pPr>
      <w:r>
        <w:lastRenderedPageBreak/>
        <w:t>Se descargan los siguientes datos</w:t>
      </w:r>
      <w:r w:rsidR="0028002D">
        <w:t xml:space="preserve"> en 5 archivos CSV</w:t>
      </w:r>
      <w:r>
        <w:t>:</w:t>
      </w:r>
    </w:p>
    <w:p w14:paraId="65D00E9F" w14:textId="77777777" w:rsidR="009A2AF1" w:rsidRDefault="009A2AF1" w:rsidP="00202082">
      <w:pPr>
        <w:jc w:val="both"/>
      </w:pPr>
    </w:p>
    <w:p w14:paraId="5351EA12" w14:textId="28126854" w:rsidR="002535EA" w:rsidRDefault="000C4FB4" w:rsidP="00202082">
      <w:pPr>
        <w:pStyle w:val="Prrafodelista"/>
        <w:ind w:left="0"/>
        <w:jc w:val="both"/>
      </w:pPr>
      <w:r>
        <w:t>Vistas por Sistemas Operativos</w:t>
      </w:r>
      <w:r w:rsidR="00F442AB">
        <w:t xml:space="preserve">, </w:t>
      </w:r>
      <w:r>
        <w:t>Vistas por Agrupa</w:t>
      </w:r>
      <w:r w:rsidR="00F442AB">
        <w:t xml:space="preserve">ción de canales predeterminados, número de vistas de página, </w:t>
      </w:r>
      <w:r>
        <w:t>Usuarios Nuevos</w:t>
      </w:r>
      <w:r w:rsidR="00F442AB">
        <w:t xml:space="preserve">, </w:t>
      </w:r>
      <w:r>
        <w:t>Usuarios</w:t>
      </w:r>
      <w:r w:rsidR="00F442AB">
        <w:t xml:space="preserve">, </w:t>
      </w:r>
      <w:r>
        <w:t>N</w:t>
      </w:r>
      <w:r w:rsidR="002C0360">
        <w:t>ú</w:t>
      </w:r>
      <w:r>
        <w:t>mero de Sesiones Por usuario</w:t>
      </w:r>
      <w:r w:rsidR="00F442AB">
        <w:t xml:space="preserve">, </w:t>
      </w:r>
      <w:r>
        <w:t>Sesiones</w:t>
      </w:r>
      <w:r w:rsidR="00F442AB">
        <w:t xml:space="preserve">, </w:t>
      </w:r>
      <w:r>
        <w:t>Vistas por Categoría de dispositivo</w:t>
      </w:r>
      <w:r w:rsidR="00F442AB">
        <w:t xml:space="preserve">, </w:t>
      </w:r>
      <w:r>
        <w:t>Vistas por País</w:t>
      </w:r>
    </w:p>
    <w:p w14:paraId="0F270522" w14:textId="34103838" w:rsidR="000C4FB4" w:rsidRDefault="000C4FB4" w:rsidP="00202082">
      <w:pPr>
        <w:jc w:val="both"/>
      </w:pPr>
    </w:p>
    <w:p w14:paraId="626F7EEB" w14:textId="7DA5EF58" w:rsidR="000C4FB4" w:rsidRDefault="00D31E85" w:rsidP="00202082">
      <w:pPr>
        <w:jc w:val="both"/>
      </w:pPr>
      <w:r>
        <w:rPr>
          <w:color w:val="000000"/>
        </w:rPr>
        <w:t>A continuación se transforman</w:t>
      </w:r>
      <w:r>
        <w:t xml:space="preserve"> </w:t>
      </w:r>
      <w:r w:rsidR="000C4FB4">
        <w:t>los datos</w:t>
      </w:r>
      <w:r w:rsidR="00CD7FDC">
        <w:t xml:space="preserve"> obtenidos de los archivos CSV </w:t>
      </w:r>
      <w:r w:rsidR="00CD7FDC" w:rsidRPr="00E501A8">
        <w:t xml:space="preserve">de </w:t>
      </w:r>
      <w:proofErr w:type="spellStart"/>
      <w:r w:rsidR="00CD7FDC" w:rsidRPr="00E501A8">
        <w:t>Looker</w:t>
      </w:r>
      <w:proofErr w:type="spellEnd"/>
      <w:r w:rsidR="00CD7FDC" w:rsidRPr="00E501A8">
        <w:t xml:space="preserve"> Studio</w:t>
      </w:r>
      <w:r w:rsidR="000C4FB4">
        <w:t xml:space="preserve"> para obtener las columnas del </w:t>
      </w:r>
      <w:proofErr w:type="spellStart"/>
      <w:r w:rsidR="000C4FB4" w:rsidRPr="00E64D8C">
        <w:rPr>
          <w:i/>
        </w:rPr>
        <w:t>dataframe</w:t>
      </w:r>
      <w:proofErr w:type="spellEnd"/>
      <w:r w:rsidR="00CD7FDC">
        <w:t>.</w:t>
      </w:r>
    </w:p>
    <w:p w14:paraId="65E1C11F" w14:textId="77777777" w:rsidR="00CD7FDC" w:rsidRDefault="00CD7FDC" w:rsidP="00202082">
      <w:pPr>
        <w:jc w:val="both"/>
      </w:pPr>
    </w:p>
    <w:p w14:paraId="3DF323AC" w14:textId="38076DDE" w:rsidR="000C4FB4" w:rsidRDefault="000C4FB4" w:rsidP="00202082">
      <w:pPr>
        <w:jc w:val="both"/>
      </w:pPr>
      <w:r>
        <w:t>De vistas por sistema operativo salieron las siguientes columnas:</w:t>
      </w:r>
    </w:p>
    <w:p w14:paraId="3C1DA679" w14:textId="1A5D07A6" w:rsidR="000C4FB4" w:rsidRDefault="000C4FB4" w:rsidP="00F252E0">
      <w:pPr>
        <w:jc w:val="both"/>
      </w:pPr>
      <w:r w:rsidRPr="00F442AB">
        <w:t>Windows</w:t>
      </w:r>
      <w:r w:rsidR="00F442AB" w:rsidRPr="00F442AB">
        <w:t>,</w:t>
      </w:r>
      <w:r w:rsidR="00F442AB">
        <w:t xml:space="preserve"> </w:t>
      </w:r>
      <w:r w:rsidRPr="00F442AB">
        <w:t>Android</w:t>
      </w:r>
      <w:r w:rsidR="00F442AB" w:rsidRPr="00F442AB">
        <w:t>,</w:t>
      </w:r>
      <w:r w:rsidR="00E501A8">
        <w:t xml:space="preserve"> </w:t>
      </w:r>
      <w:r w:rsidRPr="00F442AB">
        <w:t>Linux</w:t>
      </w:r>
      <w:r w:rsidR="00F442AB" w:rsidRPr="00F442AB">
        <w:t>,</w:t>
      </w:r>
      <w:r w:rsidR="00F442AB">
        <w:t xml:space="preserve"> </w:t>
      </w:r>
      <w:r w:rsidRPr="00F442AB">
        <w:t>Macintosh</w:t>
      </w:r>
      <w:r w:rsidR="00F442AB" w:rsidRPr="00F442AB">
        <w:t>,</w:t>
      </w:r>
      <w:r w:rsidR="00F442AB">
        <w:t xml:space="preserve"> </w:t>
      </w:r>
      <w:r w:rsidRPr="00F442AB">
        <w:t>Sistema operativo (</w:t>
      </w:r>
      <w:proofErr w:type="spellStart"/>
      <w:r w:rsidRPr="00F442AB">
        <w:t>not</w:t>
      </w:r>
      <w:proofErr w:type="spellEnd"/>
      <w:r w:rsidRPr="00F442AB">
        <w:t xml:space="preserve"> set)</w:t>
      </w:r>
      <w:r w:rsidR="00F442AB" w:rsidRPr="00F442AB">
        <w:t>,</w:t>
      </w:r>
      <w:r w:rsidR="00F442AB">
        <w:t xml:space="preserve"> </w:t>
      </w:r>
      <w:r w:rsidRPr="00F442AB">
        <w:t>iOS</w:t>
      </w:r>
      <w:r w:rsidR="00F442AB" w:rsidRPr="00F442AB">
        <w:t>,</w:t>
      </w:r>
      <w:r w:rsidR="00F442AB">
        <w:t xml:space="preserve"> </w:t>
      </w:r>
      <w:r w:rsidRPr="00F442AB">
        <w:t xml:space="preserve">Windows </w:t>
      </w:r>
      <w:proofErr w:type="spellStart"/>
      <w:r w:rsidRPr="00F442AB">
        <w:t>Phone</w:t>
      </w:r>
      <w:proofErr w:type="spellEnd"/>
      <w:r w:rsidR="00F442AB" w:rsidRPr="00F442AB">
        <w:t>,</w:t>
      </w:r>
      <w:r w:rsidR="00E501A8">
        <w:t xml:space="preserve"> </w:t>
      </w:r>
      <w:r w:rsidRPr="00F442AB">
        <w:t>Chrome OS</w:t>
      </w:r>
      <w:r w:rsidR="00F442AB" w:rsidRPr="00F442AB">
        <w:t xml:space="preserve">, </w:t>
      </w:r>
      <w:proofErr w:type="spellStart"/>
      <w:r w:rsidRPr="00F442AB">
        <w:t>Tizen</w:t>
      </w:r>
      <w:proofErr w:type="spellEnd"/>
      <w:r w:rsidR="00F442AB" w:rsidRPr="00F442AB">
        <w:t xml:space="preserve">, </w:t>
      </w:r>
      <w:r w:rsidRPr="00F442AB">
        <w:t>Sistema operativo promedio</w:t>
      </w:r>
      <w:r w:rsidR="00F442AB" w:rsidRPr="00F442AB">
        <w:t xml:space="preserve">, </w:t>
      </w:r>
      <w:r w:rsidRPr="00CD7FDC">
        <w:t xml:space="preserve">Sistema operativo </w:t>
      </w:r>
      <w:proofErr w:type="spellStart"/>
      <w:r w:rsidRPr="00CD7FDC">
        <w:t>std</w:t>
      </w:r>
      <w:proofErr w:type="spellEnd"/>
      <w:r w:rsidR="004C44FE">
        <w:t>,</w:t>
      </w:r>
    </w:p>
    <w:p w14:paraId="45B16466" w14:textId="03082C5D" w:rsidR="004C44FE" w:rsidRPr="004C44FE" w:rsidRDefault="004C44FE" w:rsidP="00F252E0">
      <w:pPr>
        <w:jc w:val="both"/>
      </w:pPr>
      <w:proofErr w:type="gramStart"/>
      <w:r w:rsidRPr="004C44FE">
        <w:t>mediana</w:t>
      </w:r>
      <w:proofErr w:type="gramEnd"/>
      <w:r w:rsidRPr="004C44FE">
        <w:t xml:space="preserve"> Sistema operativo</w:t>
      </w:r>
      <w:r>
        <w:t>.</w:t>
      </w:r>
    </w:p>
    <w:p w14:paraId="5CBF1E2B" w14:textId="77777777" w:rsidR="004C44FE" w:rsidRPr="00F442AB" w:rsidRDefault="004C44FE" w:rsidP="00202082">
      <w:pPr>
        <w:jc w:val="both"/>
      </w:pPr>
    </w:p>
    <w:p w14:paraId="19965A00" w14:textId="26B863C3" w:rsidR="000C4FB4" w:rsidRDefault="00396C45" w:rsidP="00202082">
      <w:pPr>
        <w:jc w:val="both"/>
      </w:pPr>
      <w:r>
        <w:t xml:space="preserve">Siendo </w:t>
      </w:r>
      <w:r w:rsidRPr="00396C45">
        <w:t>Sistema operativo (</w:t>
      </w:r>
      <w:proofErr w:type="spellStart"/>
      <w:r w:rsidRPr="00396C45">
        <w:t>not</w:t>
      </w:r>
      <w:proofErr w:type="spellEnd"/>
      <w:r w:rsidRPr="00396C45">
        <w:t xml:space="preserve"> set)</w:t>
      </w:r>
      <w:r>
        <w:t xml:space="preserve"> donde se registran las vistas los sistemas operativos que UA no pudo detectar, </w:t>
      </w:r>
      <w:r w:rsidRPr="00396C45">
        <w:t>Sistema operativo promedio</w:t>
      </w:r>
      <w:r>
        <w:t xml:space="preserve"> </w:t>
      </w:r>
      <w:r w:rsidR="001A414E">
        <w:t xml:space="preserve">es </w:t>
      </w:r>
      <w:r>
        <w:t xml:space="preserve">el promedio de las otras columnas de sistemas operativos, </w:t>
      </w:r>
      <w:r w:rsidRPr="00396C45">
        <w:t xml:space="preserve">Sistema operativo </w:t>
      </w:r>
      <w:proofErr w:type="spellStart"/>
      <w:r w:rsidRPr="00396C45">
        <w:t>std</w:t>
      </w:r>
      <w:proofErr w:type="spellEnd"/>
      <w:r>
        <w:t xml:space="preserve"> el </w:t>
      </w:r>
      <w:r w:rsidR="00E501A8">
        <w:t>desvió</w:t>
      </w:r>
      <w:r>
        <w:t xml:space="preserve"> estándar de</w:t>
      </w:r>
      <w:r w:rsidR="001A414E">
        <w:t xml:space="preserve"> las columnas de </w:t>
      </w:r>
      <w:r w:rsidR="001A414E" w:rsidRPr="00396C45">
        <w:t xml:space="preserve">Sistema operativo </w:t>
      </w:r>
      <w:r>
        <w:t>y el resto son vistas de sistemas operativos conocidos, por ejemplo la columna Windows tendrá en cada fila datos de las vistas de los usuarios que accedieron a la página web a través de un dispositivo cuyo sistema operativo es Windows.</w:t>
      </w:r>
    </w:p>
    <w:p w14:paraId="044462D1" w14:textId="5D5D2897" w:rsidR="00396C45" w:rsidRDefault="00396C45" w:rsidP="00202082">
      <w:pPr>
        <w:spacing w:after="160" w:line="259" w:lineRule="auto"/>
        <w:jc w:val="both"/>
      </w:pPr>
    </w:p>
    <w:p w14:paraId="53120345" w14:textId="102E56DF" w:rsidR="00396C45" w:rsidRDefault="00396C45" w:rsidP="00202082">
      <w:pPr>
        <w:jc w:val="both"/>
      </w:pPr>
      <w:r>
        <w:t xml:space="preserve">De vistas por </w:t>
      </w:r>
      <w:r w:rsidRPr="00396C45">
        <w:t>Agrupación de canales predeterminados</w:t>
      </w:r>
      <w:r>
        <w:t xml:space="preserve"> salieron las siguientes columnas:</w:t>
      </w:r>
    </w:p>
    <w:p w14:paraId="069DC318" w14:textId="77777777" w:rsidR="00396C45" w:rsidRDefault="00396C45" w:rsidP="00202082">
      <w:pPr>
        <w:jc w:val="both"/>
      </w:pPr>
    </w:p>
    <w:p w14:paraId="6D522045" w14:textId="1E3A86A3" w:rsidR="00396C45" w:rsidRDefault="00396C45" w:rsidP="00202082">
      <w:pPr>
        <w:pStyle w:val="Prrafodelista"/>
        <w:ind w:left="0"/>
        <w:jc w:val="both"/>
      </w:pPr>
      <w:proofErr w:type="spellStart"/>
      <w:r w:rsidRPr="001F343A">
        <w:t>Organic</w:t>
      </w:r>
      <w:proofErr w:type="spellEnd"/>
      <w:r w:rsidRPr="001F343A">
        <w:t xml:space="preserve"> </w:t>
      </w:r>
      <w:proofErr w:type="spellStart"/>
      <w:r w:rsidRPr="001F343A">
        <w:t>Search</w:t>
      </w:r>
      <w:proofErr w:type="spellEnd"/>
      <w:r w:rsidR="001F343A" w:rsidRPr="001F343A">
        <w:t xml:space="preserve">, </w:t>
      </w:r>
      <w:r w:rsidRPr="001F343A">
        <w:t>Social</w:t>
      </w:r>
      <w:r w:rsidR="001F343A" w:rsidRPr="001F343A">
        <w:t xml:space="preserve">, </w:t>
      </w:r>
      <w:proofErr w:type="spellStart"/>
      <w:r w:rsidRPr="001F343A">
        <w:t>Direct</w:t>
      </w:r>
      <w:proofErr w:type="spellEnd"/>
      <w:r w:rsidR="001F343A" w:rsidRPr="00C724B5">
        <w:rPr>
          <w:b/>
        </w:rPr>
        <w:t>,</w:t>
      </w:r>
      <w:r w:rsidR="001F343A" w:rsidRPr="001F343A">
        <w:t xml:space="preserve"> </w:t>
      </w:r>
      <w:proofErr w:type="spellStart"/>
      <w:r w:rsidRPr="001F343A">
        <w:t>Referral</w:t>
      </w:r>
      <w:proofErr w:type="spellEnd"/>
      <w:r w:rsidR="001F343A" w:rsidRPr="001F343A">
        <w:t xml:space="preserve">, </w:t>
      </w:r>
      <w:r>
        <w:t>Agrupación de canales predeterminada promedio</w:t>
      </w:r>
      <w:r w:rsidR="001F343A">
        <w:t xml:space="preserve">, </w:t>
      </w:r>
      <w:r>
        <w:t xml:space="preserve">Agrupación de canales predeterminada </w:t>
      </w:r>
      <w:proofErr w:type="spellStart"/>
      <w:r>
        <w:t>std</w:t>
      </w:r>
      <w:proofErr w:type="spellEnd"/>
      <w:r w:rsidR="004C44FE">
        <w:t>,</w:t>
      </w:r>
      <w:r w:rsidR="004C44FE" w:rsidRPr="004C44FE">
        <w:t xml:space="preserve"> mediana Agrupación de canales predeterminada</w:t>
      </w:r>
    </w:p>
    <w:p w14:paraId="4E8F94C3" w14:textId="77777777" w:rsidR="00396C45" w:rsidRDefault="00396C45" w:rsidP="00202082">
      <w:pPr>
        <w:jc w:val="both"/>
      </w:pPr>
    </w:p>
    <w:p w14:paraId="60257A78" w14:textId="4BB61894" w:rsidR="00CD7FDC" w:rsidRDefault="00396C45" w:rsidP="00202082">
      <w:pPr>
        <w:jc w:val="both"/>
      </w:pPr>
      <w:r w:rsidRPr="00396C45">
        <w:t xml:space="preserve">Donde </w:t>
      </w:r>
      <w:proofErr w:type="spellStart"/>
      <w:r w:rsidRPr="00396C45">
        <w:t>Organic</w:t>
      </w:r>
      <w:proofErr w:type="spellEnd"/>
      <w:r w:rsidRPr="00396C45">
        <w:t xml:space="preserve"> </w:t>
      </w:r>
      <w:proofErr w:type="spellStart"/>
      <w:r w:rsidRPr="00396C45">
        <w:t>Search</w:t>
      </w:r>
      <w:proofErr w:type="spellEnd"/>
      <w:r w:rsidRPr="00396C45">
        <w:t xml:space="preserve">, Social, </w:t>
      </w:r>
      <w:proofErr w:type="spellStart"/>
      <w:r w:rsidRPr="00396C45">
        <w:t>Direct</w:t>
      </w:r>
      <w:proofErr w:type="spellEnd"/>
      <w:r w:rsidRPr="00396C45">
        <w:t xml:space="preserve"> y </w:t>
      </w:r>
      <w:proofErr w:type="spellStart"/>
      <w:r w:rsidRPr="00396C45">
        <w:t>Referral</w:t>
      </w:r>
      <w:proofErr w:type="spellEnd"/>
      <w:r w:rsidRPr="00396C45">
        <w:t xml:space="preserve"> son los canales predeterminados, </w:t>
      </w:r>
      <w:r>
        <w:t>es decir</w:t>
      </w:r>
      <w:r w:rsidR="00CD7FDC">
        <w:t>,</w:t>
      </w:r>
      <w:r>
        <w:t xml:space="preserve"> las fuentes de tráficos más comunes</w:t>
      </w:r>
      <w:r w:rsidR="00CD7FDC">
        <w:fldChar w:fldCharType="begin" w:fldLock="1"/>
      </w:r>
      <w:r w:rsidR="00CB38B5">
        <w:instrText>ADDIN CSL_CITATION {"citationItems":[{"id":"ITEM-1","itemData":{"URL":"https://support.google.com/analytics/answer/6010097","accessed":{"date-parts":[["2024","2","7"]]},"author":[{"dropping-particle":"","family":"Google Lcc","given":"","non-dropping-particle":"","parse-names":false,"suffix":""}],"id":"ITEM-1","issued":{"date-parts":[["0"]]},"title":"[UA] Información sobre las agrupaciones de canales","type":"webpage"},"uris":["http://www.mendeley.com/documents/?uuid=151fc5bc-149e-4ef7-b9a0-b51885220a14"]}],"mendeley":{"formattedCitation":"[41]","plainTextFormattedCitation":"[41]","previouslyFormattedCitation":"[41]"},"properties":{"noteIndex":0},"schema":"https://github.com/citation-style-language/schema/raw/master/csl-citation.json"}</w:instrText>
      </w:r>
      <w:r w:rsidR="00CD7FDC">
        <w:fldChar w:fldCharType="separate"/>
      </w:r>
      <w:r w:rsidR="009D2820" w:rsidRPr="009D2820">
        <w:rPr>
          <w:noProof/>
        </w:rPr>
        <w:t>[41]</w:t>
      </w:r>
      <w:r w:rsidR="00CD7FDC">
        <w:fldChar w:fldCharType="end"/>
      </w:r>
      <w:r w:rsidR="00CD7FDC">
        <w:t xml:space="preserve">, </w:t>
      </w:r>
      <w:r w:rsidR="00CD7FDC" w:rsidRPr="00CD7FDC">
        <w:t>Agrupación de canales predeterminada promedio</w:t>
      </w:r>
      <w:r w:rsidR="00CD7FDC">
        <w:t xml:space="preserve"> es el promedio de</w:t>
      </w:r>
      <w:r w:rsidR="004C44FE">
        <w:t xml:space="preserve"> los canales predeterminados, </w:t>
      </w:r>
      <w:r w:rsidR="00CD7FDC">
        <w:t xml:space="preserve">Agrupación de canales predeterminada </w:t>
      </w:r>
      <w:proofErr w:type="spellStart"/>
      <w:r w:rsidR="00CD7FDC">
        <w:t>std</w:t>
      </w:r>
      <w:proofErr w:type="spellEnd"/>
      <w:r w:rsidR="00CD7FDC">
        <w:t xml:space="preserve"> es el desvío estándar</w:t>
      </w:r>
      <w:r w:rsidR="004C44FE">
        <w:t xml:space="preserve"> y </w:t>
      </w:r>
      <w:r w:rsidR="004C44FE" w:rsidRPr="004C44FE">
        <w:t>mediana Agrupación de canales predeterminada</w:t>
      </w:r>
      <w:r w:rsidR="004C44FE">
        <w:t xml:space="preserve"> es la mediana de las columnas de agrupación de canales predeterminados</w:t>
      </w:r>
      <w:r w:rsidR="00CD7FDC">
        <w:t>.</w:t>
      </w:r>
    </w:p>
    <w:p w14:paraId="20BAA133" w14:textId="77777777" w:rsidR="00CD7FDC" w:rsidRDefault="00CD7FDC" w:rsidP="00202082">
      <w:pPr>
        <w:jc w:val="both"/>
      </w:pPr>
    </w:p>
    <w:p w14:paraId="1A6DA3EC" w14:textId="7B364AAE" w:rsidR="00CD7FDC" w:rsidRDefault="00CD7FDC" w:rsidP="00202082">
      <w:pPr>
        <w:jc w:val="both"/>
      </w:pPr>
      <w:r>
        <w:t>De vistas por Categoría de dispositivo</w:t>
      </w:r>
      <w:r w:rsidRPr="00CD7FDC">
        <w:t xml:space="preserve"> </w:t>
      </w:r>
      <w:r>
        <w:t>salieron las siguientes columnas:</w:t>
      </w:r>
    </w:p>
    <w:p w14:paraId="79CDDF2C" w14:textId="77777777" w:rsidR="009A2AF1" w:rsidRDefault="009A2AF1" w:rsidP="00202082">
      <w:pPr>
        <w:jc w:val="both"/>
      </w:pPr>
    </w:p>
    <w:p w14:paraId="6CDBED05" w14:textId="33944ADC" w:rsidR="00CD7FDC" w:rsidRDefault="00CD7FDC" w:rsidP="00202082">
      <w:pPr>
        <w:pStyle w:val="Prrafodelista"/>
        <w:ind w:left="0"/>
        <w:jc w:val="both"/>
      </w:pPr>
      <w:r w:rsidRPr="001F343A">
        <w:t>Mobile</w:t>
      </w:r>
      <w:r w:rsidR="001F343A" w:rsidRPr="001F343A">
        <w:t xml:space="preserve">, </w:t>
      </w:r>
      <w:r w:rsidRPr="001F343A">
        <w:t>Desktop</w:t>
      </w:r>
      <w:r w:rsidR="001F343A" w:rsidRPr="001F343A">
        <w:t xml:space="preserve">, </w:t>
      </w:r>
      <w:r w:rsidRPr="001F343A">
        <w:t>Tablet</w:t>
      </w:r>
      <w:r w:rsidR="001F343A" w:rsidRPr="001F343A">
        <w:t xml:space="preserve">, </w:t>
      </w:r>
      <w:r w:rsidRPr="00CD7FDC">
        <w:t>Categ</w:t>
      </w:r>
      <w:r>
        <w:t>oría de dispositivo promedio</w:t>
      </w:r>
      <w:r w:rsidR="001F343A">
        <w:t xml:space="preserve">, </w:t>
      </w:r>
      <w:r>
        <w:t xml:space="preserve">Categoría de dispositivo </w:t>
      </w:r>
      <w:proofErr w:type="spellStart"/>
      <w:r>
        <w:t>std</w:t>
      </w:r>
      <w:proofErr w:type="spellEnd"/>
      <w:r w:rsidR="009A2AF1">
        <w:t>.</w:t>
      </w:r>
      <w:r w:rsidR="004C44FE">
        <w:t>,</w:t>
      </w:r>
      <w:r w:rsidR="004C44FE" w:rsidRPr="004C44FE">
        <w:rPr>
          <w:rFonts w:ascii="Courier New" w:hAnsi="Courier New" w:cs="Courier New"/>
          <w:color w:val="1F1F1F"/>
          <w:sz w:val="21"/>
          <w:szCs w:val="21"/>
          <w:shd w:val="clear" w:color="auto" w:fill="FFFFFF"/>
        </w:rPr>
        <w:t xml:space="preserve"> </w:t>
      </w:r>
      <w:r w:rsidR="004C44FE" w:rsidRPr="004C44FE">
        <w:t>mediana Dispositivos</w:t>
      </w:r>
      <w:r w:rsidR="004C44FE">
        <w:t>.</w:t>
      </w:r>
    </w:p>
    <w:p w14:paraId="5A861FA0" w14:textId="77777777" w:rsidR="00CD7FDC" w:rsidRDefault="00CD7FDC" w:rsidP="00202082">
      <w:pPr>
        <w:pStyle w:val="Prrafodelista"/>
        <w:jc w:val="both"/>
      </w:pPr>
    </w:p>
    <w:p w14:paraId="6F08C79C" w14:textId="08BA40BB" w:rsidR="00B84D89" w:rsidRDefault="00CD7FDC" w:rsidP="00202082">
      <w:pPr>
        <w:jc w:val="both"/>
      </w:pPr>
      <w:r>
        <w:t xml:space="preserve">Donde </w:t>
      </w:r>
      <w:r w:rsidRPr="00CD7FDC">
        <w:t>Mobile</w:t>
      </w:r>
      <w:r>
        <w:t>,</w:t>
      </w:r>
      <w:r w:rsidRPr="00CD7FDC">
        <w:t xml:space="preserve"> Desktop</w:t>
      </w:r>
      <w:r w:rsidR="001F343A">
        <w:t xml:space="preserve"> y</w:t>
      </w:r>
      <w:r w:rsidRPr="00CD7FDC">
        <w:t xml:space="preserve"> Tablet</w:t>
      </w:r>
      <w:r>
        <w:t xml:space="preserve"> </w:t>
      </w:r>
      <w:r w:rsidR="00B84D89">
        <w:t xml:space="preserve">son la </w:t>
      </w:r>
      <w:r w:rsidR="00B84D89" w:rsidRPr="00B84D89">
        <w:t>Categoría de dispositivo</w:t>
      </w:r>
      <w:r w:rsidR="00B84D89">
        <w:t>, es decir, el tipo de dispositivo que tenía el usuario cuando se registró la visita en la página web</w:t>
      </w:r>
      <w:r w:rsidR="00B84D89">
        <w:fldChar w:fldCharType="begin" w:fldLock="1"/>
      </w:r>
      <w:r w:rsidR="00CB38B5">
        <w:instrText>ADDIN CSL_CITATION {"citationItems":[{"id":"ITEM-1","itemData":{"URL":"https://support.google.com/analytics/answer/12980150","accessed":{"date-parts":[["2023","2","7"]]},"author":[{"dropping-particle":"","family":"Google Lcc","given":"","non-dropping-particle":"","parse-names":false,"suffix":""}],"id":"ITEM-1","issued":{"date-parts":[["0"]]},"title":"[GA4] Informe \"Detalles de la tecnología\"","type":"webpage"},"uris":["http://www.mendeley.com/documents/?uuid=d4a1ede2-47e6-4ddb-af8f-d12cc768859d"]}],"mendeley":{"formattedCitation":"[42]","plainTextFormattedCitation":"[42]","previouslyFormattedCitation":"[42]"},"properties":{"noteIndex":0},"schema":"https://github.com/citation-style-language/schema/raw/master/csl-citation.json"}</w:instrText>
      </w:r>
      <w:r w:rsidR="00B84D89">
        <w:fldChar w:fldCharType="separate"/>
      </w:r>
      <w:r w:rsidR="009D2820" w:rsidRPr="009D2820">
        <w:rPr>
          <w:noProof/>
        </w:rPr>
        <w:t>[42]</w:t>
      </w:r>
      <w:r w:rsidR="00B84D89">
        <w:fldChar w:fldCharType="end"/>
      </w:r>
      <w:r w:rsidR="00B84D89">
        <w:t xml:space="preserve">, además </w:t>
      </w:r>
      <w:r w:rsidR="00B84D89" w:rsidRPr="00B84D89">
        <w:t>Categoría de dispositivo promedio</w:t>
      </w:r>
      <w:r w:rsidR="00064DB1">
        <w:t xml:space="preserve"> es como su nombre indica el promedio de vistas por Categoría de dispositivo</w:t>
      </w:r>
      <w:r w:rsidR="004C44FE">
        <w:t>,</w:t>
      </w:r>
      <w:r w:rsidR="00B84D89">
        <w:t xml:space="preserve"> Categoría de dispositivo </w:t>
      </w:r>
      <w:proofErr w:type="spellStart"/>
      <w:r w:rsidR="00B84D89">
        <w:t>std</w:t>
      </w:r>
      <w:proofErr w:type="spellEnd"/>
      <w:r w:rsidR="00B84D89">
        <w:t xml:space="preserve"> es el desvió estándar</w:t>
      </w:r>
      <w:r w:rsidR="004C44FE">
        <w:t xml:space="preserve"> y </w:t>
      </w:r>
      <w:r w:rsidR="004C44FE" w:rsidRPr="004C44FE">
        <w:t>mediana Dispositivos</w:t>
      </w:r>
      <w:r w:rsidR="004C44FE">
        <w:t xml:space="preserve"> es la mediana de las columnas de dispositivos</w:t>
      </w:r>
      <w:r w:rsidR="00B84D89">
        <w:t>.</w:t>
      </w:r>
    </w:p>
    <w:p w14:paraId="66782E0A" w14:textId="7A82BA51" w:rsidR="00CD7FDC" w:rsidRPr="00CD7FDC" w:rsidRDefault="00CD7FDC" w:rsidP="00202082">
      <w:pPr>
        <w:jc w:val="both"/>
      </w:pPr>
    </w:p>
    <w:p w14:paraId="20656642" w14:textId="7E3F37F0" w:rsidR="008E7FD2" w:rsidRDefault="00A31F16" w:rsidP="00202082">
      <w:pPr>
        <w:jc w:val="both"/>
      </w:pPr>
      <w:r>
        <w:t>Las siguientes son tal cual del CSV no se necesitó mayor trabajo de transformación:</w:t>
      </w:r>
    </w:p>
    <w:p w14:paraId="58EA0AB3" w14:textId="77777777" w:rsidR="009A2AF1" w:rsidRDefault="009A2AF1" w:rsidP="00202082">
      <w:pPr>
        <w:jc w:val="both"/>
      </w:pPr>
    </w:p>
    <w:p w14:paraId="6AFA595F" w14:textId="74C908B3" w:rsidR="00A31F16" w:rsidRDefault="001F343A" w:rsidP="00202082">
      <w:pPr>
        <w:pStyle w:val="Prrafodelista"/>
        <w:ind w:left="0"/>
        <w:jc w:val="both"/>
      </w:pPr>
      <w:r>
        <w:t>N</w:t>
      </w:r>
      <w:r w:rsidR="0028002D" w:rsidRPr="0028002D">
        <w:t xml:space="preserve">úmero de vistas de </w:t>
      </w:r>
      <w:r w:rsidRPr="0028002D">
        <w:t>página,</w:t>
      </w:r>
      <w:r>
        <w:t xml:space="preserve"> </w:t>
      </w:r>
      <w:r w:rsidR="00A31F16">
        <w:t>Usuarios Nuevos</w:t>
      </w:r>
      <w:r>
        <w:t xml:space="preserve">, </w:t>
      </w:r>
      <w:r w:rsidR="00A31F16">
        <w:t>Usuarios</w:t>
      </w:r>
      <w:r>
        <w:t>, Número</w:t>
      </w:r>
      <w:r w:rsidR="00A31F16">
        <w:t xml:space="preserve"> de Sesiones Por usuario</w:t>
      </w:r>
      <w:r>
        <w:t xml:space="preserve">, </w:t>
      </w:r>
      <w:r w:rsidR="00A31F16">
        <w:t>Sesiones</w:t>
      </w:r>
      <w:r w:rsidR="0085754F">
        <w:t>.</w:t>
      </w:r>
    </w:p>
    <w:p w14:paraId="1211A055" w14:textId="77777777" w:rsidR="00A31F16" w:rsidRDefault="00A31F16" w:rsidP="00202082">
      <w:pPr>
        <w:jc w:val="both"/>
      </w:pPr>
    </w:p>
    <w:p w14:paraId="4AA6B268" w14:textId="0C972BD6" w:rsidR="004C44FE" w:rsidRPr="00396C45" w:rsidRDefault="00A31F16" w:rsidP="002E7AFC">
      <w:pPr>
        <w:jc w:val="both"/>
      </w:pPr>
      <w:r>
        <w:t xml:space="preserve">Es decir una columna de </w:t>
      </w:r>
      <w:r w:rsidRPr="00A31F16">
        <w:t>Usuarios Nuevos</w:t>
      </w:r>
      <w:r>
        <w:t xml:space="preserve"> del CSV se pas</w:t>
      </w:r>
      <w:r w:rsidR="00590FD7">
        <w:t>a</w:t>
      </w:r>
      <w:r>
        <w:t xml:space="preserve"> al </w:t>
      </w:r>
      <w:proofErr w:type="spellStart"/>
      <w:r w:rsidRPr="00E64D8C">
        <w:rPr>
          <w:i/>
        </w:rPr>
        <w:t>dataframe</w:t>
      </w:r>
      <w:proofErr w:type="spellEnd"/>
      <w:r>
        <w:t xml:space="preserve"> como una columna de </w:t>
      </w:r>
      <w:r w:rsidRPr="00A31F16">
        <w:t>Usuarios Nuevos</w:t>
      </w:r>
      <w:r w:rsidR="004C44FE">
        <w:t xml:space="preserve"> sin </w:t>
      </w:r>
      <w:r w:rsidR="00D55BD5">
        <w:t>mayores complicaciones</w:t>
      </w:r>
      <w:r>
        <w:t>.</w:t>
      </w:r>
      <w:r w:rsidR="00A00433">
        <w:t xml:space="preserve"> </w:t>
      </w:r>
      <w:r w:rsidR="00590FD7">
        <w:t>De vistas por País se procede</w:t>
      </w:r>
      <w:r w:rsidR="0028002D">
        <w:t xml:space="preserve"> a dividir en 2 columnas, las vistas que son de Argentina y las que son de otros países.</w:t>
      </w:r>
      <w:r w:rsidR="002E7AFC">
        <w:t xml:space="preserve"> El proceso </w:t>
      </w:r>
      <w:r w:rsidR="00590FD7">
        <w:t xml:space="preserve">sigue con el uso de </w:t>
      </w:r>
      <w:r w:rsidR="002E7AFC">
        <w:t xml:space="preserve">Google </w:t>
      </w:r>
      <w:proofErr w:type="spellStart"/>
      <w:r w:rsidR="002E7AFC">
        <w:t>Colaboratory</w:t>
      </w:r>
      <w:proofErr w:type="spellEnd"/>
      <w:r w:rsidR="002E7AFC">
        <w:t xml:space="preserve"> en Google Drive.</w:t>
      </w:r>
    </w:p>
    <w:p w14:paraId="1A0B0418" w14:textId="3AB72765" w:rsidR="00D55B4B" w:rsidRDefault="00FA1763" w:rsidP="00D55B4B">
      <w:pPr>
        <w:pStyle w:val="Ttulo3"/>
      </w:pPr>
      <w:bookmarkStart w:id="69" w:name="_Toc207808945"/>
      <w:r>
        <w:lastRenderedPageBreak/>
        <w:t xml:space="preserve">4.3.4 </w:t>
      </w:r>
      <w:r w:rsidR="00D55B4B">
        <w:t>Detección de Anomalías</w:t>
      </w:r>
      <w:bookmarkEnd w:id="69"/>
    </w:p>
    <w:p w14:paraId="1B4BD9BD" w14:textId="77777777" w:rsidR="00D8103E" w:rsidRPr="00D8103E" w:rsidRDefault="00D8103E" w:rsidP="00D8103E"/>
    <w:p w14:paraId="4ABAAD3C" w14:textId="2E8CE3AE" w:rsidR="00F1782E" w:rsidRDefault="008A184D" w:rsidP="00202082">
      <w:pPr>
        <w:jc w:val="both"/>
        <w:rPr>
          <w:rFonts w:eastAsiaTheme="majorEastAsia"/>
        </w:rPr>
      </w:pPr>
      <w:r>
        <w:rPr>
          <w:rFonts w:eastAsiaTheme="majorEastAsia"/>
        </w:rPr>
        <w:t xml:space="preserve">Finalmente se realizó una limpieza de los </w:t>
      </w:r>
      <w:r w:rsidR="001668D5">
        <w:rPr>
          <w:rFonts w:eastAsiaTheme="majorEastAsia"/>
        </w:rPr>
        <w:t xml:space="preserve">datos </w:t>
      </w:r>
      <w:r w:rsidR="005F797C">
        <w:rPr>
          <w:rFonts w:eastAsiaTheme="majorEastAsia"/>
        </w:rPr>
        <w:t>anómalos</w:t>
      </w:r>
      <w:r w:rsidR="0030456E">
        <w:rPr>
          <w:rFonts w:eastAsiaTheme="majorEastAsia"/>
        </w:rPr>
        <w:t xml:space="preserve"> (</w:t>
      </w:r>
      <w:proofErr w:type="spellStart"/>
      <w:r w:rsidRPr="005F797C">
        <w:rPr>
          <w:rFonts w:eastAsiaTheme="majorEastAsia"/>
          <w:i/>
        </w:rPr>
        <w:t>outliers</w:t>
      </w:r>
      <w:proofErr w:type="spellEnd"/>
      <w:r w:rsidR="0030456E">
        <w:rPr>
          <w:rFonts w:eastAsiaTheme="majorEastAsia"/>
          <w:i/>
        </w:rPr>
        <w:t>)</w:t>
      </w:r>
      <w:r>
        <w:rPr>
          <w:rFonts w:eastAsiaTheme="majorEastAsia"/>
        </w:rPr>
        <w:t xml:space="preserve"> detectados usando </w:t>
      </w:r>
      <w:r w:rsidR="005F797C">
        <w:rPr>
          <w:rFonts w:eastAsiaTheme="majorEastAsia"/>
        </w:rPr>
        <w:t>l</w:t>
      </w:r>
      <w:r w:rsidR="00F1782E">
        <w:rPr>
          <w:rFonts w:eastAsiaTheme="majorEastAsia"/>
        </w:rPr>
        <w:t xml:space="preserve">os k vecinos más cercanos - </w:t>
      </w:r>
      <w:r>
        <w:rPr>
          <w:rFonts w:eastAsiaTheme="majorEastAsia"/>
        </w:rPr>
        <w:t>KNN</w:t>
      </w:r>
      <w:r w:rsidR="00F1782E">
        <w:rPr>
          <w:rFonts w:eastAsiaTheme="majorEastAsia"/>
        </w:rPr>
        <w:t xml:space="preserve"> (</w:t>
      </w:r>
      <w:r w:rsidR="00F1782E" w:rsidRPr="00F1782E">
        <w:rPr>
          <w:rFonts w:eastAsiaTheme="majorEastAsia"/>
          <w:i/>
        </w:rPr>
        <w:t xml:space="preserve">K </w:t>
      </w:r>
      <w:proofErr w:type="spellStart"/>
      <w:r w:rsidR="00F1782E" w:rsidRPr="00F1782E">
        <w:rPr>
          <w:rFonts w:eastAsiaTheme="majorEastAsia"/>
          <w:i/>
        </w:rPr>
        <w:t>Nearest</w:t>
      </w:r>
      <w:proofErr w:type="spellEnd"/>
      <w:r w:rsidR="00F1782E" w:rsidRPr="00F1782E">
        <w:rPr>
          <w:rFonts w:eastAsiaTheme="majorEastAsia"/>
          <w:i/>
        </w:rPr>
        <w:t xml:space="preserve"> </w:t>
      </w:r>
      <w:proofErr w:type="spellStart"/>
      <w:r w:rsidR="00F1782E" w:rsidRPr="00F1782E">
        <w:rPr>
          <w:rFonts w:eastAsiaTheme="majorEastAsia"/>
          <w:i/>
        </w:rPr>
        <w:t>Neighbors</w:t>
      </w:r>
      <w:proofErr w:type="spellEnd"/>
      <w:r w:rsidR="00F1782E">
        <w:rPr>
          <w:rFonts w:eastAsiaTheme="majorEastAsia"/>
        </w:rPr>
        <w:t>)</w:t>
      </w:r>
      <w:r w:rsidR="00CE4790">
        <w:rPr>
          <w:rFonts w:eastAsiaTheme="majorEastAsia"/>
        </w:rPr>
        <w:t>, donde se tom</w:t>
      </w:r>
      <w:r w:rsidR="00C3119A">
        <w:rPr>
          <w:rFonts w:eastAsiaTheme="majorEastAsia"/>
        </w:rPr>
        <w:t xml:space="preserve">an </w:t>
      </w:r>
      <w:r w:rsidR="00D55B4B">
        <w:rPr>
          <w:rFonts w:eastAsiaTheme="majorEastAsia"/>
        </w:rPr>
        <w:t xml:space="preserve">los 7 vecinos más cercanos, se considera más probable que sean </w:t>
      </w:r>
      <w:proofErr w:type="spellStart"/>
      <w:r w:rsidR="00D55B4B" w:rsidRPr="00D55B4B">
        <w:rPr>
          <w:rFonts w:eastAsiaTheme="majorEastAsia"/>
          <w:i/>
        </w:rPr>
        <w:t>outliers</w:t>
      </w:r>
      <w:proofErr w:type="spellEnd"/>
      <w:r w:rsidR="00D55B4B">
        <w:rPr>
          <w:rFonts w:eastAsiaTheme="majorEastAsia"/>
        </w:rPr>
        <w:t xml:space="preserve"> aquellos datos del </w:t>
      </w:r>
      <w:proofErr w:type="spellStart"/>
      <w:r w:rsidR="00D55B4B" w:rsidRPr="00D55B4B">
        <w:rPr>
          <w:rFonts w:eastAsiaTheme="majorEastAsia"/>
          <w:i/>
        </w:rPr>
        <w:t>dataset</w:t>
      </w:r>
      <w:proofErr w:type="spellEnd"/>
      <w:r w:rsidR="00D55B4B">
        <w:rPr>
          <w:rFonts w:eastAsiaTheme="majorEastAsia"/>
        </w:rPr>
        <w:t xml:space="preserve"> que estén más alejados de sus vecinos </w:t>
      </w:r>
      <w:r w:rsidR="00E32A06">
        <w:rPr>
          <w:rFonts w:eastAsiaTheme="majorEastAsia"/>
        </w:rPr>
        <w:t>más</w:t>
      </w:r>
      <w:r w:rsidR="00D55B4B">
        <w:rPr>
          <w:rFonts w:eastAsiaTheme="majorEastAsia"/>
        </w:rPr>
        <w:t xml:space="preserve"> cercanos</w:t>
      </w:r>
      <w:r w:rsidR="00E32A06">
        <w:rPr>
          <w:rFonts w:eastAsiaTheme="majorEastAsia"/>
        </w:rPr>
        <w:fldChar w:fldCharType="begin" w:fldLock="1"/>
      </w:r>
      <w:r w:rsidR="009D2820">
        <w:rPr>
          <w:rFonts w:eastAsiaTheme="majorEastAsia"/>
        </w:rPr>
        <w:instrText>ADDIN CSL_CITATION {"citationItems":[{"id":"ITEM-1","itemData":{"DOI":"10.1109/ICDSP.2015.7251924","ISBN":"9781479980581","abstract":"This paper presents a k-nearest neighbors (kNN) method to detect outliers in large-scale traffic data collected daily in every modern city. Outliers include hardware and data errors as well as abnormal traffic behaviors. The proposed kNN method detects outliers by exploiting the relationship among neighborhoods in data points. The farther a data point is beyond its neighbors, the more possible the data is an outlier. Traffic data here was recorded in a video format, and converted to spatial-temporal (ST) traffic signals by statistics. The ST signals are then transformed to a two-dimensional (2D) (x, y) -coordinate plane by Principal Component Analysis (PCA) for dimension reduction. The distance-based kNN method is evaluated by unsupervised and semi-supervised approaches. The semi-supervised approach reaches 96.19% accuracy.","author":[{"dropping-particle":"","family":"Dang","given":"Taurus T.","non-dropping-particle":"","parse-names":false,"suffix":""},{"dropping-particle":"","family":"Ngan","given":"Henry Y.T.","non-dropping-particle":"","parse-names":false,"suffix":""},{"dropping-particle":"","family":"Liu","given":"Wei","non-dropping-particle":"","parse-names":false,"suffix":""}],"container-title":"International Conference on Digital Signal Processing, DSP","id":"ITEM-1","issued":{"date-parts":[["2015"]]},"page":"507-510","title":"Distance-based k-nearest neighbors outlier detection method in large-scale traffic data","type":"article-journal","volume":"2015-Septe"},"uris":["http://www.mendeley.com/documents/?uuid=825d4e9d-f1e6-36ae-9067-8aa98e58f0a7"]}],"mendeley":{"formattedCitation":"[43]","plainTextFormattedCitation":"[43]","previouslyFormattedCitation":"[43]"},"properties":{"noteIndex":0},"schema":"https://github.com/citation-style-language/schema/raw/master/csl-citation.json"}</w:instrText>
      </w:r>
      <w:r w:rsidR="00E32A06">
        <w:rPr>
          <w:rFonts w:eastAsiaTheme="majorEastAsia"/>
        </w:rPr>
        <w:fldChar w:fldCharType="separate"/>
      </w:r>
      <w:r w:rsidR="009D2820" w:rsidRPr="009D2820">
        <w:rPr>
          <w:rFonts w:eastAsiaTheme="majorEastAsia"/>
          <w:noProof/>
        </w:rPr>
        <w:t>[43]</w:t>
      </w:r>
      <w:r w:rsidR="00E32A06">
        <w:rPr>
          <w:rFonts w:eastAsiaTheme="majorEastAsia"/>
        </w:rPr>
        <w:fldChar w:fldCharType="end"/>
      </w:r>
      <w:r w:rsidR="00D55B4B">
        <w:rPr>
          <w:rFonts w:eastAsiaTheme="majorEastAsia"/>
        </w:rPr>
        <w:t>.</w:t>
      </w:r>
    </w:p>
    <w:p w14:paraId="3F270775" w14:textId="77777777" w:rsidR="00F1782E" w:rsidRDefault="00F1782E" w:rsidP="008A184D">
      <w:pPr>
        <w:rPr>
          <w:rFonts w:eastAsiaTheme="majorEastAsia"/>
        </w:rPr>
      </w:pPr>
    </w:p>
    <w:p w14:paraId="18C98043" w14:textId="5BD5A6D0" w:rsidR="00F1782E" w:rsidRDefault="00E11316" w:rsidP="008A184D">
      <w:pPr>
        <w:rPr>
          <w:rFonts w:eastAsiaTheme="majorEastAsia"/>
        </w:rPr>
      </w:pPr>
      <w:r>
        <w:rPr>
          <w:rFonts w:eastAsiaTheme="majorEastAsia"/>
          <w:noProof/>
        </w:rPr>
        <w:drawing>
          <wp:inline distT="0" distB="0" distL="0" distR="0" wp14:anchorId="3FD187F2" wp14:editId="5829EF7E">
            <wp:extent cx="5219700" cy="3848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19700" cy="3848100"/>
                    </a:xfrm>
                    <a:prstGeom prst="rect">
                      <a:avLst/>
                    </a:prstGeom>
                    <a:noFill/>
                    <a:ln>
                      <a:noFill/>
                    </a:ln>
                  </pic:spPr>
                </pic:pic>
              </a:graphicData>
            </a:graphic>
          </wp:inline>
        </w:drawing>
      </w:r>
    </w:p>
    <w:p w14:paraId="5F4629D9" w14:textId="2AC80610" w:rsidR="00F1782E" w:rsidRDefault="00F1782E" w:rsidP="008A184D">
      <w:pPr>
        <w:rPr>
          <w:rFonts w:eastAsiaTheme="majorEastAsia"/>
        </w:rPr>
      </w:pPr>
    </w:p>
    <w:p w14:paraId="51B683A2" w14:textId="39AACBC9" w:rsidR="00CE4790" w:rsidRDefault="0001629D" w:rsidP="00D70163">
      <w:pPr>
        <w:pStyle w:val="Figuras"/>
        <w:rPr>
          <w:rFonts w:eastAsiaTheme="majorEastAsia"/>
        </w:rPr>
      </w:pPr>
      <w:bookmarkStart w:id="70" w:name="_Toc207808995"/>
      <w:r>
        <w:rPr>
          <w:rFonts w:eastAsiaTheme="majorEastAsia"/>
        </w:rPr>
        <w:t>Figura 5</w:t>
      </w:r>
      <w:r w:rsidR="00703FF0">
        <w:rPr>
          <w:rFonts w:eastAsiaTheme="majorEastAsia"/>
        </w:rPr>
        <w:t>:</w:t>
      </w:r>
      <w:r w:rsidR="00CE4790">
        <w:rPr>
          <w:rFonts w:eastAsiaTheme="majorEastAsia"/>
        </w:rPr>
        <w:t xml:space="preserve"> Distancia Promedio de los 7 Vecinos más cercanos para cada fila</w:t>
      </w:r>
      <w:r w:rsidR="00703FF0">
        <w:rPr>
          <w:rFonts w:eastAsiaTheme="majorEastAsia"/>
        </w:rPr>
        <w:t xml:space="preserve"> </w:t>
      </w:r>
      <w:r w:rsidR="00343EBF">
        <w:rPr>
          <w:rFonts w:eastAsiaTheme="majorEastAsia"/>
        </w:rPr>
        <w:t xml:space="preserve">del </w:t>
      </w:r>
      <w:proofErr w:type="spellStart"/>
      <w:r w:rsidR="00343EBF" w:rsidRPr="00E64D8C">
        <w:rPr>
          <w:rFonts w:eastAsiaTheme="majorEastAsia"/>
          <w:i/>
        </w:rPr>
        <w:t>dataframe</w:t>
      </w:r>
      <w:proofErr w:type="spellEnd"/>
      <w:r w:rsidR="00343EBF">
        <w:rPr>
          <w:rFonts w:eastAsiaTheme="majorEastAsia"/>
        </w:rPr>
        <w:t xml:space="preserve"> de </w:t>
      </w:r>
      <w:r w:rsidR="009C1EFE">
        <w:rPr>
          <w:rFonts w:eastAsiaTheme="majorEastAsia"/>
        </w:rPr>
        <w:t xml:space="preserve">TUM </w:t>
      </w:r>
      <w:proofErr w:type="spellStart"/>
      <w:r w:rsidR="00343EBF">
        <w:rPr>
          <w:rFonts w:eastAsiaTheme="majorEastAsia"/>
        </w:rPr>
        <w:t>Transmedia</w:t>
      </w:r>
      <w:proofErr w:type="spellEnd"/>
      <w:r w:rsidR="00703FF0">
        <w:rPr>
          <w:rFonts w:eastAsiaTheme="majorEastAsia"/>
        </w:rPr>
        <w:t>.</w:t>
      </w:r>
      <w:bookmarkEnd w:id="70"/>
    </w:p>
    <w:p w14:paraId="7A32AC32" w14:textId="77777777" w:rsidR="004254D0" w:rsidRDefault="004254D0" w:rsidP="00CE4790">
      <w:pPr>
        <w:jc w:val="center"/>
        <w:rPr>
          <w:rFonts w:eastAsiaTheme="majorEastAsia"/>
        </w:rPr>
      </w:pPr>
    </w:p>
    <w:p w14:paraId="13830B73" w14:textId="4EE5D294" w:rsidR="00064DB1" w:rsidRDefault="004254D0" w:rsidP="00202082">
      <w:pPr>
        <w:jc w:val="both"/>
        <w:rPr>
          <w:rFonts w:eastAsiaTheme="majorEastAsia"/>
        </w:rPr>
      </w:pPr>
      <w:r>
        <w:rPr>
          <w:rFonts w:eastAsiaTheme="majorEastAsia"/>
        </w:rPr>
        <w:t xml:space="preserve">En la figura anterior muestra la distancia  Promedio de los 7 vecinos más cercanos para cada fila del conjunto de datos, de esta manera podemos considerar los que se encuentren más lejanos de sus 7 vecinos más cercanos como un </w:t>
      </w:r>
      <w:proofErr w:type="spellStart"/>
      <w:r w:rsidRPr="00E32A06">
        <w:rPr>
          <w:rFonts w:eastAsiaTheme="majorEastAsia"/>
          <w:i/>
        </w:rPr>
        <w:t>outlier</w:t>
      </w:r>
      <w:proofErr w:type="spellEnd"/>
      <w:r>
        <w:rPr>
          <w:rFonts w:eastAsiaTheme="majorEastAsia"/>
        </w:rPr>
        <w:t xml:space="preserve">, en este caso se quitaron las filas del conjunto de datos que estén por encima de </w:t>
      </w:r>
      <w:r w:rsidRPr="00CF73B0">
        <w:rPr>
          <w:rFonts w:eastAsiaTheme="majorEastAsia"/>
        </w:rPr>
        <w:t>500</w:t>
      </w:r>
      <w:r>
        <w:rPr>
          <w:rFonts w:eastAsiaTheme="majorEastAsia"/>
        </w:rPr>
        <w:t xml:space="preserve">, finalizando así </w:t>
      </w:r>
      <w:r>
        <w:rPr>
          <w:rFonts w:eastAsiaTheme="majorEastAsia"/>
        </w:rPr>
        <w:lastRenderedPageBreak/>
        <w:t xml:space="preserve">el proceso de limpieza de los datos de </w:t>
      </w:r>
      <w:r w:rsidR="009C1EFE">
        <w:rPr>
          <w:rFonts w:eastAsiaTheme="majorEastAsia"/>
        </w:rPr>
        <w:t xml:space="preserve">TUM </w:t>
      </w:r>
      <w:proofErr w:type="spellStart"/>
      <w:r>
        <w:rPr>
          <w:rFonts w:eastAsiaTheme="majorEastAsia"/>
        </w:rPr>
        <w:t>Transmedia</w:t>
      </w:r>
      <w:proofErr w:type="spellEnd"/>
      <w:r>
        <w:rPr>
          <w:rFonts w:eastAsiaTheme="majorEastAsia"/>
        </w:rPr>
        <w:t>.</w:t>
      </w:r>
      <w:r w:rsidR="00064DB1">
        <w:rPr>
          <w:rFonts w:eastAsiaTheme="majorEastAsia"/>
        </w:rPr>
        <w:t xml:space="preserve"> En la figura </w:t>
      </w:r>
      <w:r w:rsidR="00D31E85">
        <w:rPr>
          <w:rFonts w:eastAsiaTheme="majorEastAsia"/>
        </w:rPr>
        <w:t>5</w:t>
      </w:r>
      <w:r w:rsidR="00064DB1">
        <w:rPr>
          <w:rFonts w:eastAsiaTheme="majorEastAsia"/>
        </w:rPr>
        <w:t xml:space="preserve"> se puede observar una línea </w:t>
      </w:r>
      <w:r w:rsidR="00944D8C">
        <w:rPr>
          <w:rFonts w:eastAsiaTheme="majorEastAsia"/>
        </w:rPr>
        <w:t>naranja</w:t>
      </w:r>
      <w:r w:rsidR="00064DB1">
        <w:rPr>
          <w:rFonts w:eastAsiaTheme="majorEastAsia"/>
        </w:rPr>
        <w:t xml:space="preserve"> y una línea </w:t>
      </w:r>
      <w:r w:rsidR="00944D8C">
        <w:rPr>
          <w:rFonts w:eastAsiaTheme="majorEastAsia"/>
        </w:rPr>
        <w:t>verde</w:t>
      </w:r>
      <w:r w:rsidR="00064DB1">
        <w:rPr>
          <w:rFonts w:eastAsiaTheme="majorEastAsia"/>
        </w:rPr>
        <w:t>, estas son,</w:t>
      </w:r>
      <w:r w:rsidR="00944D8C">
        <w:rPr>
          <w:rFonts w:eastAsiaTheme="majorEastAsia"/>
        </w:rPr>
        <w:t xml:space="preserve"> la media de las distancias sumado un desvío estándar y la media de las distancias sumada con 2 desvíos estándar.</w:t>
      </w:r>
    </w:p>
    <w:p w14:paraId="3FD219C0" w14:textId="6ABAA5EB" w:rsidR="004254D0" w:rsidRDefault="00573745" w:rsidP="00202082">
      <w:pPr>
        <w:jc w:val="both"/>
        <w:rPr>
          <w:rFonts w:eastAsiaTheme="majorEastAsia"/>
        </w:rPr>
      </w:pPr>
      <w:r>
        <w:rPr>
          <w:rFonts w:eastAsiaTheme="majorEastAsia"/>
        </w:rPr>
        <w:t xml:space="preserve">En el </w:t>
      </w:r>
      <w:r w:rsidR="007F03EF">
        <w:t xml:space="preserve">documento </w:t>
      </w:r>
      <w:r>
        <w:rPr>
          <w:rFonts w:eastAsiaTheme="majorEastAsia"/>
        </w:rPr>
        <w:fldChar w:fldCharType="begin" w:fldLock="1"/>
      </w:r>
      <w:r w:rsidR="009D2820">
        <w:rPr>
          <w:rFonts w:eastAsiaTheme="majorEastAsia"/>
        </w:rPr>
        <w:instrText>ADDIN CSL_CITATION {"citationItems":[{"id":"ITEM-1","itemData":{"DOI":"10.1145/3444690","ISSN":"0360-0300","abstract":"Recent advances in technology have brought major breakthroughs in data collection, enabling a large amount of data to be gathered over time and thus generating time series. Mining this data has become an important task for researchers and practitioners in the past few years, including the detection of outliers or anomalies that may represent errors or events of interest. This review aims to provide a structured and comprehensive state-of-the-art on unsupervised outlier detection techniques in the context of time series. To this end, a taxonomy is presented based on the main aspects that characterize an outlier detection technique.","author":[{"dropping-particle":"","family":"Blázquez-Garc\\'\\ia","given":"Ane","non-dropping-particle":"","parse-names":false,"suffix":""},{"dropping-particle":"","family":"Conde","given":"Angel","non-dropping-particle":"","parse-names":false,"suffix":""},{"dropping-particle":"","family":"Mori","given":"Usue","non-dropping-particle":"","parse-names":false,"suffix":""},{"dropping-particle":"","family":"Lozano","given":"Jose A","non-dropping-particle":"","parse-names":false,"suffix":""}],"container-title":"ACM Comput. Surv.","id":"ITEM-1","issue":"3","issued":{"date-parts":[["2021"]]},"publisher":"Association for Computing Machinery","publisher-place":"New York, NY, USA","title":"A Review on Outlier/Anomaly Detection in Time Series Data","type":"article-journal","volume":"54"},"uris":["http://www.mendeley.com/documents/?uuid=86f92117-080e-4c77-8887-a25edb3d1dec"]}],"mendeley":{"formattedCitation":"[44]","plainTextFormattedCitation":"[44]","previouslyFormattedCitation":"[44]"},"properties":{"noteIndex":0},"schema":"https://github.com/citation-style-language/schema/raw/master/csl-citation.json"}</w:instrText>
      </w:r>
      <w:r>
        <w:rPr>
          <w:rFonts w:eastAsiaTheme="majorEastAsia"/>
        </w:rPr>
        <w:fldChar w:fldCharType="separate"/>
      </w:r>
      <w:r w:rsidR="009D2820" w:rsidRPr="009D2820">
        <w:rPr>
          <w:rFonts w:eastAsiaTheme="majorEastAsia"/>
          <w:noProof/>
        </w:rPr>
        <w:t>[44]</w:t>
      </w:r>
      <w:r>
        <w:rPr>
          <w:rFonts w:eastAsiaTheme="majorEastAsia"/>
        </w:rPr>
        <w:fldChar w:fldCharType="end"/>
      </w:r>
      <w:r>
        <w:rPr>
          <w:rFonts w:eastAsiaTheme="majorEastAsia"/>
        </w:rPr>
        <w:t xml:space="preserve"> que trata sobre </w:t>
      </w:r>
      <w:proofErr w:type="spellStart"/>
      <w:r w:rsidRPr="00D31E85">
        <w:rPr>
          <w:rFonts w:eastAsiaTheme="majorEastAsia"/>
          <w:i/>
        </w:rPr>
        <w:t>outliers</w:t>
      </w:r>
      <w:proofErr w:type="spellEnd"/>
      <w:r>
        <w:rPr>
          <w:rFonts w:eastAsiaTheme="majorEastAsia"/>
        </w:rPr>
        <w:t xml:space="preserve"> en series temporales se menciona que a los </w:t>
      </w:r>
      <w:proofErr w:type="spellStart"/>
      <w:r w:rsidRPr="00E64D8C">
        <w:rPr>
          <w:rFonts w:eastAsiaTheme="majorEastAsia"/>
          <w:i/>
        </w:rPr>
        <w:t>outliers</w:t>
      </w:r>
      <w:proofErr w:type="spellEnd"/>
      <w:r>
        <w:rPr>
          <w:rFonts w:eastAsiaTheme="majorEastAsia"/>
        </w:rPr>
        <w:t xml:space="preserve"> normalmente se los elimina o se los reemplaza con algún valor, en este caso se decidió eliminarlos del conjunto de datos.</w:t>
      </w:r>
    </w:p>
    <w:p w14:paraId="6F57A468" w14:textId="77777777" w:rsidR="005F797C" w:rsidRDefault="005F797C" w:rsidP="00CE4790">
      <w:pPr>
        <w:jc w:val="center"/>
        <w:rPr>
          <w:rFonts w:eastAsiaTheme="majorEastAsia"/>
        </w:rPr>
      </w:pPr>
    </w:p>
    <w:p w14:paraId="104B1096" w14:textId="3FB5B3E4" w:rsidR="005F797C" w:rsidRDefault="004254D0" w:rsidP="00CE4790">
      <w:pPr>
        <w:jc w:val="center"/>
        <w:rPr>
          <w:rFonts w:eastAsiaTheme="majorEastAsia"/>
        </w:rPr>
      </w:pPr>
      <w:r>
        <w:rPr>
          <w:rFonts w:eastAsiaTheme="majorEastAsia"/>
          <w:noProof/>
        </w:rPr>
        <w:drawing>
          <wp:inline distT="0" distB="0" distL="0" distR="0" wp14:anchorId="5BF81512" wp14:editId="31D47C6A">
            <wp:extent cx="5000625" cy="36766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00625" cy="3676650"/>
                    </a:xfrm>
                    <a:prstGeom prst="rect">
                      <a:avLst/>
                    </a:prstGeom>
                    <a:noFill/>
                    <a:ln>
                      <a:noFill/>
                    </a:ln>
                  </pic:spPr>
                </pic:pic>
              </a:graphicData>
            </a:graphic>
          </wp:inline>
        </w:drawing>
      </w:r>
    </w:p>
    <w:p w14:paraId="17703977" w14:textId="77777777" w:rsidR="00E11316" w:rsidRDefault="00E11316" w:rsidP="00CE4790">
      <w:pPr>
        <w:jc w:val="center"/>
        <w:rPr>
          <w:rFonts w:eastAsiaTheme="majorEastAsia"/>
        </w:rPr>
      </w:pPr>
    </w:p>
    <w:p w14:paraId="48027F02" w14:textId="4C04ABBA" w:rsidR="00E11316" w:rsidRDefault="0001629D" w:rsidP="00D70163">
      <w:pPr>
        <w:pStyle w:val="Figuras"/>
        <w:rPr>
          <w:rFonts w:eastAsiaTheme="majorEastAsia"/>
        </w:rPr>
      </w:pPr>
      <w:bookmarkStart w:id="71" w:name="_Toc207808996"/>
      <w:r>
        <w:rPr>
          <w:rFonts w:eastAsiaTheme="majorEastAsia"/>
        </w:rPr>
        <w:t>Figura 6</w:t>
      </w:r>
      <w:r w:rsidR="00E11316">
        <w:rPr>
          <w:rFonts w:eastAsiaTheme="majorEastAsia"/>
        </w:rPr>
        <w:t>: Gr</w:t>
      </w:r>
      <w:r w:rsidR="00FA1968">
        <w:rPr>
          <w:rFonts w:eastAsiaTheme="majorEastAsia"/>
        </w:rPr>
        <w:t>á</w:t>
      </w:r>
      <w:r w:rsidR="00E11316">
        <w:rPr>
          <w:rFonts w:eastAsiaTheme="majorEastAsia"/>
        </w:rPr>
        <w:t xml:space="preserve">fico de dispersión de </w:t>
      </w:r>
      <w:r w:rsidR="004254D0" w:rsidRPr="004254D0">
        <w:rPr>
          <w:rFonts w:eastAsiaTheme="majorEastAsia"/>
        </w:rPr>
        <w:t>Número de vistas de página</w:t>
      </w:r>
      <w:r w:rsidR="004254D0">
        <w:rPr>
          <w:rFonts w:eastAsiaTheme="majorEastAsia"/>
        </w:rPr>
        <w:t xml:space="preserve"> y Usuarios nuevos del </w:t>
      </w:r>
      <w:proofErr w:type="spellStart"/>
      <w:r w:rsidR="00E11316" w:rsidRPr="00E64D8C">
        <w:rPr>
          <w:rFonts w:eastAsiaTheme="majorEastAsia"/>
          <w:i/>
        </w:rPr>
        <w:t>dataframe</w:t>
      </w:r>
      <w:proofErr w:type="spellEnd"/>
      <w:r w:rsidR="00E11316">
        <w:rPr>
          <w:rFonts w:eastAsiaTheme="majorEastAsia"/>
        </w:rPr>
        <w:t xml:space="preserve"> de </w:t>
      </w:r>
      <w:r w:rsidR="009C1EFE">
        <w:rPr>
          <w:rFonts w:eastAsiaTheme="majorEastAsia"/>
        </w:rPr>
        <w:t xml:space="preserve">TUM </w:t>
      </w:r>
      <w:proofErr w:type="spellStart"/>
      <w:r w:rsidR="00E11316">
        <w:rPr>
          <w:rFonts w:eastAsiaTheme="majorEastAsia"/>
        </w:rPr>
        <w:t>Transmedia</w:t>
      </w:r>
      <w:proofErr w:type="spellEnd"/>
      <w:r w:rsidR="00E11316">
        <w:rPr>
          <w:rFonts w:eastAsiaTheme="majorEastAsia"/>
        </w:rPr>
        <w:t>.</w:t>
      </w:r>
      <w:bookmarkEnd w:id="71"/>
    </w:p>
    <w:p w14:paraId="2D5CF065" w14:textId="7773D5AB" w:rsidR="004254D0" w:rsidRDefault="004254D0" w:rsidP="00E11316">
      <w:pPr>
        <w:jc w:val="center"/>
        <w:rPr>
          <w:rFonts w:eastAsiaTheme="majorEastAsia"/>
        </w:rPr>
      </w:pPr>
      <w:r>
        <w:rPr>
          <w:rFonts w:eastAsiaTheme="majorEastAsia"/>
          <w:noProof/>
        </w:rPr>
        <w:lastRenderedPageBreak/>
        <w:drawing>
          <wp:inline distT="0" distB="0" distL="0" distR="0" wp14:anchorId="0E28885A" wp14:editId="43C1A8C1">
            <wp:extent cx="4933950" cy="36671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33950" cy="3667125"/>
                    </a:xfrm>
                    <a:prstGeom prst="rect">
                      <a:avLst/>
                    </a:prstGeom>
                    <a:noFill/>
                    <a:ln>
                      <a:noFill/>
                    </a:ln>
                  </pic:spPr>
                </pic:pic>
              </a:graphicData>
            </a:graphic>
          </wp:inline>
        </w:drawing>
      </w:r>
    </w:p>
    <w:p w14:paraId="47594D97" w14:textId="796D5873" w:rsidR="00E11316" w:rsidRDefault="0001629D" w:rsidP="0064646C">
      <w:pPr>
        <w:pStyle w:val="Figuras"/>
        <w:rPr>
          <w:rFonts w:eastAsiaTheme="majorEastAsia"/>
        </w:rPr>
      </w:pPr>
      <w:bookmarkStart w:id="72" w:name="_Toc207808997"/>
      <w:r>
        <w:rPr>
          <w:rFonts w:eastAsiaTheme="majorEastAsia"/>
        </w:rPr>
        <w:t>Figura 7</w:t>
      </w:r>
      <w:r w:rsidR="004254D0">
        <w:rPr>
          <w:rFonts w:eastAsiaTheme="majorEastAsia"/>
        </w:rPr>
        <w:t xml:space="preserve">: </w:t>
      </w:r>
      <w:r w:rsidR="00FA1968">
        <w:rPr>
          <w:rFonts w:eastAsiaTheme="majorEastAsia"/>
        </w:rPr>
        <w:t xml:space="preserve">Gráfico </w:t>
      </w:r>
      <w:r w:rsidR="004254D0">
        <w:rPr>
          <w:rFonts w:eastAsiaTheme="majorEastAsia"/>
        </w:rPr>
        <w:t xml:space="preserve">de dispersión de </w:t>
      </w:r>
      <w:r w:rsidR="004254D0" w:rsidRPr="004254D0">
        <w:rPr>
          <w:rFonts w:eastAsiaTheme="majorEastAsia"/>
        </w:rPr>
        <w:t>Número de vistas de página</w:t>
      </w:r>
      <w:r w:rsidR="004254D0">
        <w:rPr>
          <w:rFonts w:eastAsiaTheme="majorEastAsia"/>
        </w:rPr>
        <w:t xml:space="preserve"> y Sesiones del </w:t>
      </w:r>
      <w:proofErr w:type="spellStart"/>
      <w:r w:rsidR="004254D0" w:rsidRPr="00E64D8C">
        <w:rPr>
          <w:rFonts w:eastAsiaTheme="majorEastAsia"/>
          <w:i/>
        </w:rPr>
        <w:t>dataframe</w:t>
      </w:r>
      <w:proofErr w:type="spellEnd"/>
      <w:r w:rsidR="004254D0">
        <w:rPr>
          <w:rFonts w:eastAsiaTheme="majorEastAsia"/>
        </w:rPr>
        <w:t xml:space="preserve"> de </w:t>
      </w:r>
      <w:r w:rsidR="009C1EFE">
        <w:rPr>
          <w:rFonts w:eastAsiaTheme="majorEastAsia"/>
        </w:rPr>
        <w:t xml:space="preserve">TUM </w:t>
      </w:r>
      <w:proofErr w:type="spellStart"/>
      <w:r w:rsidR="004254D0">
        <w:rPr>
          <w:rFonts w:eastAsiaTheme="majorEastAsia"/>
        </w:rPr>
        <w:t>Tr</w:t>
      </w:r>
      <w:r w:rsidR="00313D52">
        <w:rPr>
          <w:rFonts w:eastAsiaTheme="majorEastAsia"/>
        </w:rPr>
        <w:t>ansmedia</w:t>
      </w:r>
      <w:proofErr w:type="spellEnd"/>
      <w:r w:rsidR="004254D0">
        <w:rPr>
          <w:rFonts w:eastAsiaTheme="majorEastAsia"/>
        </w:rPr>
        <w:t>.</w:t>
      </w:r>
      <w:bookmarkEnd w:id="72"/>
    </w:p>
    <w:p w14:paraId="5E2ED8BC" w14:textId="08237269" w:rsidR="00801FB7" w:rsidRDefault="004254D0" w:rsidP="00944D8C">
      <w:pPr>
        <w:jc w:val="both"/>
        <w:rPr>
          <w:rFonts w:eastAsiaTheme="majorEastAsia"/>
        </w:rPr>
      </w:pPr>
      <w:r>
        <w:rPr>
          <w:rFonts w:eastAsiaTheme="majorEastAsia"/>
        </w:rPr>
        <w:t xml:space="preserve">En </w:t>
      </w:r>
      <w:r w:rsidR="008A060D">
        <w:rPr>
          <w:rFonts w:eastAsiaTheme="majorEastAsia"/>
        </w:rPr>
        <w:t>las</w:t>
      </w:r>
      <w:r>
        <w:rPr>
          <w:rFonts w:eastAsiaTheme="majorEastAsia"/>
        </w:rPr>
        <w:t xml:space="preserve"> </w:t>
      </w:r>
      <w:r w:rsidR="00331D18">
        <w:rPr>
          <w:rFonts w:eastAsiaTheme="majorEastAsia"/>
        </w:rPr>
        <w:t>f</w:t>
      </w:r>
      <w:r w:rsidR="008A060D">
        <w:rPr>
          <w:rFonts w:eastAsiaTheme="majorEastAsia"/>
        </w:rPr>
        <w:t xml:space="preserve">iguras 6 y 7 </w:t>
      </w:r>
      <w:r>
        <w:rPr>
          <w:rFonts w:eastAsiaTheme="majorEastAsia"/>
        </w:rPr>
        <w:t xml:space="preserve">en rojo aparecen los </w:t>
      </w:r>
      <w:proofErr w:type="spellStart"/>
      <w:r w:rsidRPr="00E64D8C">
        <w:rPr>
          <w:rFonts w:eastAsiaTheme="majorEastAsia"/>
          <w:i/>
        </w:rPr>
        <w:t>outliers</w:t>
      </w:r>
      <w:proofErr w:type="spellEnd"/>
      <w:r w:rsidR="00944D8C">
        <w:rPr>
          <w:rFonts w:eastAsiaTheme="majorEastAsia"/>
          <w:i/>
        </w:rPr>
        <w:t xml:space="preserve">, </w:t>
      </w:r>
      <w:r w:rsidR="00FA1968">
        <w:rPr>
          <w:rFonts w:eastAsiaTheme="majorEastAsia"/>
        </w:rPr>
        <w:t>se puede ver</w:t>
      </w:r>
      <w:r>
        <w:rPr>
          <w:rFonts w:eastAsiaTheme="majorEastAsia"/>
        </w:rPr>
        <w:t xml:space="preserve"> </w:t>
      </w:r>
      <w:r w:rsidR="00944D8C">
        <w:rPr>
          <w:rFonts w:eastAsiaTheme="majorEastAsia"/>
        </w:rPr>
        <w:t xml:space="preserve">que de esta </w:t>
      </w:r>
      <w:r>
        <w:rPr>
          <w:rFonts w:eastAsiaTheme="majorEastAsia"/>
        </w:rPr>
        <w:t xml:space="preserve">manera </w:t>
      </w:r>
      <w:r w:rsidR="008A060D">
        <w:rPr>
          <w:rFonts w:eastAsiaTheme="majorEastAsia"/>
        </w:rPr>
        <w:t>se considera</w:t>
      </w:r>
      <w:r>
        <w:rPr>
          <w:rFonts w:eastAsiaTheme="majorEastAsia"/>
        </w:rPr>
        <w:t xml:space="preserve"> que el valor probado con los 7 vecinos más cercanos para el </w:t>
      </w:r>
      <w:r w:rsidR="00E64D8C">
        <w:rPr>
          <w:rFonts w:eastAsiaTheme="majorEastAsia"/>
        </w:rPr>
        <w:t>KNN</w:t>
      </w:r>
      <w:r>
        <w:rPr>
          <w:rFonts w:eastAsiaTheme="majorEastAsia"/>
        </w:rPr>
        <w:t xml:space="preserve"> es el correcto.</w:t>
      </w:r>
    </w:p>
    <w:p w14:paraId="2B11F6B9" w14:textId="77777777" w:rsidR="00801FB7" w:rsidRDefault="00801FB7">
      <w:pPr>
        <w:spacing w:before="0" w:after="160" w:line="259" w:lineRule="auto"/>
        <w:rPr>
          <w:rFonts w:eastAsiaTheme="majorEastAsia"/>
        </w:rPr>
      </w:pPr>
      <w:r>
        <w:rPr>
          <w:rFonts w:eastAsiaTheme="majorEastAsia"/>
        </w:rPr>
        <w:br w:type="page"/>
      </w:r>
    </w:p>
    <w:p w14:paraId="03F60446" w14:textId="1DB670E6" w:rsidR="004254D0" w:rsidRDefault="004254D0" w:rsidP="004254D0">
      <w:pPr>
        <w:rPr>
          <w:rFonts w:eastAsiaTheme="majorEastAsia"/>
        </w:rPr>
      </w:pPr>
      <w:r>
        <w:rPr>
          <w:rFonts w:eastAsiaTheme="majorEastAsia"/>
          <w:noProof/>
        </w:rPr>
        <w:lastRenderedPageBreak/>
        <w:drawing>
          <wp:inline distT="0" distB="0" distL="0" distR="0" wp14:anchorId="44A0AA6E" wp14:editId="5A2377C4">
            <wp:extent cx="4857750" cy="3467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57750" cy="3467100"/>
                    </a:xfrm>
                    <a:prstGeom prst="rect">
                      <a:avLst/>
                    </a:prstGeom>
                    <a:noFill/>
                    <a:ln>
                      <a:noFill/>
                    </a:ln>
                  </pic:spPr>
                </pic:pic>
              </a:graphicData>
            </a:graphic>
          </wp:inline>
        </w:drawing>
      </w:r>
    </w:p>
    <w:p w14:paraId="3D3A0787" w14:textId="13F1EF60" w:rsidR="004254D0" w:rsidRDefault="004254D0" w:rsidP="004254D0">
      <w:pPr>
        <w:rPr>
          <w:rFonts w:eastAsiaTheme="majorEastAsia"/>
        </w:rPr>
      </w:pPr>
      <w:r>
        <w:rPr>
          <w:rFonts w:eastAsiaTheme="majorEastAsia"/>
        </w:rPr>
        <w:tab/>
      </w:r>
    </w:p>
    <w:p w14:paraId="1476E703" w14:textId="3B5A3F1C" w:rsidR="004254D0" w:rsidRDefault="004254D0" w:rsidP="0064646C">
      <w:pPr>
        <w:pStyle w:val="Figuras"/>
        <w:rPr>
          <w:rFonts w:eastAsiaTheme="majorEastAsia"/>
        </w:rPr>
      </w:pPr>
      <w:bookmarkStart w:id="73" w:name="_Toc207808998"/>
      <w:r>
        <w:rPr>
          <w:rFonts w:eastAsiaTheme="majorEastAsia"/>
        </w:rPr>
        <w:t xml:space="preserve">Figura </w:t>
      </w:r>
      <w:r w:rsidR="0001629D">
        <w:rPr>
          <w:rFonts w:eastAsiaTheme="majorEastAsia"/>
        </w:rPr>
        <w:t>8</w:t>
      </w:r>
      <w:r>
        <w:rPr>
          <w:rFonts w:eastAsiaTheme="majorEastAsia"/>
        </w:rPr>
        <w:t xml:space="preserve">: Distancia Promedio de los 7 Vecinos más cercanos para cada fila del </w:t>
      </w:r>
      <w:proofErr w:type="spellStart"/>
      <w:r w:rsidRPr="00E64D8C">
        <w:rPr>
          <w:rFonts w:eastAsiaTheme="majorEastAsia"/>
          <w:i/>
        </w:rPr>
        <w:t>datafra</w:t>
      </w:r>
      <w:r w:rsidR="00313D52" w:rsidRPr="00E64D8C">
        <w:rPr>
          <w:rFonts w:eastAsiaTheme="majorEastAsia"/>
          <w:i/>
        </w:rPr>
        <w:t>me</w:t>
      </w:r>
      <w:proofErr w:type="spellEnd"/>
      <w:r w:rsidR="00313D52">
        <w:rPr>
          <w:rFonts w:eastAsiaTheme="majorEastAsia"/>
        </w:rPr>
        <w:t xml:space="preserve"> de Editorial Universitaria</w:t>
      </w:r>
      <w:r>
        <w:rPr>
          <w:rFonts w:eastAsiaTheme="majorEastAsia"/>
        </w:rPr>
        <w:t>.</w:t>
      </w:r>
      <w:bookmarkEnd w:id="73"/>
    </w:p>
    <w:p w14:paraId="34224F2F" w14:textId="77777777" w:rsidR="004254D0" w:rsidRDefault="004254D0" w:rsidP="004254D0">
      <w:pPr>
        <w:jc w:val="center"/>
        <w:rPr>
          <w:rFonts w:eastAsiaTheme="majorEastAsia"/>
        </w:rPr>
      </w:pPr>
    </w:p>
    <w:p w14:paraId="234483C2" w14:textId="2BD78125" w:rsidR="004254D0" w:rsidRDefault="00EB5A71" w:rsidP="004254D0">
      <w:pPr>
        <w:rPr>
          <w:rFonts w:eastAsiaTheme="majorEastAsia"/>
        </w:rPr>
      </w:pPr>
      <w:r>
        <w:rPr>
          <w:rFonts w:eastAsiaTheme="majorEastAsia"/>
        </w:rPr>
        <w:t>Mediante la observación de la Figura 8 s</w:t>
      </w:r>
      <w:r w:rsidR="00BE268A">
        <w:rPr>
          <w:rFonts w:eastAsiaTheme="majorEastAsia"/>
        </w:rPr>
        <w:t>e toma</w:t>
      </w:r>
      <w:r w:rsidR="00A1156C">
        <w:rPr>
          <w:rFonts w:eastAsiaTheme="majorEastAsia"/>
        </w:rPr>
        <w:t>n como</w:t>
      </w:r>
      <w:r w:rsidR="004254D0">
        <w:rPr>
          <w:rFonts w:eastAsiaTheme="majorEastAsia"/>
        </w:rPr>
        <w:t xml:space="preserve"> </w:t>
      </w:r>
      <w:proofErr w:type="spellStart"/>
      <w:r w:rsidR="004254D0" w:rsidRPr="00E64D8C">
        <w:rPr>
          <w:rFonts w:eastAsiaTheme="majorEastAsia"/>
          <w:i/>
        </w:rPr>
        <w:t>Outliers</w:t>
      </w:r>
      <w:proofErr w:type="spellEnd"/>
      <w:r w:rsidR="004254D0">
        <w:rPr>
          <w:rFonts w:eastAsiaTheme="majorEastAsia"/>
        </w:rPr>
        <w:t xml:space="preserve"> de Editorial Universitaria a partir de una distancia </w:t>
      </w:r>
      <w:r w:rsidR="00A1156C">
        <w:rPr>
          <w:rFonts w:eastAsiaTheme="majorEastAsia"/>
        </w:rPr>
        <w:t>mayor que 500</w:t>
      </w:r>
      <w:r w:rsidR="004254D0">
        <w:rPr>
          <w:rFonts w:eastAsiaTheme="majorEastAsia"/>
        </w:rPr>
        <w:t xml:space="preserve"> de media de sus 7 vecinos más cercanos.</w:t>
      </w:r>
    </w:p>
    <w:p w14:paraId="59276634" w14:textId="77777777" w:rsidR="004254D0" w:rsidRDefault="004254D0" w:rsidP="004254D0">
      <w:pPr>
        <w:rPr>
          <w:rFonts w:eastAsiaTheme="majorEastAsia"/>
        </w:rPr>
      </w:pPr>
    </w:p>
    <w:p w14:paraId="38C0DF6A" w14:textId="114F9B8A" w:rsidR="00A1156C" w:rsidRDefault="00A1156C" w:rsidP="004254D0">
      <w:pPr>
        <w:rPr>
          <w:rFonts w:eastAsiaTheme="majorEastAsia"/>
        </w:rPr>
      </w:pPr>
      <w:r>
        <w:rPr>
          <w:rFonts w:eastAsiaTheme="majorEastAsia"/>
          <w:noProof/>
        </w:rPr>
        <w:lastRenderedPageBreak/>
        <w:drawing>
          <wp:inline distT="0" distB="0" distL="0" distR="0" wp14:anchorId="78973871" wp14:editId="25FA605D">
            <wp:extent cx="4857750" cy="36957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57750" cy="3695700"/>
                    </a:xfrm>
                    <a:prstGeom prst="rect">
                      <a:avLst/>
                    </a:prstGeom>
                    <a:noFill/>
                    <a:ln>
                      <a:noFill/>
                    </a:ln>
                  </pic:spPr>
                </pic:pic>
              </a:graphicData>
            </a:graphic>
          </wp:inline>
        </w:drawing>
      </w:r>
    </w:p>
    <w:p w14:paraId="5E9CB314" w14:textId="5341827B" w:rsidR="00D024A0" w:rsidRDefault="00A1156C" w:rsidP="0064646C">
      <w:pPr>
        <w:pStyle w:val="Figuras"/>
        <w:rPr>
          <w:rFonts w:eastAsiaTheme="majorEastAsia"/>
        </w:rPr>
      </w:pPr>
      <w:bookmarkStart w:id="74" w:name="_Toc207808999"/>
      <w:r>
        <w:rPr>
          <w:rFonts w:eastAsiaTheme="majorEastAsia"/>
        </w:rPr>
        <w:t xml:space="preserve">Figura </w:t>
      </w:r>
      <w:r w:rsidR="0001629D">
        <w:rPr>
          <w:rFonts w:eastAsiaTheme="majorEastAsia"/>
        </w:rPr>
        <w:t>9</w:t>
      </w:r>
      <w:r>
        <w:rPr>
          <w:rFonts w:eastAsiaTheme="majorEastAsia"/>
        </w:rPr>
        <w:t xml:space="preserve">: </w:t>
      </w:r>
      <w:r w:rsidR="00FA1968">
        <w:rPr>
          <w:rFonts w:eastAsiaTheme="majorEastAsia"/>
        </w:rPr>
        <w:t xml:space="preserve">Gráfico </w:t>
      </w:r>
      <w:r>
        <w:rPr>
          <w:rFonts w:eastAsiaTheme="majorEastAsia"/>
        </w:rPr>
        <w:t xml:space="preserve">de dispersión de </w:t>
      </w:r>
      <w:r w:rsidRPr="004254D0">
        <w:rPr>
          <w:rFonts w:eastAsiaTheme="majorEastAsia"/>
        </w:rPr>
        <w:t>Número de vistas de página</w:t>
      </w:r>
      <w:r>
        <w:rPr>
          <w:rFonts w:eastAsiaTheme="majorEastAsia"/>
        </w:rPr>
        <w:t xml:space="preserve"> y Sesiones del </w:t>
      </w:r>
      <w:proofErr w:type="spellStart"/>
      <w:r w:rsidRPr="00E64D8C">
        <w:rPr>
          <w:rFonts w:eastAsiaTheme="majorEastAsia"/>
          <w:i/>
        </w:rPr>
        <w:t>datafra</w:t>
      </w:r>
      <w:r w:rsidR="00313D52" w:rsidRPr="00E64D8C">
        <w:rPr>
          <w:rFonts w:eastAsiaTheme="majorEastAsia"/>
          <w:i/>
        </w:rPr>
        <w:t>me</w:t>
      </w:r>
      <w:proofErr w:type="spellEnd"/>
      <w:r w:rsidR="00313D52">
        <w:rPr>
          <w:rFonts w:eastAsiaTheme="majorEastAsia"/>
        </w:rPr>
        <w:t xml:space="preserve"> de Editorial Universitaria</w:t>
      </w:r>
      <w:r>
        <w:rPr>
          <w:rFonts w:eastAsiaTheme="majorEastAsia"/>
        </w:rPr>
        <w:t>.</w:t>
      </w:r>
      <w:bookmarkEnd w:id="74"/>
    </w:p>
    <w:p w14:paraId="14ACC368" w14:textId="6EBD93E4" w:rsidR="00D024A0" w:rsidRDefault="00D024A0" w:rsidP="00D024A0">
      <w:pPr>
        <w:spacing w:before="0" w:after="160" w:line="259" w:lineRule="auto"/>
        <w:rPr>
          <w:rFonts w:eastAsiaTheme="majorEastAsia"/>
        </w:rPr>
      </w:pPr>
      <w:r>
        <w:rPr>
          <w:rFonts w:eastAsiaTheme="majorEastAsia"/>
        </w:rPr>
        <w:br w:type="page"/>
      </w:r>
      <w:r w:rsidR="00A1156C">
        <w:rPr>
          <w:rFonts w:eastAsiaTheme="majorEastAsia"/>
          <w:noProof/>
        </w:rPr>
        <w:lastRenderedPageBreak/>
        <w:drawing>
          <wp:inline distT="0" distB="0" distL="0" distR="0" wp14:anchorId="4E9D1F02" wp14:editId="7F948987">
            <wp:extent cx="5048250" cy="3689105"/>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53503" cy="3692943"/>
                    </a:xfrm>
                    <a:prstGeom prst="rect">
                      <a:avLst/>
                    </a:prstGeom>
                    <a:noFill/>
                    <a:ln>
                      <a:noFill/>
                    </a:ln>
                  </pic:spPr>
                </pic:pic>
              </a:graphicData>
            </a:graphic>
          </wp:inline>
        </w:drawing>
      </w:r>
    </w:p>
    <w:p w14:paraId="67C5C173" w14:textId="77777777" w:rsidR="00D024A0" w:rsidRDefault="00D024A0" w:rsidP="00D024A0">
      <w:pPr>
        <w:spacing w:before="0" w:after="160" w:line="259" w:lineRule="auto"/>
        <w:rPr>
          <w:rFonts w:eastAsiaTheme="majorEastAsia"/>
        </w:rPr>
      </w:pPr>
    </w:p>
    <w:p w14:paraId="73AF40AE" w14:textId="25513BAA" w:rsidR="00EB5A71" w:rsidRDefault="00A1156C" w:rsidP="00D024A0">
      <w:pPr>
        <w:pStyle w:val="Figuras"/>
        <w:rPr>
          <w:rFonts w:eastAsiaTheme="majorEastAsia"/>
        </w:rPr>
      </w:pPr>
      <w:bookmarkStart w:id="75" w:name="_Toc207809000"/>
      <w:r w:rsidRPr="00AA13FD">
        <w:rPr>
          <w:rFonts w:eastAsiaTheme="majorEastAsia"/>
        </w:rPr>
        <w:t xml:space="preserve">Figura </w:t>
      </w:r>
      <w:r w:rsidR="0001629D" w:rsidRPr="00AA13FD">
        <w:rPr>
          <w:rFonts w:eastAsiaTheme="majorEastAsia"/>
        </w:rPr>
        <w:t>10</w:t>
      </w:r>
      <w:r w:rsidRPr="00AA13FD">
        <w:rPr>
          <w:rFonts w:eastAsiaTheme="majorEastAsia"/>
        </w:rPr>
        <w:t>: Gr</w:t>
      </w:r>
      <w:r w:rsidR="008A4F4C" w:rsidRPr="00AA13FD">
        <w:rPr>
          <w:rFonts w:eastAsiaTheme="majorEastAsia"/>
        </w:rPr>
        <w:t>á</w:t>
      </w:r>
      <w:r w:rsidRPr="00AA13FD">
        <w:rPr>
          <w:rFonts w:eastAsiaTheme="majorEastAsia"/>
        </w:rPr>
        <w:t xml:space="preserve">fico de dispersión de Número de vistas de página y Usuarios nuevos del </w:t>
      </w:r>
      <w:proofErr w:type="spellStart"/>
      <w:r w:rsidRPr="00AA13FD">
        <w:rPr>
          <w:rFonts w:eastAsiaTheme="majorEastAsia"/>
        </w:rPr>
        <w:t>datafram</w:t>
      </w:r>
      <w:r w:rsidR="00313D52" w:rsidRPr="00AA13FD">
        <w:rPr>
          <w:rFonts w:eastAsiaTheme="majorEastAsia"/>
        </w:rPr>
        <w:t>e</w:t>
      </w:r>
      <w:proofErr w:type="spellEnd"/>
      <w:r w:rsidR="00313D52" w:rsidRPr="00AA13FD">
        <w:rPr>
          <w:rFonts w:eastAsiaTheme="majorEastAsia"/>
        </w:rPr>
        <w:t xml:space="preserve"> de Editorial Universitaria</w:t>
      </w:r>
      <w:r w:rsidRPr="00AA13FD">
        <w:rPr>
          <w:rFonts w:eastAsiaTheme="majorEastAsia"/>
        </w:rPr>
        <w:t>.</w:t>
      </w:r>
      <w:bookmarkEnd w:id="75"/>
    </w:p>
    <w:p w14:paraId="01AD8132" w14:textId="60D3F495" w:rsidR="002E7AFC" w:rsidRDefault="00EB5A71" w:rsidP="002E7AFC">
      <w:pPr>
        <w:jc w:val="both"/>
        <w:rPr>
          <w:rFonts w:eastAsiaTheme="majorEastAsia"/>
        </w:rPr>
      </w:pPr>
      <w:r>
        <w:rPr>
          <w:rFonts w:eastAsiaTheme="majorEastAsia"/>
        </w:rPr>
        <w:t>En las figuras 9 y 10 se puede observar</w:t>
      </w:r>
      <w:r w:rsidR="00F90140">
        <w:rPr>
          <w:rFonts w:eastAsiaTheme="majorEastAsia"/>
        </w:rPr>
        <w:t xml:space="preserve"> </w:t>
      </w:r>
      <w:r>
        <w:rPr>
          <w:rFonts w:eastAsiaTheme="majorEastAsia"/>
        </w:rPr>
        <w:t xml:space="preserve">la detección de </w:t>
      </w:r>
      <w:proofErr w:type="spellStart"/>
      <w:r w:rsidRPr="00F70194">
        <w:rPr>
          <w:rFonts w:eastAsiaTheme="majorEastAsia"/>
          <w:i/>
        </w:rPr>
        <w:t>outliers</w:t>
      </w:r>
      <w:proofErr w:type="spellEnd"/>
      <w:r>
        <w:rPr>
          <w:rFonts w:eastAsiaTheme="majorEastAsia"/>
        </w:rPr>
        <w:t xml:space="preserve"> en el conjunto de datos de Editorial Universitaria.</w:t>
      </w:r>
      <w:r w:rsidR="00331D18">
        <w:rPr>
          <w:rFonts w:eastAsiaTheme="majorEastAsia"/>
        </w:rPr>
        <w:t xml:space="preserve"> </w:t>
      </w:r>
      <w:r w:rsidR="002E7AFC">
        <w:rPr>
          <w:rFonts w:eastAsiaTheme="majorEastAsia"/>
        </w:rPr>
        <w:t xml:space="preserve">Luego, se </w:t>
      </w:r>
      <w:r w:rsidR="00331D18">
        <w:rPr>
          <w:rFonts w:eastAsiaTheme="majorEastAsia"/>
        </w:rPr>
        <w:t xml:space="preserve">procede a </w:t>
      </w:r>
      <w:r w:rsidR="002E7AFC">
        <w:rPr>
          <w:rFonts w:eastAsiaTheme="majorEastAsia"/>
        </w:rPr>
        <w:t>agrega</w:t>
      </w:r>
      <w:r w:rsidR="00331D18">
        <w:rPr>
          <w:rFonts w:eastAsiaTheme="majorEastAsia"/>
        </w:rPr>
        <w:t>r</w:t>
      </w:r>
      <w:r w:rsidR="002E7AFC">
        <w:rPr>
          <w:rFonts w:eastAsiaTheme="majorEastAsia"/>
        </w:rPr>
        <w:t xml:space="preserve"> las columnas mediana de medianas de acuerdo al documento </w:t>
      </w:r>
      <w:r w:rsidR="002E7AFC">
        <w:rPr>
          <w:rFonts w:eastAsiaTheme="majorEastAsia"/>
        </w:rPr>
        <w:fldChar w:fldCharType="begin" w:fldLock="1"/>
      </w:r>
      <w:r w:rsidR="002E7AFC">
        <w:rPr>
          <w:rFonts w:eastAsiaTheme="majorEastAsia"/>
        </w:rPr>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2E7AFC">
        <w:rPr>
          <w:rFonts w:eastAsiaTheme="majorEastAsia"/>
        </w:rPr>
        <w:fldChar w:fldCharType="separate"/>
      </w:r>
      <w:r w:rsidR="002E7AFC" w:rsidRPr="00A00433">
        <w:rPr>
          <w:rFonts w:eastAsiaTheme="majorEastAsia"/>
          <w:noProof/>
        </w:rPr>
        <w:t>[1]</w:t>
      </w:r>
      <w:r w:rsidR="002E7AFC">
        <w:rPr>
          <w:rFonts w:eastAsiaTheme="majorEastAsia"/>
        </w:rPr>
        <w:fldChar w:fldCharType="end"/>
      </w:r>
      <w:r w:rsidR="002E7AFC">
        <w:rPr>
          <w:rFonts w:eastAsiaTheme="majorEastAsia"/>
        </w:rPr>
        <w:t xml:space="preserve"> donde</w:t>
      </w:r>
      <w:r w:rsidR="00F70194">
        <w:rPr>
          <w:rFonts w:eastAsiaTheme="majorEastAsia"/>
        </w:rPr>
        <w:t xml:space="preserve"> se</w:t>
      </w:r>
      <w:r w:rsidR="002E7AFC">
        <w:rPr>
          <w:rFonts w:eastAsiaTheme="majorEastAsia"/>
        </w:rPr>
        <w:t xml:space="preserve"> toman las medianas rodantes de</w:t>
      </w:r>
      <w:r w:rsidR="002E7AFC" w:rsidRPr="004C44FE">
        <w:t xml:space="preserve"> </w:t>
      </w:r>
      <w:r w:rsidR="002E7AFC" w:rsidRPr="004C44FE">
        <w:rPr>
          <w:rFonts w:eastAsiaTheme="majorEastAsia"/>
        </w:rPr>
        <w:t>6, 12, 18, 30, 48, 78, 126, 203, 329</w:t>
      </w:r>
      <w:r w:rsidR="002E7AFC">
        <w:rPr>
          <w:rFonts w:eastAsiaTheme="majorEastAsia"/>
        </w:rPr>
        <w:t xml:space="preserve"> días de la columna </w:t>
      </w:r>
      <w:r w:rsidR="002E7AFC">
        <w:t>N</w:t>
      </w:r>
      <w:r w:rsidR="002E7AFC" w:rsidRPr="0028002D">
        <w:t>úmero de vistas de página</w:t>
      </w:r>
      <w:r w:rsidR="002E7AFC">
        <w:rPr>
          <w:rFonts w:eastAsiaTheme="majorEastAsia"/>
        </w:rPr>
        <w:t xml:space="preserve">  y de ahí se procede a calcular la mediana de medianas, según lo explicado en </w:t>
      </w:r>
      <w:r w:rsidR="002E7AFC">
        <w:rPr>
          <w:rFonts w:eastAsiaTheme="majorEastAsia"/>
        </w:rPr>
        <w:fldChar w:fldCharType="begin" w:fldLock="1"/>
      </w:r>
      <w:r w:rsidR="002E7AFC">
        <w:rPr>
          <w:rFonts w:eastAsiaTheme="majorEastAsia"/>
        </w:rPr>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rsidR="002E7AFC">
        <w:rPr>
          <w:rFonts w:eastAsiaTheme="majorEastAsia"/>
        </w:rPr>
        <w:fldChar w:fldCharType="separate"/>
      </w:r>
      <w:r w:rsidR="002E7AFC" w:rsidRPr="00A00433">
        <w:rPr>
          <w:rFonts w:eastAsiaTheme="majorEastAsia"/>
          <w:noProof/>
        </w:rPr>
        <w:t>[1]</w:t>
      </w:r>
      <w:r w:rsidR="002E7AFC">
        <w:rPr>
          <w:rFonts w:eastAsiaTheme="majorEastAsia"/>
        </w:rPr>
        <w:fldChar w:fldCharType="end"/>
      </w:r>
      <w:r w:rsidR="002E7AFC">
        <w:rPr>
          <w:rFonts w:eastAsiaTheme="majorEastAsia"/>
        </w:rPr>
        <w:t>.</w:t>
      </w:r>
    </w:p>
    <w:p w14:paraId="78420383" w14:textId="77777777" w:rsidR="002E7AFC" w:rsidRDefault="002E7AFC" w:rsidP="002E7AFC">
      <w:pPr>
        <w:jc w:val="both"/>
        <w:rPr>
          <w:rFonts w:eastAsiaTheme="majorEastAsia"/>
        </w:rPr>
      </w:pPr>
    </w:p>
    <w:p w14:paraId="178D9E76" w14:textId="0425D07F" w:rsidR="002E7AFC" w:rsidRDefault="002E7AFC" w:rsidP="002E7AFC">
      <w:pPr>
        <w:jc w:val="both"/>
        <w:rPr>
          <w:rFonts w:eastAsiaTheme="majorEastAsia"/>
        </w:rPr>
      </w:pPr>
      <w:r>
        <w:rPr>
          <w:rFonts w:eastAsiaTheme="majorEastAsia"/>
        </w:rPr>
        <w:t xml:space="preserve">También dado que en el código original </w:t>
      </w:r>
      <w:r>
        <w:rPr>
          <w:rFonts w:eastAsiaTheme="majorEastAsia"/>
        </w:rPr>
        <w:fldChar w:fldCharType="begin" w:fldLock="1"/>
      </w:r>
      <w:r w:rsidR="009D2820">
        <w:rPr>
          <w:rFonts w:eastAsiaTheme="majorEastAsia"/>
        </w:rPr>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rPr>
          <w:rFonts w:eastAsiaTheme="majorEastAsia"/>
        </w:rPr>
        <w:fldChar w:fldCharType="separate"/>
      </w:r>
      <w:r w:rsidR="009D2820" w:rsidRPr="009D2820">
        <w:rPr>
          <w:rFonts w:eastAsiaTheme="majorEastAsia"/>
          <w:noProof/>
        </w:rPr>
        <w:t>[45]</w:t>
      </w:r>
      <w:r>
        <w:rPr>
          <w:rFonts w:eastAsiaTheme="majorEastAsia"/>
        </w:rPr>
        <w:fldChar w:fldCharType="end"/>
      </w:r>
      <w:r>
        <w:rPr>
          <w:rFonts w:eastAsiaTheme="majorEastAsia"/>
        </w:rPr>
        <w:t xml:space="preserve"> agrega valores rezagados, es decir valores anteriores los agrega como columnas, entonces se agregan valores de la columna a predecir </w:t>
      </w:r>
      <w:r>
        <w:t>N</w:t>
      </w:r>
      <w:r w:rsidRPr="0028002D">
        <w:t>úmero de vistas de página</w:t>
      </w:r>
      <w:r>
        <w:t xml:space="preserve">, se agregaron </w:t>
      </w:r>
      <w:r>
        <w:rPr>
          <w:rFonts w:eastAsiaTheme="majorEastAsia"/>
        </w:rPr>
        <w:t>valores rezagados de 3, 6</w:t>
      </w:r>
      <w:r w:rsidRPr="00D55BD5">
        <w:rPr>
          <w:rFonts w:eastAsiaTheme="majorEastAsia"/>
        </w:rPr>
        <w:t>, 9</w:t>
      </w:r>
      <w:r>
        <w:rPr>
          <w:rFonts w:eastAsiaTheme="majorEastAsia"/>
        </w:rPr>
        <w:t>,12 meses como las columnas:</w:t>
      </w:r>
    </w:p>
    <w:p w14:paraId="2F04C9FE" w14:textId="77777777" w:rsidR="002E7AFC" w:rsidRDefault="002E7AFC" w:rsidP="002E7AFC">
      <w:pPr>
        <w:rPr>
          <w:rFonts w:eastAsiaTheme="majorEastAsia"/>
        </w:rPr>
      </w:pPr>
      <w:r>
        <w:rPr>
          <w:rFonts w:eastAsiaTheme="majorEastAsia"/>
        </w:rPr>
        <w:tab/>
      </w:r>
      <w:r w:rsidRPr="00D55BD5">
        <w:rPr>
          <w:rFonts w:eastAsiaTheme="majorEastAsia"/>
        </w:rPr>
        <w:t>lag_90</w:t>
      </w:r>
      <w:r>
        <w:rPr>
          <w:rFonts w:eastAsiaTheme="majorEastAsia"/>
        </w:rPr>
        <w:t xml:space="preserve">, </w:t>
      </w:r>
      <w:r w:rsidRPr="00D55BD5">
        <w:rPr>
          <w:rFonts w:eastAsiaTheme="majorEastAsia"/>
        </w:rPr>
        <w:t>lag_180</w:t>
      </w:r>
      <w:r>
        <w:rPr>
          <w:rFonts w:eastAsiaTheme="majorEastAsia"/>
        </w:rPr>
        <w:t xml:space="preserve">, </w:t>
      </w:r>
      <w:r w:rsidRPr="00D55BD5">
        <w:rPr>
          <w:rFonts w:eastAsiaTheme="majorEastAsia"/>
        </w:rPr>
        <w:t>lag_270</w:t>
      </w:r>
      <w:r>
        <w:rPr>
          <w:rFonts w:eastAsiaTheme="majorEastAsia"/>
        </w:rPr>
        <w:t xml:space="preserve">, </w:t>
      </w:r>
      <w:r w:rsidRPr="00D55BD5">
        <w:rPr>
          <w:rFonts w:eastAsiaTheme="majorEastAsia"/>
        </w:rPr>
        <w:t>lag_360</w:t>
      </w:r>
    </w:p>
    <w:p w14:paraId="65C5E6CB" w14:textId="77777777" w:rsidR="002E7AFC" w:rsidRDefault="002E7AFC" w:rsidP="002E7AFC">
      <w:pPr>
        <w:spacing w:after="160" w:line="259" w:lineRule="auto"/>
        <w:rPr>
          <w:rFonts w:eastAsiaTheme="majorEastAsia"/>
        </w:rPr>
      </w:pPr>
      <w:r>
        <w:rPr>
          <w:rFonts w:eastAsiaTheme="majorEastAsia"/>
        </w:rPr>
        <w:br w:type="page"/>
      </w:r>
    </w:p>
    <w:p w14:paraId="7433EB8F" w14:textId="758DA6F5" w:rsidR="002E7AFC" w:rsidRDefault="002E7AFC" w:rsidP="002E7AFC">
      <w:pPr>
        <w:spacing w:after="160" w:line="259" w:lineRule="auto"/>
        <w:jc w:val="both"/>
        <w:rPr>
          <w:rFonts w:eastAsiaTheme="majorEastAsia"/>
        </w:rPr>
      </w:pPr>
      <w:r>
        <w:rPr>
          <w:rFonts w:eastAsiaTheme="majorEastAsia"/>
        </w:rPr>
        <w:lastRenderedPageBreak/>
        <w:t xml:space="preserve">Los nombres de las columnas vienen del inglés </w:t>
      </w:r>
      <w:proofErr w:type="spellStart"/>
      <w:r w:rsidRPr="002E7AFC">
        <w:rPr>
          <w:rFonts w:eastAsiaTheme="majorEastAsia"/>
          <w:i/>
        </w:rPr>
        <w:t>lag</w:t>
      </w:r>
      <w:proofErr w:type="spellEnd"/>
      <w:r>
        <w:rPr>
          <w:rFonts w:eastAsiaTheme="majorEastAsia"/>
        </w:rPr>
        <w:t xml:space="preserve"> que se utiliza para referirse al rezago, o también se puede traducir como retraso, el número en días correspondiente al mes de retraso tomando 1 mes como 30 días aplicando esa regla para hacer las columnas de valores retrasados. A continuación se procedió a </w:t>
      </w:r>
      <w:r w:rsidRPr="002E7AFC">
        <w:rPr>
          <w:rFonts w:eastAsiaTheme="majorEastAsia"/>
        </w:rPr>
        <w:t>confirmar</w:t>
      </w:r>
      <w:r>
        <w:rPr>
          <w:rFonts w:eastAsiaTheme="majorEastAsia"/>
        </w:rPr>
        <w:t xml:space="preserve"> la existencia de </w:t>
      </w:r>
      <w:proofErr w:type="spellStart"/>
      <w:r>
        <w:rPr>
          <w:rFonts w:eastAsiaTheme="majorEastAsia"/>
        </w:rPr>
        <w:t>NaN</w:t>
      </w:r>
      <w:proofErr w:type="spellEnd"/>
      <w:r>
        <w:rPr>
          <w:rFonts w:eastAsiaTheme="majorEastAsia"/>
        </w:rPr>
        <w:t xml:space="preserve"> (</w:t>
      </w:r>
      <w:proofErr w:type="spellStart"/>
      <w:r w:rsidRPr="00B87D66">
        <w:rPr>
          <w:rFonts w:eastAsiaTheme="majorEastAsia"/>
          <w:i/>
        </w:rPr>
        <w:t>Not</w:t>
      </w:r>
      <w:proofErr w:type="spellEnd"/>
      <w:r w:rsidRPr="00B87D66">
        <w:rPr>
          <w:rFonts w:eastAsiaTheme="majorEastAsia"/>
          <w:i/>
        </w:rPr>
        <w:t xml:space="preserve"> </w:t>
      </w:r>
      <w:proofErr w:type="spellStart"/>
      <w:r w:rsidRPr="00B87D66">
        <w:rPr>
          <w:rFonts w:eastAsiaTheme="majorEastAsia"/>
          <w:i/>
        </w:rPr>
        <w:t>an</w:t>
      </w:r>
      <w:proofErr w:type="spellEnd"/>
      <w:r w:rsidRPr="00B87D66">
        <w:rPr>
          <w:rFonts w:eastAsiaTheme="majorEastAsia"/>
          <w:i/>
        </w:rPr>
        <w:t xml:space="preserve"> </w:t>
      </w:r>
      <w:proofErr w:type="spellStart"/>
      <w:r w:rsidRPr="00B87D66">
        <w:rPr>
          <w:rFonts w:eastAsiaTheme="majorEastAsia"/>
          <w:i/>
        </w:rPr>
        <w:t>number</w:t>
      </w:r>
      <w:proofErr w:type="spellEnd"/>
      <w:r>
        <w:rPr>
          <w:rFonts w:eastAsiaTheme="majorEastAsia"/>
        </w:rPr>
        <w:t>) de las columnas de datos rezagados, y reemplazarlos por su promedio.</w:t>
      </w:r>
    </w:p>
    <w:p w14:paraId="564AF698" w14:textId="77777777" w:rsidR="00FA1968" w:rsidRDefault="00FA1968" w:rsidP="002E7AFC">
      <w:pPr>
        <w:spacing w:after="160" w:line="259" w:lineRule="auto"/>
        <w:jc w:val="both"/>
        <w:rPr>
          <w:rFonts w:eastAsiaTheme="majorEastAsia"/>
        </w:rPr>
      </w:pPr>
    </w:p>
    <w:p w14:paraId="06E0C9C9" w14:textId="3C8A0708" w:rsidR="002E7AFC" w:rsidRDefault="002E7AFC" w:rsidP="002E7AFC">
      <w:pPr>
        <w:spacing w:after="160" w:line="259" w:lineRule="auto"/>
        <w:jc w:val="both"/>
        <w:rPr>
          <w:rFonts w:eastAsiaTheme="majorEastAsia"/>
        </w:rPr>
      </w:pPr>
      <w:r>
        <w:rPr>
          <w:rFonts w:eastAsiaTheme="majorEastAsia"/>
        </w:rPr>
        <w:t xml:space="preserve">Quedando como resultado del </w:t>
      </w:r>
      <w:proofErr w:type="spellStart"/>
      <w:r>
        <w:rPr>
          <w:rFonts w:eastAsiaTheme="majorEastAsia"/>
        </w:rPr>
        <w:t>preprocesado</w:t>
      </w:r>
      <w:proofErr w:type="spellEnd"/>
      <w:r>
        <w:rPr>
          <w:rFonts w:eastAsiaTheme="majorEastAsia"/>
        </w:rPr>
        <w:t xml:space="preserve"> las siguientes columnas de la </w:t>
      </w:r>
      <w:r w:rsidR="00DC1CBA">
        <w:rPr>
          <w:rFonts w:eastAsiaTheme="majorEastAsia"/>
        </w:rPr>
        <w:t>Televisión</w:t>
      </w:r>
      <w:r>
        <w:rPr>
          <w:rFonts w:eastAsiaTheme="majorEastAsia"/>
        </w:rPr>
        <w:t xml:space="preserve"> Universitaria Misionera - TUM </w:t>
      </w:r>
      <w:proofErr w:type="spellStart"/>
      <w:r>
        <w:rPr>
          <w:rFonts w:eastAsiaTheme="majorEastAsia"/>
        </w:rPr>
        <w:t>transmedia</w:t>
      </w:r>
      <w:proofErr w:type="spellEnd"/>
      <w:r>
        <w:rPr>
          <w:rFonts w:eastAsiaTheme="majorEastAsia"/>
        </w:rPr>
        <w:t>, que fueron las mismas columnas que se tomaron en cuenta para las otras páginas web de la institución.</w:t>
      </w:r>
    </w:p>
    <w:p w14:paraId="78A9C8CE" w14:textId="77777777" w:rsidR="002E7AFC" w:rsidRDefault="002E7AFC" w:rsidP="002E7AFC">
      <w:pPr>
        <w:rPr>
          <w:rFonts w:eastAsiaTheme="majorEastAsia"/>
        </w:rPr>
      </w:pPr>
    </w:p>
    <w:p w14:paraId="24898E29" w14:textId="77777777" w:rsidR="002E7AFC" w:rsidRDefault="002E7AFC" w:rsidP="00625A81">
      <w:pPr>
        <w:jc w:val="both"/>
        <w:rPr>
          <w:rFonts w:eastAsiaTheme="majorEastAsia"/>
        </w:rPr>
      </w:pPr>
      <w:r>
        <w:rPr>
          <w:rFonts w:eastAsiaTheme="majorEastAsia"/>
        </w:rPr>
        <w:t xml:space="preserve">Listado de columnas del </w:t>
      </w:r>
      <w:proofErr w:type="spellStart"/>
      <w:r w:rsidRPr="00E64D8C">
        <w:rPr>
          <w:rFonts w:eastAsiaTheme="majorEastAsia"/>
          <w:i/>
        </w:rPr>
        <w:t>Dataframe</w:t>
      </w:r>
      <w:proofErr w:type="spellEnd"/>
      <w:r>
        <w:rPr>
          <w:rFonts w:eastAsiaTheme="majorEastAsia"/>
        </w:rPr>
        <w:t>:</w:t>
      </w:r>
    </w:p>
    <w:p w14:paraId="4C1F702B" w14:textId="77777777" w:rsidR="002E7AFC" w:rsidRDefault="002E7AFC" w:rsidP="002E7AFC">
      <w:pPr>
        <w:rPr>
          <w:rFonts w:eastAsiaTheme="majorEastAsia"/>
        </w:rPr>
      </w:pPr>
    </w:p>
    <w:p w14:paraId="6D1F0114" w14:textId="77777777" w:rsidR="002E7AFC" w:rsidRPr="000D0D9D" w:rsidRDefault="002E7AFC" w:rsidP="00625A81">
      <w:pPr>
        <w:jc w:val="both"/>
        <w:rPr>
          <w:rFonts w:eastAsiaTheme="majorEastAsia"/>
        </w:rPr>
      </w:pPr>
      <w:r w:rsidRPr="000D0D9D">
        <w:rPr>
          <w:rFonts w:eastAsiaTheme="majorEastAsia"/>
        </w:rPr>
        <w:t>Número de vistas de página</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Usuarios nuevos</w:t>
      </w:r>
      <w:r>
        <w:rPr>
          <w:rFonts w:eastAsiaTheme="majorEastAsia"/>
        </w:rPr>
        <w:t>,</w:t>
      </w:r>
      <w:r w:rsidRPr="000D0D9D">
        <w:rPr>
          <w:rFonts w:eastAsiaTheme="majorEastAsia"/>
        </w:rPr>
        <w:t xml:space="preserve"> </w:t>
      </w:r>
      <w:r>
        <w:rPr>
          <w:rFonts w:eastAsiaTheme="majorEastAsia"/>
        </w:rPr>
        <w:t xml:space="preserve"> </w:t>
      </w:r>
      <w:proofErr w:type="gramStart"/>
      <w:r w:rsidRPr="000D0D9D">
        <w:rPr>
          <w:rFonts w:eastAsiaTheme="majorEastAsia"/>
        </w:rPr>
        <w:t>Usuarios</w:t>
      </w:r>
      <w:r>
        <w:rPr>
          <w:rFonts w:eastAsiaTheme="majorEastAsia"/>
        </w:rPr>
        <w:t xml:space="preserve"> </w:t>
      </w:r>
      <w:r w:rsidRPr="000D0D9D">
        <w:rPr>
          <w:rFonts w:eastAsiaTheme="majorEastAsia"/>
        </w:rPr>
        <w:t>,</w:t>
      </w:r>
      <w:proofErr w:type="gramEnd"/>
    </w:p>
    <w:p w14:paraId="597945D7" w14:textId="77777777" w:rsidR="002E7AFC" w:rsidRPr="000D0D9D" w:rsidRDefault="002E7AFC" w:rsidP="00625A81">
      <w:pPr>
        <w:jc w:val="both"/>
        <w:rPr>
          <w:rFonts w:eastAsiaTheme="majorEastAsia"/>
        </w:rPr>
      </w:pPr>
      <w:r w:rsidRPr="000D0D9D">
        <w:rPr>
          <w:rFonts w:eastAsiaTheme="majorEastAsia"/>
        </w:rPr>
        <w:t>Número de sesiones por usuario</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Sesiones</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Argentina</w:t>
      </w:r>
      <w:r>
        <w:rPr>
          <w:rFonts w:eastAsiaTheme="majorEastAsia"/>
        </w:rPr>
        <w:t>,</w:t>
      </w:r>
    </w:p>
    <w:p w14:paraId="1C792066" w14:textId="77777777" w:rsidR="002E7AFC" w:rsidRPr="000D0D9D" w:rsidRDefault="002E7AFC" w:rsidP="00625A81">
      <w:pPr>
        <w:jc w:val="both"/>
        <w:rPr>
          <w:rFonts w:eastAsiaTheme="majorEastAsia"/>
        </w:rPr>
      </w:pPr>
      <w:r w:rsidRPr="000D0D9D">
        <w:rPr>
          <w:rFonts w:eastAsiaTheme="majorEastAsia"/>
        </w:rPr>
        <w:t xml:space="preserve">Otros </w:t>
      </w:r>
      <w:proofErr w:type="gramStart"/>
      <w:r w:rsidRPr="000D0D9D">
        <w:rPr>
          <w:rFonts w:eastAsiaTheme="majorEastAsia"/>
        </w:rPr>
        <w:t>Países ,</w:t>
      </w:r>
      <w:proofErr w:type="gramEnd"/>
      <w:r w:rsidRPr="000D0D9D">
        <w:rPr>
          <w:rFonts w:eastAsiaTheme="majorEastAsia"/>
        </w:rPr>
        <w:t xml:space="preserve">  </w:t>
      </w:r>
      <w:proofErr w:type="spellStart"/>
      <w:r w:rsidRPr="000D0D9D">
        <w:rPr>
          <w:rFonts w:eastAsiaTheme="majorEastAsia"/>
        </w:rPr>
        <w:t>mobile</w:t>
      </w:r>
      <w:proofErr w:type="spellEnd"/>
      <w:r w:rsidRPr="000D0D9D">
        <w:rPr>
          <w:rFonts w:eastAsiaTheme="majorEastAsia"/>
        </w:rPr>
        <w:t xml:space="preserve"> ,  desktop ,  </w:t>
      </w:r>
      <w:proofErr w:type="spellStart"/>
      <w:r w:rsidRPr="000D0D9D">
        <w:rPr>
          <w:rFonts w:eastAsiaTheme="majorEastAsia"/>
        </w:rPr>
        <w:t>tablet</w:t>
      </w:r>
      <w:proofErr w:type="spellEnd"/>
      <w:r w:rsidRPr="000D0D9D">
        <w:rPr>
          <w:rFonts w:eastAsiaTheme="majorEastAsia"/>
        </w:rPr>
        <w:t xml:space="preserve"> ,</w:t>
      </w:r>
    </w:p>
    <w:p w14:paraId="6DDCB3FB" w14:textId="77777777" w:rsidR="002E7AFC" w:rsidRPr="000D0D9D" w:rsidRDefault="002E7AFC" w:rsidP="00625A81">
      <w:pPr>
        <w:ind w:left="708" w:hanging="708"/>
        <w:jc w:val="both"/>
        <w:rPr>
          <w:rFonts w:eastAsiaTheme="majorEastAsia"/>
        </w:rPr>
      </w:pPr>
      <w:r w:rsidRPr="000D0D9D">
        <w:rPr>
          <w:rFonts w:eastAsiaTheme="majorEastAsia"/>
        </w:rPr>
        <w:t>Categoría de dispositivo promedio</w:t>
      </w:r>
      <w:r>
        <w:rPr>
          <w:rFonts w:eastAsiaTheme="majorEastAsia"/>
        </w:rPr>
        <w:t>,</w:t>
      </w:r>
      <w:r w:rsidRPr="000D0D9D">
        <w:rPr>
          <w:rFonts w:eastAsiaTheme="majorEastAsia"/>
        </w:rPr>
        <w:t xml:space="preserve"> </w:t>
      </w:r>
      <w:r>
        <w:rPr>
          <w:rFonts w:eastAsiaTheme="majorEastAsia"/>
        </w:rPr>
        <w:t xml:space="preserve"> </w:t>
      </w:r>
      <w:r w:rsidRPr="000D0D9D">
        <w:rPr>
          <w:rFonts w:eastAsiaTheme="majorEastAsia"/>
        </w:rPr>
        <w:t xml:space="preserve">Categoría de dispositivo </w:t>
      </w:r>
      <w:proofErr w:type="spellStart"/>
      <w:proofErr w:type="gramStart"/>
      <w:r w:rsidRPr="000D0D9D">
        <w:rPr>
          <w:rFonts w:eastAsiaTheme="majorEastAsia"/>
        </w:rPr>
        <w:t>std</w:t>
      </w:r>
      <w:proofErr w:type="spellEnd"/>
      <w:r>
        <w:rPr>
          <w:rFonts w:eastAsiaTheme="majorEastAsia"/>
        </w:rPr>
        <w:t xml:space="preserve"> </w:t>
      </w:r>
      <w:r w:rsidRPr="000D0D9D">
        <w:rPr>
          <w:rFonts w:eastAsiaTheme="majorEastAsia"/>
        </w:rPr>
        <w:t>,</w:t>
      </w:r>
      <w:proofErr w:type="gramEnd"/>
    </w:p>
    <w:p w14:paraId="46F19699" w14:textId="77777777" w:rsidR="002E7AFC" w:rsidRPr="00EF1F9E" w:rsidRDefault="002E7AFC" w:rsidP="00625A81">
      <w:pPr>
        <w:jc w:val="both"/>
        <w:rPr>
          <w:rFonts w:eastAsiaTheme="majorEastAsia"/>
          <w:lang w:val="en-US"/>
        </w:rPr>
      </w:pPr>
      <w:proofErr w:type="gramStart"/>
      <w:r w:rsidRPr="00EF1F9E">
        <w:rPr>
          <w:rFonts w:eastAsiaTheme="majorEastAsia"/>
          <w:lang w:val="en-US"/>
        </w:rPr>
        <w:t>Windows ,</w:t>
      </w:r>
      <w:proofErr w:type="gramEnd"/>
      <w:r w:rsidRPr="00EF1F9E">
        <w:rPr>
          <w:rFonts w:eastAsiaTheme="majorEastAsia"/>
          <w:lang w:val="en-US"/>
        </w:rPr>
        <w:t xml:space="preserve">  Android ,  Linux ,  Macintosh ,</w:t>
      </w:r>
    </w:p>
    <w:p w14:paraId="3D2B5382" w14:textId="77777777" w:rsidR="002E7AFC" w:rsidRPr="00EF1F9E" w:rsidRDefault="002E7AFC" w:rsidP="00625A81">
      <w:pPr>
        <w:jc w:val="both"/>
        <w:rPr>
          <w:rFonts w:eastAsiaTheme="majorEastAsia"/>
          <w:lang w:val="en-US"/>
        </w:rPr>
      </w:pPr>
      <w:r w:rsidRPr="00EF1F9E">
        <w:rPr>
          <w:rFonts w:eastAsiaTheme="majorEastAsia"/>
          <w:lang w:val="en-US"/>
        </w:rPr>
        <w:t xml:space="preserve">Sistema </w:t>
      </w:r>
      <w:proofErr w:type="spellStart"/>
      <w:r w:rsidRPr="00EF1F9E">
        <w:rPr>
          <w:rFonts w:eastAsiaTheme="majorEastAsia"/>
          <w:lang w:val="en-US"/>
        </w:rPr>
        <w:t>operativo</w:t>
      </w:r>
      <w:proofErr w:type="spellEnd"/>
      <w:r w:rsidRPr="00EF1F9E">
        <w:rPr>
          <w:rFonts w:eastAsiaTheme="majorEastAsia"/>
          <w:lang w:val="en-US"/>
        </w:rPr>
        <w:t xml:space="preserve"> (not set</w:t>
      </w:r>
      <w:proofErr w:type="gramStart"/>
      <w:r w:rsidRPr="00EF1F9E">
        <w:rPr>
          <w:rFonts w:eastAsiaTheme="majorEastAsia"/>
          <w:lang w:val="en-US"/>
        </w:rPr>
        <w:t>) ,</w:t>
      </w:r>
      <w:proofErr w:type="gramEnd"/>
      <w:r w:rsidRPr="00EF1F9E">
        <w:rPr>
          <w:rFonts w:eastAsiaTheme="majorEastAsia"/>
          <w:lang w:val="en-US"/>
        </w:rPr>
        <w:t xml:space="preserve">  iOS ,  Windows Phone ,  Chrome OS ,</w:t>
      </w:r>
    </w:p>
    <w:p w14:paraId="422F7998" w14:textId="77777777" w:rsidR="002E7AFC" w:rsidRPr="000D0D9D" w:rsidRDefault="002E7AFC" w:rsidP="00625A81">
      <w:pPr>
        <w:jc w:val="both"/>
        <w:rPr>
          <w:rFonts w:eastAsiaTheme="majorEastAsia"/>
        </w:rPr>
      </w:pPr>
      <w:proofErr w:type="spellStart"/>
      <w:proofErr w:type="gramStart"/>
      <w:r w:rsidRPr="000D0D9D">
        <w:rPr>
          <w:rFonts w:eastAsiaTheme="majorEastAsia"/>
        </w:rPr>
        <w:t>Tizen</w:t>
      </w:r>
      <w:proofErr w:type="spellEnd"/>
      <w:r>
        <w:rPr>
          <w:rFonts w:eastAsiaTheme="majorEastAsia"/>
        </w:rPr>
        <w:t xml:space="preserve"> </w:t>
      </w:r>
      <w:r w:rsidRPr="000D0D9D">
        <w:rPr>
          <w:rFonts w:eastAsiaTheme="majorEastAsia"/>
        </w:rPr>
        <w:t>,</w:t>
      </w:r>
      <w:proofErr w:type="gramEnd"/>
      <w:r w:rsidRPr="000D0D9D">
        <w:rPr>
          <w:rFonts w:eastAsiaTheme="majorEastAsia"/>
        </w:rPr>
        <w:t xml:space="preserve"> </w:t>
      </w:r>
      <w:r>
        <w:rPr>
          <w:rFonts w:eastAsiaTheme="majorEastAsia"/>
        </w:rPr>
        <w:t xml:space="preserve"> </w:t>
      </w:r>
      <w:r w:rsidRPr="000D0D9D">
        <w:rPr>
          <w:rFonts w:eastAsiaTheme="majorEastAsia"/>
        </w:rPr>
        <w:t>Sistema operativo promedio</w:t>
      </w:r>
      <w:r>
        <w:rPr>
          <w:rFonts w:eastAsiaTheme="majorEastAsia"/>
        </w:rPr>
        <w:t xml:space="preserve"> </w:t>
      </w:r>
      <w:r w:rsidRPr="000D0D9D">
        <w:rPr>
          <w:rFonts w:eastAsiaTheme="majorEastAsia"/>
        </w:rPr>
        <w:t xml:space="preserve">, </w:t>
      </w:r>
      <w:r>
        <w:rPr>
          <w:rFonts w:eastAsiaTheme="majorEastAsia"/>
        </w:rPr>
        <w:t xml:space="preserve"> </w:t>
      </w:r>
      <w:r w:rsidRPr="000D0D9D">
        <w:rPr>
          <w:rFonts w:eastAsiaTheme="majorEastAsia"/>
        </w:rPr>
        <w:t xml:space="preserve">Sistema operativo </w:t>
      </w:r>
      <w:proofErr w:type="spellStart"/>
      <w:r w:rsidRPr="000D0D9D">
        <w:rPr>
          <w:rFonts w:eastAsiaTheme="majorEastAsia"/>
        </w:rPr>
        <w:t>std</w:t>
      </w:r>
      <w:proofErr w:type="spellEnd"/>
      <w:r>
        <w:rPr>
          <w:rFonts w:eastAsiaTheme="majorEastAsia"/>
        </w:rPr>
        <w:t xml:space="preserve"> </w:t>
      </w:r>
      <w:r w:rsidRPr="000D0D9D">
        <w:rPr>
          <w:rFonts w:eastAsiaTheme="majorEastAsia"/>
        </w:rPr>
        <w:t>,</w:t>
      </w:r>
    </w:p>
    <w:p w14:paraId="32588E1E" w14:textId="77777777" w:rsidR="002E7AFC" w:rsidRPr="00EF1F9E" w:rsidRDefault="002E7AFC" w:rsidP="00625A81">
      <w:pPr>
        <w:jc w:val="both"/>
        <w:rPr>
          <w:rFonts w:eastAsiaTheme="majorEastAsia"/>
          <w:lang w:val="en-US"/>
        </w:rPr>
      </w:pPr>
      <w:r w:rsidRPr="00EF1F9E">
        <w:rPr>
          <w:rFonts w:eastAsiaTheme="majorEastAsia"/>
          <w:lang w:val="en-US"/>
        </w:rPr>
        <w:t xml:space="preserve">Organic </w:t>
      </w:r>
      <w:proofErr w:type="gramStart"/>
      <w:r w:rsidRPr="00EF1F9E">
        <w:rPr>
          <w:rFonts w:eastAsiaTheme="majorEastAsia"/>
          <w:lang w:val="en-US"/>
        </w:rPr>
        <w:t>Search ,</w:t>
      </w:r>
      <w:proofErr w:type="gramEnd"/>
      <w:r w:rsidRPr="00EF1F9E">
        <w:rPr>
          <w:rFonts w:eastAsiaTheme="majorEastAsia"/>
          <w:lang w:val="en-US"/>
        </w:rPr>
        <w:t xml:space="preserve">  Social ,  Direct ,  Referral ,</w:t>
      </w:r>
    </w:p>
    <w:p w14:paraId="0A50DCD5" w14:textId="77777777" w:rsidR="002E7AFC" w:rsidRPr="000D0D9D" w:rsidRDefault="002E7AFC" w:rsidP="00625A81">
      <w:pPr>
        <w:jc w:val="both"/>
        <w:rPr>
          <w:rFonts w:eastAsiaTheme="majorEastAsia"/>
        </w:rPr>
      </w:pPr>
      <w:r w:rsidRPr="000D0D9D">
        <w:rPr>
          <w:rFonts w:eastAsiaTheme="majorEastAsia"/>
        </w:rPr>
        <w:t xml:space="preserve">Agrupación de canales predeterminada </w:t>
      </w:r>
      <w:proofErr w:type="gramStart"/>
      <w:r w:rsidRPr="000D0D9D">
        <w:rPr>
          <w:rFonts w:eastAsiaTheme="majorEastAsia"/>
        </w:rPr>
        <w:t>promedio</w:t>
      </w:r>
      <w:r>
        <w:rPr>
          <w:rFonts w:eastAsiaTheme="majorEastAsia"/>
        </w:rPr>
        <w:t xml:space="preserve"> </w:t>
      </w:r>
      <w:r w:rsidRPr="000D0D9D">
        <w:rPr>
          <w:rFonts w:eastAsiaTheme="majorEastAsia"/>
        </w:rPr>
        <w:t>,</w:t>
      </w:r>
      <w:proofErr w:type="gramEnd"/>
    </w:p>
    <w:p w14:paraId="5B34993D" w14:textId="77777777" w:rsidR="002E7AFC" w:rsidRPr="000D0D9D" w:rsidRDefault="002E7AFC" w:rsidP="00625A81">
      <w:pPr>
        <w:jc w:val="both"/>
        <w:rPr>
          <w:rFonts w:eastAsiaTheme="majorEastAsia"/>
        </w:rPr>
      </w:pPr>
      <w:r w:rsidRPr="000D0D9D">
        <w:rPr>
          <w:rFonts w:eastAsiaTheme="majorEastAsia"/>
        </w:rPr>
        <w:t xml:space="preserve">Agrupación de canales predeterminada </w:t>
      </w:r>
      <w:proofErr w:type="spellStart"/>
      <w:proofErr w:type="gramStart"/>
      <w:r w:rsidRPr="000D0D9D">
        <w:rPr>
          <w:rFonts w:eastAsiaTheme="majorEastAsia"/>
        </w:rPr>
        <w:t>std</w:t>
      </w:r>
      <w:proofErr w:type="spellEnd"/>
      <w:r>
        <w:rPr>
          <w:rFonts w:eastAsiaTheme="majorEastAsia"/>
        </w:rPr>
        <w:t xml:space="preserve"> </w:t>
      </w:r>
      <w:r w:rsidRPr="000D0D9D">
        <w:rPr>
          <w:rFonts w:eastAsiaTheme="majorEastAsia"/>
        </w:rPr>
        <w:t>,</w:t>
      </w:r>
      <w:proofErr w:type="gramEnd"/>
      <w:r w:rsidRPr="000D0D9D">
        <w:rPr>
          <w:rFonts w:eastAsiaTheme="majorEastAsia"/>
        </w:rPr>
        <w:t xml:space="preserve"> </w:t>
      </w:r>
      <w:r>
        <w:rPr>
          <w:rFonts w:eastAsiaTheme="majorEastAsia"/>
        </w:rPr>
        <w:t xml:space="preserve"> </w:t>
      </w:r>
      <w:proofErr w:type="spellStart"/>
      <w:r w:rsidRPr="000D0D9D">
        <w:rPr>
          <w:rFonts w:eastAsiaTheme="majorEastAsia"/>
        </w:rPr>
        <w:t>mediana_de_medianas</w:t>
      </w:r>
      <w:proofErr w:type="spellEnd"/>
      <w:r>
        <w:rPr>
          <w:rFonts w:eastAsiaTheme="majorEastAsia"/>
        </w:rPr>
        <w:t xml:space="preserve"> </w:t>
      </w:r>
      <w:r w:rsidRPr="000D0D9D">
        <w:rPr>
          <w:rFonts w:eastAsiaTheme="majorEastAsia"/>
        </w:rPr>
        <w:t>,</w:t>
      </w:r>
    </w:p>
    <w:p w14:paraId="0BE7AC67" w14:textId="77777777" w:rsidR="002E7AFC" w:rsidRPr="000D0D9D" w:rsidRDefault="002E7AFC" w:rsidP="00625A81">
      <w:pPr>
        <w:jc w:val="both"/>
        <w:rPr>
          <w:rFonts w:eastAsiaTheme="majorEastAsia"/>
        </w:rPr>
      </w:pPr>
      <w:r>
        <w:rPr>
          <w:rFonts w:eastAsiaTheme="majorEastAsia"/>
        </w:rPr>
        <w:t>lag_90</w:t>
      </w:r>
      <w:proofErr w:type="gramStart"/>
      <w:r>
        <w:rPr>
          <w:rFonts w:eastAsiaTheme="majorEastAsia"/>
        </w:rPr>
        <w:t>,lag</w:t>
      </w:r>
      <w:proofErr w:type="gramEnd"/>
      <w:r>
        <w:rPr>
          <w:rFonts w:eastAsiaTheme="majorEastAsia"/>
        </w:rPr>
        <w:t>_180, lag_270, lag_360</w:t>
      </w:r>
      <w:r w:rsidRPr="000D0D9D">
        <w:rPr>
          <w:rFonts w:eastAsiaTheme="majorEastAsia"/>
        </w:rPr>
        <w:t xml:space="preserve">, </w:t>
      </w:r>
      <w:r>
        <w:rPr>
          <w:rFonts w:eastAsiaTheme="majorEastAsia"/>
        </w:rPr>
        <w:t xml:space="preserve"> </w:t>
      </w:r>
      <w:r w:rsidRPr="000D0D9D">
        <w:rPr>
          <w:rFonts w:eastAsiaTheme="majorEastAsia"/>
        </w:rPr>
        <w:t>mediana Dispositivos</w:t>
      </w:r>
      <w:r>
        <w:rPr>
          <w:rFonts w:eastAsiaTheme="majorEastAsia"/>
        </w:rPr>
        <w:t xml:space="preserve"> </w:t>
      </w:r>
      <w:r w:rsidRPr="000D0D9D">
        <w:rPr>
          <w:rFonts w:eastAsiaTheme="majorEastAsia"/>
        </w:rPr>
        <w:t>,</w:t>
      </w:r>
    </w:p>
    <w:p w14:paraId="51CDACD4" w14:textId="77777777" w:rsidR="002E7AFC" w:rsidRPr="000D0D9D" w:rsidRDefault="002E7AFC" w:rsidP="00625A81">
      <w:pPr>
        <w:jc w:val="both"/>
        <w:rPr>
          <w:rFonts w:eastAsiaTheme="majorEastAsia"/>
        </w:rPr>
      </w:pPr>
      <w:proofErr w:type="gramStart"/>
      <w:r>
        <w:rPr>
          <w:rFonts w:eastAsiaTheme="majorEastAsia"/>
        </w:rPr>
        <w:t>mediana</w:t>
      </w:r>
      <w:proofErr w:type="gramEnd"/>
      <w:r>
        <w:rPr>
          <w:rFonts w:eastAsiaTheme="majorEastAsia"/>
        </w:rPr>
        <w:t xml:space="preserve"> Sistema operativo</w:t>
      </w:r>
      <w:r w:rsidRPr="000D0D9D">
        <w:rPr>
          <w:rFonts w:eastAsiaTheme="majorEastAsia"/>
        </w:rPr>
        <w:t>,</w:t>
      </w:r>
    </w:p>
    <w:p w14:paraId="5A6C30CF" w14:textId="77777777" w:rsidR="002E7AFC" w:rsidRDefault="002E7AFC" w:rsidP="00625A81">
      <w:pPr>
        <w:jc w:val="both"/>
        <w:rPr>
          <w:rFonts w:eastAsiaTheme="majorEastAsia"/>
        </w:rPr>
      </w:pPr>
      <w:proofErr w:type="gramStart"/>
      <w:r w:rsidRPr="000D0D9D">
        <w:rPr>
          <w:rFonts w:eastAsiaTheme="majorEastAsia"/>
        </w:rPr>
        <w:t>mediana</w:t>
      </w:r>
      <w:proofErr w:type="gramEnd"/>
      <w:r w:rsidRPr="000D0D9D">
        <w:rPr>
          <w:rFonts w:eastAsiaTheme="majorEastAsia"/>
        </w:rPr>
        <w:t xml:space="preserve"> Agrupación de canales predeterminada</w:t>
      </w:r>
      <w:r>
        <w:rPr>
          <w:rFonts w:eastAsiaTheme="majorEastAsia"/>
        </w:rPr>
        <w:t>.</w:t>
      </w:r>
    </w:p>
    <w:p w14:paraId="03994F58" w14:textId="77777777" w:rsidR="002E7AFC" w:rsidRDefault="002E7AFC" w:rsidP="002E7AFC">
      <w:pPr>
        <w:rPr>
          <w:rFonts w:eastAsiaTheme="majorEastAsia"/>
        </w:rPr>
      </w:pPr>
    </w:p>
    <w:p w14:paraId="29B436F8" w14:textId="5DB97D23" w:rsidR="002E7AFC" w:rsidRDefault="002E7AFC" w:rsidP="00625A81">
      <w:pPr>
        <w:jc w:val="both"/>
        <w:rPr>
          <w:rStyle w:val="FigurasCar"/>
          <w:rFonts w:eastAsiaTheme="majorEastAsia"/>
        </w:rPr>
      </w:pPr>
      <w:r>
        <w:rPr>
          <w:rFonts w:eastAsiaTheme="majorEastAsia"/>
        </w:rPr>
        <w:lastRenderedPageBreak/>
        <w:t xml:space="preserve">Siendo un total de 37 columnas, por supuesto que desde </w:t>
      </w:r>
      <w:r w:rsidRPr="003378FE">
        <w:rPr>
          <w:rFonts w:eastAsiaTheme="majorEastAsia"/>
        </w:rPr>
        <w:t xml:space="preserve">Google </w:t>
      </w:r>
      <w:proofErr w:type="spellStart"/>
      <w:r w:rsidRPr="003378FE">
        <w:rPr>
          <w:rFonts w:eastAsiaTheme="majorEastAsia"/>
        </w:rPr>
        <w:t>Analytics</w:t>
      </w:r>
      <w:proofErr w:type="spellEnd"/>
      <w:r>
        <w:rPr>
          <w:rFonts w:eastAsiaTheme="majorEastAsia"/>
        </w:rPr>
        <w:t xml:space="preserve"> se registran más datos, sin embargo debido al cambio de UA a GA4</w:t>
      </w:r>
      <w:r>
        <w:rPr>
          <w:rFonts w:eastAsiaTheme="majorEastAsia"/>
        </w:rPr>
        <w:fldChar w:fldCharType="begin" w:fldLock="1"/>
      </w:r>
      <w:r w:rsidR="00CB38B5">
        <w:rPr>
          <w:rFonts w:eastAsiaTheme="majorEastAsia"/>
        </w:rPr>
        <w:instrText>ADDIN CSL_CITATION {"citationItems":[{"id":"ITEM-1","itemData":{"URL":"https://support.google.com/analytics/answer/9964640","accessed":{"date-parts":[["2024","2","10"]]},"author":[{"dropping-particle":"","family":"Google Lcc","given":"","non-dropping-particle":"","parse-names":false,"suffix":""}],"id":"ITEM-1","issued":{"date-parts":[["0"]]},"title":"[UA→GA4] Diferencias entre los datos de Universal Analytics y Google Analytics 4","type":"webpage"},"uris":["http://www.mendeley.com/documents/?uuid=6a616f3f-534c-4a1d-8252-924fdb2fc555"]}],"mendeley":{"formattedCitation":"[46]","plainTextFormattedCitation":"[46]","previouslyFormattedCitation":"[46]"},"properties":{"noteIndex":0},"schema":"https://github.com/citation-style-language/schema/raw/master/csl-citation.json"}</w:instrText>
      </w:r>
      <w:r>
        <w:rPr>
          <w:rFonts w:eastAsiaTheme="majorEastAsia"/>
        </w:rPr>
        <w:fldChar w:fldCharType="separate"/>
      </w:r>
      <w:r w:rsidR="009D2820" w:rsidRPr="009D2820">
        <w:rPr>
          <w:rFonts w:eastAsiaTheme="majorEastAsia"/>
          <w:noProof/>
        </w:rPr>
        <w:t>[46]</w:t>
      </w:r>
      <w:r>
        <w:rPr>
          <w:rFonts w:eastAsiaTheme="majorEastAsia"/>
        </w:rPr>
        <w:fldChar w:fldCharType="end"/>
      </w:r>
      <w:r w:rsidR="00F90140">
        <w:rPr>
          <w:rFonts w:eastAsiaTheme="majorEastAsia"/>
        </w:rPr>
        <w:t xml:space="preserve"> solo se elig</w:t>
      </w:r>
      <w:r>
        <w:rPr>
          <w:rFonts w:eastAsiaTheme="majorEastAsia"/>
        </w:rPr>
        <w:t xml:space="preserve">en los datos que a nivel tanto conceptual como de medición, </w:t>
      </w:r>
      <w:r w:rsidR="00F90140">
        <w:rPr>
          <w:rFonts w:eastAsiaTheme="majorEastAsia"/>
        </w:rPr>
        <w:t>son</w:t>
      </w:r>
      <w:r>
        <w:rPr>
          <w:rFonts w:eastAsiaTheme="majorEastAsia"/>
        </w:rPr>
        <w:t xml:space="preserve"> más parecidos entre sí.</w:t>
      </w:r>
    </w:p>
    <w:p w14:paraId="460B55C6" w14:textId="67A505ED" w:rsidR="009A1971" w:rsidRDefault="009A1971" w:rsidP="00801FB7">
      <w:pPr>
        <w:jc w:val="center"/>
        <w:rPr>
          <w:rFonts w:eastAsiaTheme="majorEastAsia"/>
        </w:rPr>
      </w:pPr>
    </w:p>
    <w:p w14:paraId="226612E9" w14:textId="18AB6EBB" w:rsidR="00F04E3E" w:rsidRDefault="00F04E3E" w:rsidP="00F04E3E">
      <w:pPr>
        <w:pStyle w:val="Ttulo3"/>
      </w:pPr>
      <w:bookmarkStart w:id="76" w:name="_Toc207808946"/>
      <w:r>
        <w:t>4.3.5 Partición de Los datos</w:t>
      </w:r>
      <w:bookmarkEnd w:id="76"/>
    </w:p>
    <w:p w14:paraId="40F02BDE" w14:textId="77777777" w:rsidR="00F04E3E" w:rsidRDefault="00F04E3E" w:rsidP="00F40A2F"/>
    <w:p w14:paraId="76EC45C6" w14:textId="1176AA82" w:rsidR="00F04E3E" w:rsidRDefault="00F04E3E" w:rsidP="00243FAC">
      <w:pPr>
        <w:jc w:val="both"/>
      </w:pPr>
      <w:r>
        <w:t xml:space="preserve">Los datos se parten en conjuntos de entrenamiento y prueba, al igual que en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00FB28D7" w:rsidRPr="00FB28D7">
        <w:rPr>
          <w:noProof/>
        </w:rPr>
        <w:t>[7]</w:t>
      </w:r>
      <w:r>
        <w:fldChar w:fldCharType="end"/>
      </w:r>
      <w:r>
        <w:t xml:space="preserve"> </w:t>
      </w:r>
      <w:r w:rsidR="00F90140">
        <w:t>se parten</w:t>
      </w:r>
      <w:r>
        <w:t xml:space="preserve"> los datos en 80-20, </w:t>
      </w:r>
      <w:r w:rsidR="005175FA">
        <w:t xml:space="preserve">es decir, </w:t>
      </w:r>
      <w:r>
        <w:t xml:space="preserve">donde </w:t>
      </w:r>
      <w:r w:rsidR="00243FAC">
        <w:t>el 80% de los datos se utiliza</w:t>
      </w:r>
      <w:r>
        <w:t xml:space="preserve"> para entrenar el modelo, y el 20% para probar el rendimiento del mismo.</w:t>
      </w:r>
    </w:p>
    <w:p w14:paraId="1DBDF4C8" w14:textId="2B8E8F29" w:rsidR="00F04E3E" w:rsidRDefault="00C057B8" w:rsidP="00243FAC">
      <w:pPr>
        <w:jc w:val="both"/>
        <w:rPr>
          <w:color w:val="000000"/>
        </w:rPr>
      </w:pPr>
      <w:r>
        <w:rPr>
          <w:color w:val="000000"/>
        </w:rPr>
        <w:t xml:space="preserve">En el caso de los datos de GA4 dado que hay una menor cantidad y se </w:t>
      </w:r>
      <w:r w:rsidR="00243FAC">
        <w:rPr>
          <w:color w:val="000000"/>
        </w:rPr>
        <w:t>necesita</w:t>
      </w:r>
      <w:r>
        <w:rPr>
          <w:color w:val="000000"/>
        </w:rPr>
        <w:t xml:space="preserve"> al menos 120 días de datos en el conjunto de prueba</w:t>
      </w:r>
      <w:r w:rsidR="00243FAC">
        <w:rPr>
          <w:color w:val="000000"/>
        </w:rPr>
        <w:t>,</w:t>
      </w:r>
      <w:r>
        <w:rPr>
          <w:color w:val="000000"/>
        </w:rPr>
        <w:t xml:space="preserve"> se parte en 70-30, 70% para entrenamiento y 30% para prueba. A su vez los </w:t>
      </w:r>
      <w:r w:rsidR="00DC1CBA">
        <w:rPr>
          <w:color w:val="000000"/>
        </w:rPr>
        <w:t>datos se parten en muestras de</w:t>
      </w:r>
      <w:r>
        <w:rPr>
          <w:color w:val="000000"/>
        </w:rPr>
        <w:t xml:space="preserve"> 120</w:t>
      </w:r>
      <w:r w:rsidR="00DC1CBA">
        <w:rPr>
          <w:color w:val="000000"/>
        </w:rPr>
        <w:t xml:space="preserve"> días</w:t>
      </w:r>
      <w:r>
        <w:rPr>
          <w:color w:val="000000"/>
        </w:rPr>
        <w:t xml:space="preserve">, 60 días de datos </w:t>
      </w:r>
      <w:r w:rsidR="00176B7F">
        <w:rPr>
          <w:color w:val="000000"/>
        </w:rPr>
        <w:t>para la</w:t>
      </w:r>
      <w:r>
        <w:rPr>
          <w:color w:val="000000"/>
        </w:rPr>
        <w:t xml:space="preserve"> entrada del modelo y 60 días de datos que se comparan con la salida del modelo. Las muestras de 60 días de entrada </w:t>
      </w:r>
      <w:r w:rsidR="00645A4C">
        <w:rPr>
          <w:color w:val="000000"/>
        </w:rPr>
        <w:t>usada</w:t>
      </w:r>
      <w:r>
        <w:rPr>
          <w:color w:val="000000"/>
        </w:rPr>
        <w:t xml:space="preserve">s en entrenamiento son llamadas </w:t>
      </w:r>
      <w:proofErr w:type="spellStart"/>
      <w:r>
        <w:rPr>
          <w:color w:val="000000"/>
        </w:rPr>
        <w:t>X_train</w:t>
      </w:r>
      <w:proofErr w:type="spellEnd"/>
      <w:r>
        <w:rPr>
          <w:color w:val="000000"/>
        </w:rPr>
        <w:t xml:space="preserve"> mientra</w:t>
      </w:r>
      <w:r w:rsidR="00243FAC">
        <w:rPr>
          <w:color w:val="000000"/>
        </w:rPr>
        <w:t xml:space="preserve">s que para prueba son llamadas </w:t>
      </w:r>
      <w:proofErr w:type="spellStart"/>
      <w:r>
        <w:rPr>
          <w:color w:val="000000"/>
        </w:rPr>
        <w:t>X_test</w:t>
      </w:r>
      <w:proofErr w:type="spellEnd"/>
      <w:r>
        <w:rPr>
          <w:color w:val="000000"/>
        </w:rPr>
        <w:t>. Las mue</w:t>
      </w:r>
      <w:r w:rsidR="00243FAC">
        <w:rPr>
          <w:color w:val="000000"/>
        </w:rPr>
        <w:t xml:space="preserve">stras de 60 días de </w:t>
      </w:r>
      <w:r w:rsidR="00FB0264">
        <w:rPr>
          <w:color w:val="000000"/>
        </w:rPr>
        <w:t>salida</w:t>
      </w:r>
      <w:r w:rsidR="00243FAC">
        <w:rPr>
          <w:color w:val="000000"/>
        </w:rPr>
        <w:t xml:space="preserve"> usada</w:t>
      </w:r>
      <w:r>
        <w:rPr>
          <w:color w:val="000000"/>
        </w:rPr>
        <w:t xml:space="preserve">s en entrenamiento son llamadas </w:t>
      </w:r>
      <w:proofErr w:type="spellStart"/>
      <w:r>
        <w:rPr>
          <w:color w:val="000000"/>
        </w:rPr>
        <w:t>Y_train</w:t>
      </w:r>
      <w:proofErr w:type="spellEnd"/>
      <w:r>
        <w:rPr>
          <w:color w:val="000000"/>
        </w:rPr>
        <w:t xml:space="preserve"> mientras que para prueba son llamadas </w:t>
      </w:r>
      <w:proofErr w:type="spellStart"/>
      <w:r>
        <w:rPr>
          <w:color w:val="000000"/>
        </w:rPr>
        <w:t>Y_</w:t>
      </w:r>
      <w:proofErr w:type="gramStart"/>
      <w:r>
        <w:rPr>
          <w:color w:val="000000"/>
        </w:rPr>
        <w:t>test</w:t>
      </w:r>
      <w:proofErr w:type="spellEnd"/>
      <w:r>
        <w:rPr>
          <w:color w:val="000000"/>
        </w:rPr>
        <w:t>[</w:t>
      </w:r>
      <w:proofErr w:type="gramEnd"/>
      <w:r>
        <w:rPr>
          <w:color w:val="000000"/>
        </w:rPr>
        <w:t>47].</w:t>
      </w:r>
    </w:p>
    <w:p w14:paraId="39042A19" w14:textId="77777777" w:rsidR="00C057B8" w:rsidRPr="00F04E3E" w:rsidRDefault="00C057B8" w:rsidP="00F04E3E"/>
    <w:p w14:paraId="6460623B" w14:textId="6BBBC693" w:rsidR="00D8103E" w:rsidRDefault="00F04E3E" w:rsidP="00D8103E">
      <w:pPr>
        <w:pStyle w:val="Ttulo3"/>
      </w:pPr>
      <w:bookmarkStart w:id="77" w:name="_Toc207808947"/>
      <w:r>
        <w:t>4.3.6</w:t>
      </w:r>
      <w:r w:rsidR="00D8103E">
        <w:t xml:space="preserve"> Normalización</w:t>
      </w:r>
      <w:bookmarkEnd w:id="77"/>
      <w:r w:rsidR="00D8103E">
        <w:t xml:space="preserve"> </w:t>
      </w:r>
    </w:p>
    <w:p w14:paraId="28ADE91C" w14:textId="77777777" w:rsidR="00D8103E" w:rsidRDefault="00D8103E" w:rsidP="00D8103E"/>
    <w:p w14:paraId="018B2796" w14:textId="3580CC77" w:rsidR="00145ABA" w:rsidRDefault="00D8103E" w:rsidP="00B12A36">
      <w:pPr>
        <w:jc w:val="both"/>
      </w:pPr>
      <w:r>
        <w:t>Para poder ingresar los datos a la red neuronal se normaliz</w:t>
      </w:r>
      <w:r w:rsidR="00F14AF3">
        <w:t xml:space="preserve">an los datos, </w:t>
      </w:r>
      <w:r>
        <w:t xml:space="preserve">primero </w:t>
      </w:r>
      <w:r w:rsidR="00F14AF3">
        <w:t xml:space="preserve">se aplica </w:t>
      </w:r>
      <w:r>
        <w:t>log1p</w:t>
      </w:r>
      <w:r w:rsidR="007836C7">
        <w:t xml:space="preserve"> junto con la normalización z-score </w:t>
      </w:r>
      <w:r w:rsidR="007836C7">
        <w:fldChar w:fldCharType="begin" w:fldLock="1"/>
      </w:r>
      <w:r w:rsidR="00B804B3">
        <w:instrText>ADDIN CSL_CITATION {"citationItems":[{"id":"ITEM-1","itemData":{"DOI":"10.1002/aisy.202100101","author":[{"dropping-particle":"","family":"Lim","given":"Yee-Fun","non-dropping-particle":"","parse-names":false,"suffix":""},{"dropping-particle":"","family":"Koon Ng","given":"Chee","non-dropping-particle":"","parse-names":false,"suffix":""},{"dropping-particle":"","family":"Vaitesswar","given":"Us","non-dropping-particle":"","parse-names":false,"suffix":""},{"dropping-particle":"","family":"Hippalgaonkar","given":"Kedar","non-dropping-particle":"","parse-names":false,"suffix":""}],"id":"ITEM-1","issued":{"date-parts":[["2021"]]},"title":"Extrapolative Bayesian Optimization with Gaussian Process and Neural Network Ensemble Surrogate Models","type":"article-journal"},"uris":["http://www.mendeley.com/documents/?uuid=f58b71c2-a653-3752-9145-492070268fa3"]}],"mendeley":{"formattedCitation":"[47]","plainTextFormattedCitation":"[47]","previouslyFormattedCitation":"[47]"},"properties":{"noteIndex":0},"schema":"https://github.com/citation-style-language/schema/raw/master/csl-citation.json"}</w:instrText>
      </w:r>
      <w:r w:rsidR="007836C7">
        <w:fldChar w:fldCharType="separate"/>
      </w:r>
      <w:r w:rsidR="00F30290" w:rsidRPr="00F30290">
        <w:rPr>
          <w:noProof/>
        </w:rPr>
        <w:t>[47]</w:t>
      </w:r>
      <w:r w:rsidR="007836C7">
        <w:fldChar w:fldCharType="end"/>
      </w:r>
      <w:r w:rsidR="00145ABA">
        <w:t>.</w:t>
      </w:r>
      <w:r>
        <w:t xml:space="preserve"> </w:t>
      </w:r>
    </w:p>
    <w:p w14:paraId="44CE7DBD" w14:textId="40BA9799" w:rsidR="00972B1A" w:rsidRDefault="00C724B5" w:rsidP="00B12A36">
      <w:pPr>
        <w:jc w:val="both"/>
      </w:pPr>
      <m:oMath>
        <m:r>
          <m:rPr>
            <m:sty m:val="p"/>
          </m:rPr>
          <w:rPr>
            <w:rFonts w:ascii="Cambria Math" w:hAnsi="Cambria Math"/>
          </w:rPr>
          <m:t>x1=log⁡</m:t>
        </m:r>
        <m:r>
          <w:rPr>
            <w:rFonts w:ascii="Cambria Math" w:hAnsi="Cambria Math"/>
          </w:rPr>
          <m:t>(1+x)</m:t>
        </m:r>
      </m:oMath>
      <w:r w:rsidR="00145ABA">
        <w:t xml:space="preserve">                                                                                                                    (8)</w:t>
      </w:r>
    </w:p>
    <w:p w14:paraId="705206D2" w14:textId="434BC7DA" w:rsidR="00972B1A" w:rsidRDefault="00145ABA" w:rsidP="00801FB7">
      <w:pPr>
        <w:jc w:val="both"/>
      </w:pPr>
      <w:r>
        <w:t>En la</w:t>
      </w:r>
      <w:r w:rsidR="005460B7">
        <w:t xml:space="preserve"> fórmula 8 se ve có</w:t>
      </w:r>
      <w:r w:rsidR="00972B1A">
        <w:t>mo se aplica</w:t>
      </w:r>
      <w:r>
        <w:t xml:space="preserve"> log1p donde</w:t>
      </w:r>
      <w:r w:rsidR="00D8103E">
        <w:t xml:space="preserve"> x es el dat</w:t>
      </w:r>
      <w:r w:rsidR="00C22747">
        <w:t xml:space="preserve">o </w:t>
      </w:r>
      <w:r w:rsidR="00C724B5">
        <w:t>y</w:t>
      </w:r>
      <w:r w:rsidR="00972B1A">
        <w:t xml:space="preserve">  x1 es el dato </w:t>
      </w:r>
      <w:r w:rsidR="00F90140">
        <w:t xml:space="preserve">con la normalización </w:t>
      </w:r>
      <w:r w:rsidR="00972B1A">
        <w:t>log1p.</w:t>
      </w:r>
    </w:p>
    <w:p w14:paraId="79D37C87" w14:textId="4781A9A5" w:rsidR="00972B1A" w:rsidRPr="00145ABA" w:rsidRDefault="007836C7" w:rsidP="00972B1A">
      <w:pPr>
        <w:jc w:val="both"/>
      </w:pPr>
      <m:oMath>
        <m:r>
          <m:rPr>
            <m:sty m:val="p"/>
          </m:rPr>
          <w:rPr>
            <w:rFonts w:ascii="Cambria Math" w:hAnsi="Cambria Math"/>
          </w:rPr>
          <m:t>z=</m:t>
        </m:r>
        <m:f>
          <m:fPr>
            <m:ctrlPr>
              <w:rPr>
                <w:rFonts w:ascii="Cambria Math" w:hAnsi="Cambria Math"/>
              </w:rPr>
            </m:ctrlPr>
          </m:fPr>
          <m:num>
            <m:r>
              <m:rPr>
                <m:sty m:val="p"/>
              </m:rPr>
              <w:rPr>
                <w:rFonts w:ascii="Cambria Math" w:hAnsi="Cambria Math"/>
              </w:rPr>
              <m:t>(x-µ)</m:t>
            </m:r>
          </m:num>
          <m:den>
            <m:r>
              <w:rPr>
                <w:rFonts w:ascii="Cambria Math" w:hAnsi="Cambria Math"/>
              </w:rPr>
              <m:t>σ</m:t>
            </m:r>
          </m:den>
        </m:f>
      </m:oMath>
      <w:r w:rsidR="00972B1A">
        <w:t xml:space="preserve">                                                                                                                    (9)</w:t>
      </w:r>
    </w:p>
    <w:p w14:paraId="5C584339" w14:textId="20AC4617" w:rsidR="00801FB7" w:rsidRDefault="00972B1A" w:rsidP="00801FB7">
      <w:pPr>
        <w:jc w:val="both"/>
      </w:pPr>
      <w:r>
        <w:t>L</w:t>
      </w:r>
      <w:r w:rsidR="00C22747">
        <w:t>uego</w:t>
      </w:r>
      <w:r w:rsidR="00C724B5">
        <w:t xml:space="preserve"> se aplic</w:t>
      </w:r>
      <w:r w:rsidR="00F14AF3">
        <w:t>a</w:t>
      </w:r>
      <w:r w:rsidR="00C724B5">
        <w:t xml:space="preserve"> la</w:t>
      </w:r>
      <w:r w:rsidR="00C22747">
        <w:t xml:space="preserve"> normalización z-score</w:t>
      </w:r>
      <w:r w:rsidR="00145ABA">
        <w:t xml:space="preserve"> </w:t>
      </w:r>
      <w:r w:rsidR="00D8103E">
        <w:t>esto para entrenamiento</w:t>
      </w:r>
      <w:r w:rsidR="00145ABA">
        <w:t>,</w:t>
      </w:r>
      <w:r w:rsidR="00D8103E">
        <w:t xml:space="preserve"> </w:t>
      </w:r>
      <w:r w:rsidR="004600DC">
        <w:t>de acuerdo al código original</w:t>
      </w:r>
      <w:r w:rsidR="00C22747">
        <w:fldChar w:fldCharType="begin" w:fldLock="1"/>
      </w:r>
      <w:r w:rsidR="009D2820">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rsidR="00C22747">
        <w:fldChar w:fldCharType="separate"/>
      </w:r>
      <w:r w:rsidR="009D2820" w:rsidRPr="009D2820">
        <w:rPr>
          <w:noProof/>
        </w:rPr>
        <w:t>[45]</w:t>
      </w:r>
      <w:r w:rsidR="00C22747">
        <w:fldChar w:fldCharType="end"/>
      </w:r>
      <w:r w:rsidR="007836C7">
        <w:t xml:space="preserve">, como se ve en la fórmula 9 el resultado normalizado </w:t>
      </w:r>
      <w:r w:rsidR="00F14AF3">
        <w:t>es</w:t>
      </w:r>
      <w:r w:rsidR="007836C7">
        <w:t xml:space="preserve"> el valor del dato </w:t>
      </w:r>
      <w:r w:rsidR="007836C7">
        <w:lastRenderedPageBreak/>
        <w:t xml:space="preserve">x menos la media </w:t>
      </w:r>
      <m:oMath>
        <m:r>
          <m:rPr>
            <m:sty m:val="p"/>
          </m:rPr>
          <w:rPr>
            <w:rFonts w:ascii="Cambria Math" w:hAnsi="Cambria Math"/>
          </w:rPr>
          <m:t>µ</m:t>
        </m:r>
      </m:oMath>
      <w:r w:rsidR="007836C7">
        <w:t xml:space="preserve"> div</w:t>
      </w:r>
      <w:proofErr w:type="spellStart"/>
      <w:r w:rsidR="007836C7">
        <w:t>idido</w:t>
      </w:r>
      <w:proofErr w:type="spellEnd"/>
      <w:r w:rsidR="007836C7">
        <w:t xml:space="preserve"> el desvió estándar </w:t>
      </w:r>
      <m:oMath>
        <m:r>
          <w:rPr>
            <w:rFonts w:ascii="Cambria Math" w:hAnsi="Cambria Math"/>
          </w:rPr>
          <m:t>σ</m:t>
        </m:r>
      </m:oMath>
      <w:r w:rsidR="00C22747">
        <w:t xml:space="preserve">, </w:t>
      </w:r>
      <w:r w:rsidR="00FE6814">
        <w:t xml:space="preserve">otro tipo de normalización que se </w:t>
      </w:r>
      <w:r w:rsidR="00F14AF3">
        <w:t>aplica</w:t>
      </w:r>
      <w:r w:rsidR="00FE6814">
        <w:t xml:space="preserve"> </w:t>
      </w:r>
      <w:r w:rsidR="00F14AF3">
        <w:t>es</w:t>
      </w:r>
      <w:r w:rsidR="00FE6814">
        <w:t xml:space="preserve"> solo z-score esto para </w:t>
      </w:r>
      <w:r w:rsidR="00E64D8C">
        <w:t xml:space="preserve">otras </w:t>
      </w:r>
      <w:r w:rsidR="00FE6814">
        <w:t>pruebas en l</w:t>
      </w:r>
      <w:r w:rsidR="00F90140">
        <w:t>a</w:t>
      </w:r>
      <w:r w:rsidR="00FE6814">
        <w:t xml:space="preserve">s que el modelo </w:t>
      </w:r>
      <w:r w:rsidR="00F90140">
        <w:t>tiene</w:t>
      </w:r>
      <w:r w:rsidR="00FE6814">
        <w:t xml:space="preserve"> </w:t>
      </w:r>
      <w:r w:rsidR="00F277A2">
        <w:t>como función de pé</w:t>
      </w:r>
      <w:r w:rsidR="00C22747">
        <w:t xml:space="preserve">rdida </w:t>
      </w:r>
      <w:r w:rsidR="00FE6814">
        <w:t>Huber, en el plan de pruebas se explica con más detalle.</w:t>
      </w:r>
      <w:r w:rsidR="00801FB7">
        <w:t xml:space="preserve"> </w:t>
      </w:r>
    </w:p>
    <w:p w14:paraId="01C283D7" w14:textId="70FB71F3" w:rsidR="00801FB7" w:rsidRDefault="00801FB7">
      <w:pPr>
        <w:spacing w:before="0" w:after="160" w:line="259" w:lineRule="auto"/>
      </w:pPr>
    </w:p>
    <w:p w14:paraId="3D81F857" w14:textId="02EFCE68" w:rsidR="0037461A" w:rsidRDefault="00FA1763" w:rsidP="0037461A">
      <w:pPr>
        <w:pStyle w:val="Ttulo2"/>
      </w:pPr>
      <w:bookmarkStart w:id="78" w:name="_Toc207808948"/>
      <w:r>
        <w:rPr>
          <w:rStyle w:val="Ttulo2Car"/>
          <w:b/>
          <w:bCs/>
          <w:iCs/>
        </w:rPr>
        <w:t>4.4</w:t>
      </w:r>
      <w:r w:rsidR="0037461A" w:rsidRPr="00D51D3E">
        <w:rPr>
          <w:rStyle w:val="Ttulo2Car"/>
          <w:b/>
          <w:bCs/>
          <w:iCs/>
        </w:rPr>
        <w:t xml:space="preserve"> </w:t>
      </w:r>
      <w:r w:rsidR="0037461A" w:rsidRPr="00C0049F">
        <w:rPr>
          <w:rStyle w:val="Ttulo2Car"/>
          <w:b/>
          <w:bCs/>
          <w:iCs/>
        </w:rPr>
        <w:t>Modelos</w:t>
      </w:r>
      <w:bookmarkEnd w:id="78"/>
    </w:p>
    <w:tbl>
      <w:tblPr>
        <w:tblpPr w:leftFromText="141" w:rightFromText="141" w:vertAnchor="text" w:tblpY="1"/>
        <w:tblOverlap w:val="never"/>
        <w:tblW w:w="8151" w:type="dxa"/>
        <w:tblLayout w:type="fixed"/>
        <w:tblCellMar>
          <w:left w:w="70" w:type="dxa"/>
          <w:right w:w="70" w:type="dxa"/>
        </w:tblCellMar>
        <w:tblLook w:val="04A0" w:firstRow="1" w:lastRow="0" w:firstColumn="1" w:lastColumn="0" w:noHBand="0" w:noVBand="1"/>
      </w:tblPr>
      <w:tblGrid>
        <w:gridCol w:w="1534"/>
        <w:gridCol w:w="486"/>
        <w:gridCol w:w="2567"/>
        <w:gridCol w:w="2783"/>
        <w:gridCol w:w="781"/>
      </w:tblGrid>
      <w:tr w:rsidR="0037461A" w:rsidRPr="00341BFA" w14:paraId="3C26F621" w14:textId="77777777" w:rsidTr="006614D8">
        <w:trPr>
          <w:trHeight w:val="671"/>
        </w:trPr>
        <w:tc>
          <w:tcPr>
            <w:tcW w:w="1534" w:type="dxa"/>
            <w:tcBorders>
              <w:top w:val="single" w:sz="4" w:space="0" w:color="auto"/>
              <w:left w:val="single" w:sz="4" w:space="0" w:color="auto"/>
              <w:bottom w:val="single" w:sz="4" w:space="0" w:color="auto"/>
              <w:right w:val="single" w:sz="4" w:space="0" w:color="auto"/>
            </w:tcBorders>
            <w:shd w:val="clear" w:color="auto" w:fill="auto"/>
            <w:noWrap/>
            <w:hideMark/>
          </w:tcPr>
          <w:p w14:paraId="3E20EAF6" w14:textId="77777777" w:rsidR="0037461A" w:rsidRPr="00787DBE" w:rsidRDefault="0037461A" w:rsidP="00787DBE">
            <w:pPr>
              <w:rPr>
                <w:b/>
                <w:color w:val="000000"/>
                <w:sz w:val="20"/>
                <w:szCs w:val="20"/>
              </w:rPr>
            </w:pPr>
            <w:r w:rsidRPr="00787DBE">
              <w:rPr>
                <w:b/>
                <w:color w:val="000000"/>
                <w:sz w:val="20"/>
                <w:szCs w:val="20"/>
              </w:rPr>
              <w:t>Tecnologías</w:t>
            </w:r>
          </w:p>
        </w:tc>
        <w:tc>
          <w:tcPr>
            <w:tcW w:w="486" w:type="dxa"/>
            <w:tcBorders>
              <w:top w:val="single" w:sz="4" w:space="0" w:color="auto"/>
              <w:left w:val="nil"/>
              <w:bottom w:val="single" w:sz="4" w:space="0" w:color="auto"/>
              <w:right w:val="single" w:sz="4" w:space="0" w:color="auto"/>
            </w:tcBorders>
            <w:shd w:val="clear" w:color="auto" w:fill="auto"/>
            <w:noWrap/>
            <w:hideMark/>
          </w:tcPr>
          <w:p w14:paraId="6C4C4901" w14:textId="77777777" w:rsidR="00787DBE" w:rsidRPr="00787DBE" w:rsidRDefault="0037461A" w:rsidP="00787DBE">
            <w:pPr>
              <w:rPr>
                <w:b/>
                <w:color w:val="000000"/>
                <w:sz w:val="20"/>
                <w:szCs w:val="20"/>
              </w:rPr>
            </w:pPr>
            <w:r w:rsidRPr="00787DBE">
              <w:rPr>
                <w:b/>
                <w:color w:val="000000"/>
                <w:sz w:val="20"/>
                <w:szCs w:val="20"/>
              </w:rPr>
              <w:t xml:space="preserve">Red </w:t>
            </w:r>
          </w:p>
          <w:p w14:paraId="0FE2B28A" w14:textId="4599A57F" w:rsidR="0037461A" w:rsidRPr="00787DBE" w:rsidRDefault="0037461A" w:rsidP="00787DBE">
            <w:pPr>
              <w:rPr>
                <w:b/>
                <w:color w:val="000000"/>
                <w:sz w:val="20"/>
                <w:szCs w:val="20"/>
              </w:rPr>
            </w:pPr>
            <w:r w:rsidRPr="00787DBE">
              <w:rPr>
                <w:b/>
                <w:color w:val="000000"/>
                <w:sz w:val="20"/>
                <w:szCs w:val="20"/>
              </w:rPr>
              <w:t>N.</w:t>
            </w:r>
          </w:p>
        </w:tc>
        <w:tc>
          <w:tcPr>
            <w:tcW w:w="2567" w:type="dxa"/>
            <w:tcBorders>
              <w:top w:val="single" w:sz="4" w:space="0" w:color="auto"/>
              <w:left w:val="nil"/>
              <w:bottom w:val="single" w:sz="4" w:space="0" w:color="auto"/>
              <w:right w:val="single" w:sz="4" w:space="0" w:color="auto"/>
            </w:tcBorders>
            <w:shd w:val="clear" w:color="auto" w:fill="auto"/>
            <w:hideMark/>
          </w:tcPr>
          <w:p w14:paraId="06E82371" w14:textId="3B59CC1F" w:rsidR="0037461A" w:rsidRPr="00787DBE" w:rsidRDefault="0037461A" w:rsidP="00F277A2">
            <w:pPr>
              <w:rPr>
                <w:b/>
                <w:color w:val="000000"/>
                <w:sz w:val="20"/>
                <w:szCs w:val="20"/>
              </w:rPr>
            </w:pPr>
            <w:r w:rsidRPr="00787DBE">
              <w:rPr>
                <w:b/>
                <w:color w:val="000000"/>
                <w:sz w:val="20"/>
                <w:szCs w:val="20"/>
              </w:rPr>
              <w:t>Resultados según Artículos científicos</w:t>
            </w:r>
          </w:p>
        </w:tc>
        <w:tc>
          <w:tcPr>
            <w:tcW w:w="2783" w:type="dxa"/>
            <w:tcBorders>
              <w:top w:val="single" w:sz="4" w:space="0" w:color="auto"/>
              <w:left w:val="nil"/>
              <w:bottom w:val="single" w:sz="4" w:space="0" w:color="auto"/>
              <w:right w:val="single" w:sz="4" w:space="0" w:color="auto"/>
            </w:tcBorders>
            <w:shd w:val="clear" w:color="auto" w:fill="auto"/>
            <w:noWrap/>
            <w:hideMark/>
          </w:tcPr>
          <w:p w14:paraId="12A44839" w14:textId="77777777" w:rsidR="0037461A" w:rsidRPr="00787DBE" w:rsidRDefault="0037461A" w:rsidP="00787DBE">
            <w:pPr>
              <w:rPr>
                <w:b/>
                <w:color w:val="000000"/>
                <w:sz w:val="20"/>
                <w:szCs w:val="20"/>
              </w:rPr>
            </w:pPr>
            <w:r w:rsidRPr="00787DBE">
              <w:rPr>
                <w:b/>
                <w:color w:val="000000"/>
                <w:sz w:val="20"/>
                <w:szCs w:val="20"/>
              </w:rPr>
              <w:t>Finalidad</w:t>
            </w:r>
          </w:p>
        </w:tc>
        <w:tc>
          <w:tcPr>
            <w:tcW w:w="781" w:type="dxa"/>
            <w:tcBorders>
              <w:top w:val="single" w:sz="4" w:space="0" w:color="auto"/>
              <w:left w:val="nil"/>
              <w:bottom w:val="single" w:sz="4" w:space="0" w:color="auto"/>
              <w:right w:val="single" w:sz="4" w:space="0" w:color="auto"/>
            </w:tcBorders>
          </w:tcPr>
          <w:p w14:paraId="43735F97" w14:textId="77777777" w:rsidR="0037461A" w:rsidRPr="00787DBE" w:rsidRDefault="0037461A" w:rsidP="00787DBE">
            <w:pPr>
              <w:rPr>
                <w:b/>
                <w:color w:val="000000"/>
                <w:sz w:val="20"/>
                <w:szCs w:val="20"/>
              </w:rPr>
            </w:pPr>
            <w:r w:rsidRPr="00787DBE">
              <w:rPr>
                <w:b/>
                <w:color w:val="000000"/>
                <w:sz w:val="20"/>
                <w:szCs w:val="20"/>
              </w:rPr>
              <w:t>Aplica</w:t>
            </w:r>
          </w:p>
        </w:tc>
      </w:tr>
      <w:tr w:rsidR="0037461A" w:rsidRPr="00341BFA" w14:paraId="500C9F07" w14:textId="77777777" w:rsidTr="006614D8">
        <w:trPr>
          <w:trHeight w:val="570"/>
        </w:trPr>
        <w:tc>
          <w:tcPr>
            <w:tcW w:w="1534" w:type="dxa"/>
            <w:tcBorders>
              <w:top w:val="nil"/>
              <w:left w:val="single" w:sz="4" w:space="0" w:color="auto"/>
              <w:bottom w:val="single" w:sz="4" w:space="0" w:color="auto"/>
              <w:right w:val="single" w:sz="4" w:space="0" w:color="auto"/>
            </w:tcBorders>
            <w:shd w:val="clear" w:color="auto" w:fill="auto"/>
            <w:hideMark/>
          </w:tcPr>
          <w:p w14:paraId="3DBD1466" w14:textId="6B4F79CE" w:rsidR="0037461A" w:rsidRPr="00787DBE" w:rsidRDefault="0037461A" w:rsidP="00787DBE">
            <w:pPr>
              <w:rPr>
                <w:color w:val="000000"/>
                <w:sz w:val="20"/>
                <w:szCs w:val="20"/>
              </w:rPr>
            </w:pPr>
            <w:r w:rsidRPr="00787DBE">
              <w:rPr>
                <w:color w:val="000000"/>
                <w:sz w:val="20"/>
                <w:szCs w:val="20"/>
              </w:rPr>
              <w:t>MLP</w:t>
            </w:r>
          </w:p>
        </w:tc>
        <w:tc>
          <w:tcPr>
            <w:tcW w:w="486" w:type="dxa"/>
            <w:tcBorders>
              <w:top w:val="nil"/>
              <w:left w:val="nil"/>
              <w:bottom w:val="single" w:sz="4" w:space="0" w:color="auto"/>
              <w:right w:val="single" w:sz="4" w:space="0" w:color="auto"/>
            </w:tcBorders>
            <w:shd w:val="clear" w:color="auto" w:fill="auto"/>
            <w:noWrap/>
            <w:hideMark/>
          </w:tcPr>
          <w:p w14:paraId="19C460AD" w14:textId="77777777" w:rsidR="0037461A" w:rsidRPr="00787DBE" w:rsidRDefault="0037461A"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1DBD9B9A" w14:textId="77777777" w:rsidR="0037461A" w:rsidRPr="00787DBE" w:rsidRDefault="0037461A" w:rsidP="00787DBE">
            <w:pPr>
              <w:rPr>
                <w:color w:val="000000"/>
                <w:sz w:val="20"/>
                <w:szCs w:val="20"/>
              </w:rPr>
            </w:pPr>
            <w:r w:rsidRPr="00787DBE">
              <w:rPr>
                <w:color w:val="000000"/>
                <w:sz w:val="20"/>
                <w:szCs w:val="20"/>
              </w:rPr>
              <w:t> -</w:t>
            </w:r>
          </w:p>
        </w:tc>
        <w:tc>
          <w:tcPr>
            <w:tcW w:w="2783" w:type="dxa"/>
            <w:tcBorders>
              <w:top w:val="nil"/>
              <w:left w:val="nil"/>
              <w:bottom w:val="single" w:sz="4" w:space="0" w:color="auto"/>
              <w:right w:val="single" w:sz="4" w:space="0" w:color="auto"/>
            </w:tcBorders>
            <w:shd w:val="clear" w:color="auto" w:fill="auto"/>
            <w:noWrap/>
            <w:hideMark/>
          </w:tcPr>
          <w:p w14:paraId="0E0712C1" w14:textId="77777777" w:rsidR="0037461A" w:rsidRPr="00787DBE" w:rsidRDefault="0037461A" w:rsidP="00787DBE">
            <w:pPr>
              <w:rPr>
                <w:color w:val="000000"/>
                <w:sz w:val="20"/>
                <w:szCs w:val="20"/>
              </w:rPr>
            </w:pPr>
            <w:r w:rsidRPr="00787DBE">
              <w:rPr>
                <w:color w:val="000000"/>
                <w:sz w:val="20"/>
                <w:szCs w:val="20"/>
              </w:rPr>
              <w:t>Clasificación, predicción</w:t>
            </w:r>
          </w:p>
        </w:tc>
        <w:tc>
          <w:tcPr>
            <w:tcW w:w="781" w:type="dxa"/>
            <w:tcBorders>
              <w:top w:val="nil"/>
              <w:left w:val="nil"/>
              <w:bottom w:val="single" w:sz="4" w:space="0" w:color="000000"/>
              <w:right w:val="single" w:sz="4" w:space="0" w:color="000000"/>
            </w:tcBorders>
            <w:shd w:val="clear" w:color="auto" w:fill="auto"/>
            <w:vAlign w:val="center"/>
          </w:tcPr>
          <w:p w14:paraId="4067253E" w14:textId="77777777" w:rsidR="0037461A" w:rsidRPr="00787DBE" w:rsidRDefault="0037461A" w:rsidP="00787DBE">
            <w:pPr>
              <w:rPr>
                <w:color w:val="000000"/>
                <w:sz w:val="20"/>
                <w:szCs w:val="20"/>
              </w:rPr>
            </w:pPr>
            <w:r w:rsidRPr="00787DBE">
              <w:rPr>
                <w:color w:val="000000"/>
                <w:sz w:val="20"/>
                <w:szCs w:val="20"/>
              </w:rPr>
              <w:t>No</w:t>
            </w:r>
          </w:p>
        </w:tc>
      </w:tr>
      <w:tr w:rsidR="00007FE5" w:rsidRPr="00341BFA" w14:paraId="712F0253" w14:textId="77777777" w:rsidTr="006614D8">
        <w:trPr>
          <w:trHeight w:val="559"/>
        </w:trPr>
        <w:tc>
          <w:tcPr>
            <w:tcW w:w="1534" w:type="dxa"/>
            <w:tcBorders>
              <w:top w:val="nil"/>
              <w:left w:val="single" w:sz="4" w:space="0" w:color="auto"/>
              <w:bottom w:val="single" w:sz="4" w:space="0" w:color="auto"/>
              <w:right w:val="single" w:sz="4" w:space="0" w:color="auto"/>
            </w:tcBorders>
            <w:shd w:val="clear" w:color="auto" w:fill="auto"/>
            <w:hideMark/>
          </w:tcPr>
          <w:p w14:paraId="0F3DB1C7" w14:textId="1EA25264" w:rsidR="00007FE5" w:rsidRPr="00787DBE" w:rsidRDefault="00007FE5" w:rsidP="00787DBE">
            <w:pPr>
              <w:rPr>
                <w:color w:val="000000"/>
                <w:sz w:val="20"/>
                <w:szCs w:val="20"/>
              </w:rPr>
            </w:pPr>
            <w:r w:rsidRPr="00787DBE">
              <w:rPr>
                <w:color w:val="000000"/>
                <w:sz w:val="20"/>
                <w:szCs w:val="20"/>
              </w:rPr>
              <w:t>LSTM</w:t>
            </w:r>
          </w:p>
        </w:tc>
        <w:tc>
          <w:tcPr>
            <w:tcW w:w="486" w:type="dxa"/>
            <w:tcBorders>
              <w:top w:val="nil"/>
              <w:left w:val="nil"/>
              <w:bottom w:val="single" w:sz="4" w:space="0" w:color="auto"/>
              <w:right w:val="single" w:sz="4" w:space="0" w:color="auto"/>
            </w:tcBorders>
            <w:shd w:val="clear" w:color="auto" w:fill="auto"/>
            <w:noWrap/>
            <w:hideMark/>
          </w:tcPr>
          <w:p w14:paraId="4CD9D7CA"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5C383892" w14:textId="77777777" w:rsidR="00007FE5" w:rsidRPr="00787DBE" w:rsidRDefault="00007FE5" w:rsidP="00787DBE">
            <w:pPr>
              <w:rPr>
                <w:color w:val="000000"/>
                <w:sz w:val="20"/>
                <w:szCs w:val="20"/>
              </w:rPr>
            </w:pPr>
            <w:r w:rsidRPr="00787DBE">
              <w:rPr>
                <w:color w:val="000000"/>
                <w:sz w:val="20"/>
                <w:szCs w:val="20"/>
              </w:rPr>
              <w:t>Combinándolo con otras tecnologías se tiene mejor resultado que usarlo individualmente.</w:t>
            </w:r>
          </w:p>
        </w:tc>
        <w:tc>
          <w:tcPr>
            <w:tcW w:w="2783" w:type="dxa"/>
            <w:tcBorders>
              <w:top w:val="nil"/>
              <w:left w:val="nil"/>
              <w:bottom w:val="single" w:sz="4" w:space="0" w:color="auto"/>
              <w:right w:val="single" w:sz="4" w:space="0" w:color="auto"/>
            </w:tcBorders>
            <w:shd w:val="clear" w:color="auto" w:fill="auto"/>
            <w:noWrap/>
            <w:hideMark/>
          </w:tcPr>
          <w:p w14:paraId="73DF3139" w14:textId="77777777" w:rsidR="00007FE5" w:rsidRPr="00787DBE" w:rsidRDefault="00007FE5" w:rsidP="00787DBE">
            <w:pPr>
              <w:rPr>
                <w:color w:val="000000"/>
                <w:sz w:val="20"/>
                <w:szCs w:val="20"/>
              </w:rPr>
            </w:pPr>
            <w:r w:rsidRPr="00787DBE">
              <w:rPr>
                <w:color w:val="000000"/>
                <w:sz w:val="20"/>
                <w:szCs w:val="20"/>
              </w:rPr>
              <w:t>Predictivo, hallar patrones</w:t>
            </w:r>
          </w:p>
        </w:tc>
        <w:tc>
          <w:tcPr>
            <w:tcW w:w="781" w:type="dxa"/>
            <w:tcBorders>
              <w:top w:val="nil"/>
              <w:left w:val="nil"/>
              <w:bottom w:val="single" w:sz="4" w:space="0" w:color="000000"/>
              <w:right w:val="single" w:sz="4" w:space="0" w:color="000000"/>
            </w:tcBorders>
            <w:shd w:val="clear" w:color="auto" w:fill="auto"/>
            <w:vAlign w:val="center"/>
          </w:tcPr>
          <w:p w14:paraId="54703F08" w14:textId="3784E25D" w:rsidR="00007FE5" w:rsidRPr="00787DBE" w:rsidRDefault="00B019BC" w:rsidP="00787DBE">
            <w:pPr>
              <w:rPr>
                <w:color w:val="000000"/>
                <w:sz w:val="20"/>
                <w:szCs w:val="20"/>
              </w:rPr>
            </w:pPr>
            <w:r w:rsidRPr="00787DBE">
              <w:rPr>
                <w:color w:val="000000"/>
                <w:sz w:val="20"/>
                <w:szCs w:val="20"/>
              </w:rPr>
              <w:t>No</w:t>
            </w:r>
          </w:p>
        </w:tc>
      </w:tr>
      <w:tr w:rsidR="00007FE5" w:rsidRPr="00341BFA" w14:paraId="67CD56E2" w14:textId="77777777" w:rsidTr="006614D8">
        <w:trPr>
          <w:trHeight w:val="888"/>
        </w:trPr>
        <w:tc>
          <w:tcPr>
            <w:tcW w:w="1534" w:type="dxa"/>
            <w:tcBorders>
              <w:top w:val="nil"/>
              <w:left w:val="single" w:sz="4" w:space="0" w:color="auto"/>
              <w:bottom w:val="single" w:sz="4" w:space="0" w:color="auto"/>
              <w:right w:val="single" w:sz="4" w:space="0" w:color="auto"/>
            </w:tcBorders>
            <w:shd w:val="clear" w:color="auto" w:fill="auto"/>
            <w:noWrap/>
            <w:hideMark/>
          </w:tcPr>
          <w:p w14:paraId="337923FD" w14:textId="77777777" w:rsidR="00007FE5" w:rsidRPr="00787DBE" w:rsidRDefault="00007FE5" w:rsidP="00787DBE">
            <w:pPr>
              <w:rPr>
                <w:color w:val="000000"/>
                <w:sz w:val="20"/>
                <w:szCs w:val="20"/>
              </w:rPr>
            </w:pPr>
            <w:r w:rsidRPr="00787DBE">
              <w:rPr>
                <w:color w:val="000000"/>
                <w:sz w:val="20"/>
                <w:szCs w:val="20"/>
              </w:rPr>
              <w:t>ARIMA</w:t>
            </w:r>
          </w:p>
        </w:tc>
        <w:tc>
          <w:tcPr>
            <w:tcW w:w="486" w:type="dxa"/>
            <w:tcBorders>
              <w:top w:val="nil"/>
              <w:left w:val="nil"/>
              <w:bottom w:val="single" w:sz="4" w:space="0" w:color="auto"/>
              <w:right w:val="single" w:sz="4" w:space="0" w:color="auto"/>
            </w:tcBorders>
            <w:shd w:val="clear" w:color="auto" w:fill="auto"/>
            <w:noWrap/>
            <w:hideMark/>
          </w:tcPr>
          <w:p w14:paraId="496661DF" w14:textId="77777777" w:rsidR="00007FE5" w:rsidRPr="00787DBE" w:rsidRDefault="00007FE5" w:rsidP="00787DBE">
            <w:pPr>
              <w:rPr>
                <w:color w:val="000000"/>
                <w:sz w:val="20"/>
                <w:szCs w:val="20"/>
              </w:rPr>
            </w:pPr>
            <w:r w:rsidRPr="00787DBE">
              <w:rPr>
                <w:color w:val="000000"/>
                <w:sz w:val="20"/>
                <w:szCs w:val="20"/>
              </w:rPr>
              <w:t>No</w:t>
            </w:r>
          </w:p>
        </w:tc>
        <w:tc>
          <w:tcPr>
            <w:tcW w:w="2567" w:type="dxa"/>
            <w:tcBorders>
              <w:top w:val="nil"/>
              <w:left w:val="nil"/>
              <w:bottom w:val="single" w:sz="4" w:space="0" w:color="auto"/>
              <w:right w:val="single" w:sz="4" w:space="0" w:color="auto"/>
            </w:tcBorders>
            <w:shd w:val="clear" w:color="auto" w:fill="auto"/>
            <w:noWrap/>
            <w:hideMark/>
          </w:tcPr>
          <w:p w14:paraId="77C5945B" w14:textId="77777777" w:rsidR="00007FE5" w:rsidRPr="00787DBE" w:rsidRDefault="00007FE5" w:rsidP="00787DBE">
            <w:pPr>
              <w:rPr>
                <w:color w:val="000000"/>
                <w:sz w:val="20"/>
                <w:szCs w:val="20"/>
              </w:rPr>
            </w:pPr>
            <w:r w:rsidRPr="00787DBE">
              <w:rPr>
                <w:color w:val="000000"/>
                <w:sz w:val="20"/>
                <w:szCs w:val="20"/>
              </w:rPr>
              <w:t>Buenos</w:t>
            </w:r>
          </w:p>
        </w:tc>
        <w:tc>
          <w:tcPr>
            <w:tcW w:w="2783" w:type="dxa"/>
            <w:tcBorders>
              <w:top w:val="nil"/>
              <w:left w:val="nil"/>
              <w:bottom w:val="single" w:sz="4" w:space="0" w:color="auto"/>
              <w:right w:val="single" w:sz="4" w:space="0" w:color="auto"/>
            </w:tcBorders>
            <w:shd w:val="clear" w:color="auto" w:fill="auto"/>
            <w:hideMark/>
          </w:tcPr>
          <w:p w14:paraId="785F4DFA" w14:textId="7EF88ECF" w:rsidR="003A0C74" w:rsidRDefault="00007FE5" w:rsidP="00787DBE">
            <w:pPr>
              <w:rPr>
                <w:color w:val="000000"/>
                <w:sz w:val="20"/>
                <w:szCs w:val="20"/>
              </w:rPr>
            </w:pPr>
            <w:r w:rsidRPr="00787DBE">
              <w:rPr>
                <w:color w:val="000000"/>
                <w:sz w:val="20"/>
                <w:szCs w:val="20"/>
              </w:rPr>
              <w:t>No es redes neuronales, es estadística predictiva</w:t>
            </w:r>
          </w:p>
          <w:p w14:paraId="71D959EC" w14:textId="4BEA45A7" w:rsidR="00007FE5" w:rsidRPr="00787DBE" w:rsidRDefault="00007FE5" w:rsidP="00787DBE">
            <w:pPr>
              <w:rPr>
                <w:color w:val="000000"/>
                <w:sz w:val="20"/>
                <w:szCs w:val="20"/>
              </w:rPr>
            </w:pPr>
            <w:r w:rsidRPr="00787DBE">
              <w:rPr>
                <w:color w:val="000000"/>
                <w:sz w:val="20"/>
                <w:szCs w:val="20"/>
              </w:rPr>
              <w:t>(predicción de series temporales)</w:t>
            </w:r>
          </w:p>
        </w:tc>
        <w:tc>
          <w:tcPr>
            <w:tcW w:w="781" w:type="dxa"/>
            <w:tcBorders>
              <w:top w:val="nil"/>
              <w:left w:val="nil"/>
              <w:bottom w:val="single" w:sz="4" w:space="0" w:color="auto"/>
              <w:right w:val="single" w:sz="4" w:space="0" w:color="auto"/>
            </w:tcBorders>
            <w:shd w:val="clear" w:color="auto" w:fill="auto"/>
            <w:vAlign w:val="center"/>
          </w:tcPr>
          <w:p w14:paraId="3A5B9E1B"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4FBCE2A0" w14:textId="77777777" w:rsidTr="006614D8">
        <w:trPr>
          <w:trHeight w:val="676"/>
        </w:trPr>
        <w:tc>
          <w:tcPr>
            <w:tcW w:w="1534" w:type="dxa"/>
            <w:tcBorders>
              <w:top w:val="nil"/>
              <w:left w:val="single" w:sz="4" w:space="0" w:color="auto"/>
              <w:bottom w:val="single" w:sz="4" w:space="0" w:color="auto"/>
              <w:right w:val="single" w:sz="4" w:space="0" w:color="auto"/>
            </w:tcBorders>
            <w:shd w:val="clear" w:color="auto" w:fill="auto"/>
            <w:noWrap/>
            <w:hideMark/>
          </w:tcPr>
          <w:p w14:paraId="4B8B1D94" w14:textId="1DDD1A92" w:rsidR="00007FE5" w:rsidRPr="00787DBE" w:rsidRDefault="00007FE5" w:rsidP="00787DBE">
            <w:pPr>
              <w:rPr>
                <w:color w:val="000000"/>
                <w:sz w:val="20"/>
                <w:szCs w:val="20"/>
              </w:rPr>
            </w:pPr>
            <w:r w:rsidRPr="00787DBE">
              <w:rPr>
                <w:color w:val="000000"/>
                <w:sz w:val="20"/>
                <w:szCs w:val="20"/>
              </w:rPr>
              <w:t>GRU</w:t>
            </w:r>
          </w:p>
        </w:tc>
        <w:tc>
          <w:tcPr>
            <w:tcW w:w="486" w:type="dxa"/>
            <w:tcBorders>
              <w:top w:val="nil"/>
              <w:left w:val="nil"/>
              <w:bottom w:val="single" w:sz="4" w:space="0" w:color="auto"/>
              <w:right w:val="single" w:sz="4" w:space="0" w:color="auto"/>
            </w:tcBorders>
            <w:shd w:val="clear" w:color="auto" w:fill="auto"/>
            <w:noWrap/>
            <w:hideMark/>
          </w:tcPr>
          <w:p w14:paraId="32FA8BCF"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50D26442" w14:textId="675375EE" w:rsidR="00007FE5" w:rsidRPr="00787DBE" w:rsidRDefault="00007FE5" w:rsidP="00787DBE">
            <w:pPr>
              <w:rPr>
                <w:color w:val="000000"/>
                <w:sz w:val="20"/>
                <w:szCs w:val="20"/>
              </w:rPr>
            </w:pPr>
            <w:r w:rsidRPr="00787DBE">
              <w:rPr>
                <w:color w:val="000000"/>
                <w:sz w:val="20"/>
                <w:szCs w:val="20"/>
              </w:rPr>
              <w:t>El mod</w:t>
            </w:r>
            <w:r w:rsidR="00787DBE" w:rsidRPr="00787DBE">
              <w:rPr>
                <w:color w:val="000000"/>
                <w:sz w:val="20"/>
                <w:szCs w:val="20"/>
              </w:rPr>
              <w:t xml:space="preserve">elo ganador de </w:t>
            </w:r>
            <w:proofErr w:type="spellStart"/>
            <w:r w:rsidR="00787DBE" w:rsidRPr="00787DBE">
              <w:rPr>
                <w:color w:val="000000"/>
                <w:sz w:val="20"/>
                <w:szCs w:val="20"/>
              </w:rPr>
              <w:t>Kaggle</w:t>
            </w:r>
            <w:proofErr w:type="spellEnd"/>
            <w:r w:rsidR="00787DBE" w:rsidRPr="00787DBE">
              <w:rPr>
                <w:color w:val="000000"/>
                <w:sz w:val="20"/>
                <w:szCs w:val="20"/>
              </w:rPr>
              <w:t xml:space="preserve"> utiliza  GRU.</w:t>
            </w:r>
          </w:p>
        </w:tc>
        <w:tc>
          <w:tcPr>
            <w:tcW w:w="2783" w:type="dxa"/>
            <w:tcBorders>
              <w:top w:val="nil"/>
              <w:left w:val="nil"/>
              <w:bottom w:val="single" w:sz="4" w:space="0" w:color="auto"/>
              <w:right w:val="single" w:sz="4" w:space="0" w:color="auto"/>
            </w:tcBorders>
            <w:shd w:val="clear" w:color="auto" w:fill="auto"/>
            <w:noWrap/>
            <w:hideMark/>
          </w:tcPr>
          <w:p w14:paraId="325D0C92" w14:textId="77777777" w:rsidR="00007FE5" w:rsidRPr="00787DBE" w:rsidRDefault="00007FE5" w:rsidP="00787DBE">
            <w:pPr>
              <w:rPr>
                <w:color w:val="000000"/>
                <w:sz w:val="20"/>
                <w:szCs w:val="20"/>
              </w:rPr>
            </w:pPr>
            <w:r w:rsidRPr="00787DBE">
              <w:rPr>
                <w:color w:val="000000"/>
                <w:sz w:val="20"/>
                <w:szCs w:val="20"/>
              </w:rPr>
              <w:t>Sistemas predictivos basados en información secuencial.</w:t>
            </w:r>
          </w:p>
        </w:tc>
        <w:tc>
          <w:tcPr>
            <w:tcW w:w="781" w:type="dxa"/>
            <w:tcBorders>
              <w:top w:val="nil"/>
              <w:left w:val="nil"/>
              <w:bottom w:val="single" w:sz="4" w:space="0" w:color="000000"/>
              <w:right w:val="single" w:sz="4" w:space="0" w:color="000000"/>
            </w:tcBorders>
            <w:shd w:val="clear" w:color="auto" w:fill="auto"/>
            <w:vAlign w:val="center"/>
          </w:tcPr>
          <w:p w14:paraId="36B819A7"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78DD7B04" w14:textId="77777777" w:rsidTr="006614D8">
        <w:trPr>
          <w:trHeight w:val="296"/>
        </w:trPr>
        <w:tc>
          <w:tcPr>
            <w:tcW w:w="1534" w:type="dxa"/>
            <w:tcBorders>
              <w:top w:val="nil"/>
              <w:left w:val="single" w:sz="4" w:space="0" w:color="auto"/>
              <w:bottom w:val="single" w:sz="4" w:space="0" w:color="auto"/>
              <w:right w:val="single" w:sz="4" w:space="0" w:color="auto"/>
            </w:tcBorders>
            <w:shd w:val="clear" w:color="auto" w:fill="auto"/>
            <w:noWrap/>
            <w:hideMark/>
          </w:tcPr>
          <w:p w14:paraId="1C4EEE7E" w14:textId="2FF1EAEA" w:rsidR="00007FE5" w:rsidRPr="00787DBE" w:rsidRDefault="00007FE5" w:rsidP="00787DBE">
            <w:pPr>
              <w:rPr>
                <w:color w:val="000000"/>
                <w:sz w:val="20"/>
                <w:szCs w:val="20"/>
              </w:rPr>
            </w:pPr>
            <w:r w:rsidRPr="00787DBE">
              <w:rPr>
                <w:color w:val="000000"/>
                <w:sz w:val="20"/>
                <w:szCs w:val="20"/>
              </w:rPr>
              <w:t>Bi-LSTM</w:t>
            </w:r>
          </w:p>
        </w:tc>
        <w:tc>
          <w:tcPr>
            <w:tcW w:w="486" w:type="dxa"/>
            <w:tcBorders>
              <w:top w:val="nil"/>
              <w:left w:val="nil"/>
              <w:bottom w:val="single" w:sz="4" w:space="0" w:color="auto"/>
              <w:right w:val="single" w:sz="4" w:space="0" w:color="auto"/>
            </w:tcBorders>
            <w:shd w:val="clear" w:color="auto" w:fill="auto"/>
            <w:noWrap/>
            <w:hideMark/>
          </w:tcPr>
          <w:p w14:paraId="1B200D80"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nil"/>
              <w:left w:val="nil"/>
              <w:bottom w:val="single" w:sz="4" w:space="0" w:color="auto"/>
              <w:right w:val="single" w:sz="4" w:space="0" w:color="auto"/>
            </w:tcBorders>
            <w:shd w:val="clear" w:color="auto" w:fill="auto"/>
            <w:noWrap/>
            <w:hideMark/>
          </w:tcPr>
          <w:p w14:paraId="37B2A40B" w14:textId="77777777" w:rsidR="00007FE5" w:rsidRPr="00787DBE" w:rsidRDefault="00007FE5" w:rsidP="00787DBE">
            <w:pPr>
              <w:rPr>
                <w:color w:val="000000"/>
                <w:sz w:val="20"/>
                <w:szCs w:val="20"/>
              </w:rPr>
            </w:pPr>
            <w:r w:rsidRPr="00787DBE">
              <w:rPr>
                <w:color w:val="000000"/>
                <w:sz w:val="20"/>
                <w:szCs w:val="20"/>
              </w:rPr>
              <w:t> Mejor rendimiento comparándolo en el M3-Competition</w:t>
            </w:r>
          </w:p>
        </w:tc>
        <w:tc>
          <w:tcPr>
            <w:tcW w:w="2783" w:type="dxa"/>
            <w:tcBorders>
              <w:top w:val="nil"/>
              <w:left w:val="nil"/>
              <w:bottom w:val="single" w:sz="4" w:space="0" w:color="auto"/>
              <w:right w:val="single" w:sz="4" w:space="0" w:color="auto"/>
            </w:tcBorders>
            <w:shd w:val="clear" w:color="auto" w:fill="auto"/>
            <w:noWrap/>
            <w:hideMark/>
          </w:tcPr>
          <w:p w14:paraId="5B4C0AD8" w14:textId="77777777" w:rsidR="00007FE5" w:rsidRPr="00787DBE" w:rsidRDefault="00007FE5" w:rsidP="00787DBE">
            <w:pPr>
              <w:rPr>
                <w:color w:val="000000"/>
                <w:sz w:val="20"/>
                <w:szCs w:val="20"/>
              </w:rPr>
            </w:pPr>
            <w:r w:rsidRPr="00787DBE">
              <w:rPr>
                <w:color w:val="000000"/>
                <w:sz w:val="20"/>
                <w:szCs w:val="20"/>
              </w:rPr>
              <w:t>Reconocimiento y clasificación</w:t>
            </w:r>
          </w:p>
        </w:tc>
        <w:tc>
          <w:tcPr>
            <w:tcW w:w="781" w:type="dxa"/>
            <w:tcBorders>
              <w:top w:val="nil"/>
              <w:left w:val="nil"/>
              <w:bottom w:val="single" w:sz="4" w:space="0" w:color="auto"/>
              <w:right w:val="single" w:sz="4" w:space="0" w:color="auto"/>
            </w:tcBorders>
            <w:shd w:val="clear" w:color="auto" w:fill="auto"/>
            <w:vAlign w:val="center"/>
          </w:tcPr>
          <w:p w14:paraId="0F48D9F0"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6D7A1645" w14:textId="77777777" w:rsidTr="006614D8">
        <w:trPr>
          <w:trHeight w:val="296"/>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63C53672" w14:textId="77777777" w:rsidR="00007FE5" w:rsidRPr="00787DBE" w:rsidRDefault="00007FE5" w:rsidP="00787DBE">
            <w:pPr>
              <w:rPr>
                <w:color w:val="000000"/>
                <w:sz w:val="20"/>
                <w:szCs w:val="20"/>
              </w:rPr>
            </w:pPr>
            <w:r w:rsidRPr="00787DBE">
              <w:rPr>
                <w:color w:val="000000"/>
                <w:sz w:val="20"/>
                <w:szCs w:val="20"/>
              </w:rPr>
              <w:t>GAN</w:t>
            </w:r>
          </w:p>
        </w:tc>
        <w:tc>
          <w:tcPr>
            <w:tcW w:w="486" w:type="dxa"/>
            <w:tcBorders>
              <w:top w:val="single" w:sz="4" w:space="0" w:color="auto"/>
              <w:left w:val="nil"/>
              <w:bottom w:val="single" w:sz="4" w:space="0" w:color="auto"/>
              <w:right w:val="single" w:sz="4" w:space="0" w:color="auto"/>
            </w:tcBorders>
            <w:shd w:val="clear" w:color="auto" w:fill="auto"/>
            <w:noWrap/>
          </w:tcPr>
          <w:p w14:paraId="1FC6A622"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noWrap/>
          </w:tcPr>
          <w:p w14:paraId="22E01D5A" w14:textId="77777777" w:rsidR="00007FE5" w:rsidRPr="00787DBE" w:rsidRDefault="00007FE5" w:rsidP="00787DBE">
            <w:pPr>
              <w:rPr>
                <w:color w:val="000000"/>
                <w:sz w:val="20"/>
                <w:szCs w:val="20"/>
              </w:rPr>
            </w:pPr>
            <w:r w:rsidRPr="00787DBE">
              <w:rPr>
                <w:color w:val="000000"/>
                <w:sz w:val="20"/>
                <w:szCs w:val="20"/>
              </w:rPr>
              <w:t>Regular, no hay ganancia comparado con ARIMA</w:t>
            </w:r>
          </w:p>
        </w:tc>
        <w:tc>
          <w:tcPr>
            <w:tcW w:w="2783" w:type="dxa"/>
            <w:tcBorders>
              <w:top w:val="single" w:sz="4" w:space="0" w:color="auto"/>
              <w:left w:val="nil"/>
              <w:bottom w:val="single" w:sz="4" w:space="0" w:color="auto"/>
              <w:right w:val="single" w:sz="4" w:space="0" w:color="auto"/>
            </w:tcBorders>
            <w:shd w:val="clear" w:color="auto" w:fill="auto"/>
            <w:noWrap/>
          </w:tcPr>
          <w:p w14:paraId="0AD2C59D" w14:textId="77777777" w:rsidR="00007FE5" w:rsidRPr="00787DBE" w:rsidRDefault="00007FE5" w:rsidP="00787DBE">
            <w:pPr>
              <w:rPr>
                <w:color w:val="000000"/>
                <w:sz w:val="20"/>
                <w:szCs w:val="20"/>
              </w:rPr>
            </w:pPr>
            <w:r w:rsidRPr="00787DBE">
              <w:rPr>
                <w:color w:val="000000"/>
                <w:sz w:val="20"/>
                <w:szCs w:val="20"/>
              </w:rPr>
              <w:t>Creación artificial</w:t>
            </w:r>
          </w:p>
        </w:tc>
        <w:tc>
          <w:tcPr>
            <w:tcW w:w="781" w:type="dxa"/>
            <w:tcBorders>
              <w:top w:val="single" w:sz="4" w:space="0" w:color="auto"/>
              <w:left w:val="nil"/>
              <w:bottom w:val="single" w:sz="4" w:space="0" w:color="auto"/>
              <w:right w:val="single" w:sz="4" w:space="0" w:color="auto"/>
            </w:tcBorders>
            <w:shd w:val="clear" w:color="auto" w:fill="auto"/>
            <w:vAlign w:val="center"/>
          </w:tcPr>
          <w:p w14:paraId="52F3C930" w14:textId="77777777" w:rsidR="00007FE5" w:rsidRPr="00787DBE" w:rsidRDefault="00007FE5" w:rsidP="00787DBE">
            <w:pPr>
              <w:rPr>
                <w:color w:val="000000"/>
                <w:sz w:val="20"/>
                <w:szCs w:val="20"/>
              </w:rPr>
            </w:pPr>
            <w:r w:rsidRPr="00787DBE">
              <w:rPr>
                <w:color w:val="000000"/>
                <w:sz w:val="20"/>
                <w:szCs w:val="20"/>
              </w:rPr>
              <w:t>No</w:t>
            </w:r>
          </w:p>
        </w:tc>
      </w:tr>
      <w:tr w:rsidR="00007FE5" w:rsidRPr="00341BFA" w14:paraId="19E55A7B" w14:textId="77777777" w:rsidTr="006614D8">
        <w:trPr>
          <w:trHeight w:val="296"/>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7FB53B1D" w14:textId="77777777" w:rsidR="00007FE5" w:rsidRPr="00787DBE" w:rsidRDefault="00007FE5" w:rsidP="00787DBE">
            <w:pPr>
              <w:rPr>
                <w:color w:val="000000"/>
                <w:sz w:val="20"/>
                <w:szCs w:val="20"/>
              </w:rPr>
            </w:pPr>
            <w:r w:rsidRPr="00787DBE">
              <w:rPr>
                <w:color w:val="000000"/>
                <w:sz w:val="20"/>
                <w:szCs w:val="20"/>
              </w:rPr>
              <w:t>RNN seq2seq</w:t>
            </w:r>
          </w:p>
        </w:tc>
        <w:tc>
          <w:tcPr>
            <w:tcW w:w="486" w:type="dxa"/>
            <w:tcBorders>
              <w:top w:val="single" w:sz="4" w:space="0" w:color="auto"/>
              <w:left w:val="nil"/>
              <w:bottom w:val="single" w:sz="4" w:space="0" w:color="auto"/>
              <w:right w:val="single" w:sz="4" w:space="0" w:color="auto"/>
            </w:tcBorders>
            <w:shd w:val="clear" w:color="auto" w:fill="auto"/>
            <w:noWrap/>
          </w:tcPr>
          <w:p w14:paraId="66A9D705"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noWrap/>
          </w:tcPr>
          <w:p w14:paraId="1CAAD507" w14:textId="77777777" w:rsidR="00007FE5" w:rsidRPr="00787DBE" w:rsidRDefault="00007FE5" w:rsidP="00787DBE">
            <w:pPr>
              <w:rPr>
                <w:color w:val="000000"/>
                <w:sz w:val="20"/>
                <w:szCs w:val="20"/>
              </w:rPr>
            </w:pPr>
            <w:r w:rsidRPr="00787DBE">
              <w:rPr>
                <w:color w:val="000000"/>
                <w:sz w:val="20"/>
                <w:szCs w:val="20"/>
              </w:rPr>
              <w:t>Buenos</w:t>
            </w:r>
          </w:p>
        </w:tc>
        <w:tc>
          <w:tcPr>
            <w:tcW w:w="2783" w:type="dxa"/>
            <w:tcBorders>
              <w:top w:val="single" w:sz="4" w:space="0" w:color="auto"/>
              <w:left w:val="nil"/>
              <w:bottom w:val="single" w:sz="4" w:space="0" w:color="auto"/>
              <w:right w:val="single" w:sz="4" w:space="0" w:color="auto"/>
            </w:tcBorders>
            <w:shd w:val="clear" w:color="auto" w:fill="auto"/>
            <w:noWrap/>
          </w:tcPr>
          <w:p w14:paraId="3F5CB025" w14:textId="77777777" w:rsidR="00787DBE" w:rsidRDefault="00007FE5" w:rsidP="00787DBE">
            <w:pPr>
              <w:rPr>
                <w:color w:val="000000"/>
                <w:sz w:val="20"/>
                <w:szCs w:val="20"/>
              </w:rPr>
            </w:pPr>
            <w:r w:rsidRPr="00787DBE">
              <w:rPr>
                <w:color w:val="000000"/>
                <w:sz w:val="20"/>
                <w:szCs w:val="20"/>
              </w:rPr>
              <w:t xml:space="preserve">Modelo ganador del concurso </w:t>
            </w:r>
          </w:p>
          <w:p w14:paraId="60BB2AD5" w14:textId="62692718" w:rsidR="00007FE5" w:rsidRPr="001E3EAE" w:rsidRDefault="00007FE5" w:rsidP="006614D8">
            <w:pPr>
              <w:rPr>
                <w:color w:val="000000"/>
                <w:sz w:val="20"/>
                <w:szCs w:val="20"/>
              </w:rPr>
            </w:pPr>
            <w:r w:rsidRPr="001E3EAE">
              <w:rPr>
                <w:color w:val="000000"/>
                <w:sz w:val="20"/>
                <w:szCs w:val="20"/>
              </w:rPr>
              <w:t xml:space="preserve">de </w:t>
            </w:r>
            <w:proofErr w:type="spellStart"/>
            <w:r w:rsidR="006614D8">
              <w:rPr>
                <w:color w:val="000000"/>
                <w:sz w:val="20"/>
                <w:szCs w:val="20"/>
              </w:rPr>
              <w:t>K</w:t>
            </w:r>
            <w:r w:rsidRPr="001E3EAE">
              <w:rPr>
                <w:color w:val="000000"/>
                <w:sz w:val="20"/>
                <w:szCs w:val="20"/>
              </w:rPr>
              <w:t>aggle</w:t>
            </w:r>
            <w:proofErr w:type="spellEnd"/>
            <w:r w:rsidRPr="001E3EAE">
              <w:rPr>
                <w:color w:val="000000"/>
                <w:sz w:val="20"/>
                <w:szCs w:val="20"/>
              </w:rPr>
              <w:t xml:space="preserve"> de </w:t>
            </w:r>
            <w:r w:rsidR="006614D8">
              <w:rPr>
                <w:color w:val="000000"/>
                <w:sz w:val="20"/>
                <w:szCs w:val="20"/>
              </w:rPr>
              <w:t>tráfico web</w:t>
            </w:r>
            <w:r w:rsidRPr="001E3EAE">
              <w:rPr>
                <w:color w:val="000000"/>
                <w:sz w:val="20"/>
                <w:szCs w:val="20"/>
              </w:rPr>
              <w:t xml:space="preserve"> 2017</w:t>
            </w:r>
          </w:p>
        </w:tc>
        <w:tc>
          <w:tcPr>
            <w:tcW w:w="781" w:type="dxa"/>
            <w:tcBorders>
              <w:top w:val="single" w:sz="4" w:space="0" w:color="auto"/>
              <w:left w:val="nil"/>
              <w:bottom w:val="single" w:sz="4" w:space="0" w:color="auto"/>
              <w:right w:val="single" w:sz="4" w:space="0" w:color="auto"/>
            </w:tcBorders>
            <w:shd w:val="clear" w:color="auto" w:fill="auto"/>
            <w:vAlign w:val="center"/>
          </w:tcPr>
          <w:p w14:paraId="07671D8D" w14:textId="77777777" w:rsidR="00007FE5" w:rsidRPr="00787DBE" w:rsidRDefault="00007FE5" w:rsidP="00787DBE">
            <w:pPr>
              <w:rPr>
                <w:color w:val="000000"/>
                <w:sz w:val="20"/>
                <w:szCs w:val="20"/>
              </w:rPr>
            </w:pPr>
            <w:r w:rsidRPr="00787DBE">
              <w:rPr>
                <w:color w:val="000000"/>
                <w:sz w:val="20"/>
                <w:szCs w:val="20"/>
              </w:rPr>
              <w:t xml:space="preserve">Si </w:t>
            </w:r>
          </w:p>
        </w:tc>
      </w:tr>
      <w:tr w:rsidR="00007FE5" w:rsidRPr="00341BFA" w14:paraId="34DD5816" w14:textId="77777777" w:rsidTr="006614D8">
        <w:trPr>
          <w:trHeight w:val="296"/>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0ECCD343" w14:textId="77777777" w:rsidR="00007FE5" w:rsidRPr="00787DBE" w:rsidRDefault="00007FE5" w:rsidP="00787DBE">
            <w:pPr>
              <w:rPr>
                <w:color w:val="000000"/>
                <w:sz w:val="20"/>
                <w:szCs w:val="20"/>
              </w:rPr>
            </w:pPr>
            <w:r w:rsidRPr="00787DBE">
              <w:rPr>
                <w:color w:val="000000"/>
                <w:sz w:val="20"/>
                <w:szCs w:val="20"/>
              </w:rPr>
              <w:t>NARX -QPSO</w:t>
            </w:r>
          </w:p>
        </w:tc>
        <w:tc>
          <w:tcPr>
            <w:tcW w:w="486" w:type="dxa"/>
            <w:tcBorders>
              <w:top w:val="single" w:sz="4" w:space="0" w:color="auto"/>
              <w:left w:val="nil"/>
              <w:bottom w:val="single" w:sz="4" w:space="0" w:color="auto"/>
              <w:right w:val="single" w:sz="4" w:space="0" w:color="auto"/>
            </w:tcBorders>
            <w:shd w:val="clear" w:color="auto" w:fill="auto"/>
            <w:noWrap/>
          </w:tcPr>
          <w:p w14:paraId="62D17C1E" w14:textId="77777777" w:rsidR="00007FE5" w:rsidRPr="00787DBE" w:rsidRDefault="00007FE5" w:rsidP="00787DBE">
            <w:pPr>
              <w:rPr>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noWrap/>
          </w:tcPr>
          <w:p w14:paraId="19936F61" w14:textId="77777777" w:rsidR="00007FE5" w:rsidRPr="00787DBE" w:rsidRDefault="00007FE5" w:rsidP="00787DBE">
            <w:pPr>
              <w:rPr>
                <w:color w:val="000000"/>
                <w:sz w:val="20"/>
                <w:szCs w:val="20"/>
              </w:rPr>
            </w:pPr>
            <w:r w:rsidRPr="00787DBE">
              <w:rPr>
                <w:color w:val="000000"/>
                <w:sz w:val="20"/>
                <w:szCs w:val="20"/>
              </w:rPr>
              <w:t>Buenos</w:t>
            </w:r>
          </w:p>
        </w:tc>
        <w:tc>
          <w:tcPr>
            <w:tcW w:w="2783" w:type="dxa"/>
            <w:tcBorders>
              <w:top w:val="single" w:sz="4" w:space="0" w:color="auto"/>
              <w:left w:val="nil"/>
              <w:bottom w:val="single" w:sz="4" w:space="0" w:color="auto"/>
              <w:right w:val="single" w:sz="4" w:space="0" w:color="auto"/>
            </w:tcBorders>
            <w:shd w:val="clear" w:color="auto" w:fill="auto"/>
            <w:noWrap/>
          </w:tcPr>
          <w:p w14:paraId="2AB6AE9B" w14:textId="77777777" w:rsidR="00787DBE" w:rsidRDefault="00007FE5" w:rsidP="00787DBE">
            <w:pPr>
              <w:rPr>
                <w:color w:val="000000"/>
                <w:sz w:val="20"/>
                <w:szCs w:val="20"/>
              </w:rPr>
            </w:pPr>
            <w:r w:rsidRPr="00787DBE">
              <w:rPr>
                <w:color w:val="000000"/>
                <w:sz w:val="20"/>
                <w:szCs w:val="20"/>
              </w:rPr>
              <w:t xml:space="preserve">Predecir el siguiente valor de </w:t>
            </w:r>
          </w:p>
          <w:p w14:paraId="4824A5F8" w14:textId="3D552A61" w:rsidR="00007FE5" w:rsidRPr="00787DBE" w:rsidRDefault="00007FE5" w:rsidP="00787DBE">
            <w:pPr>
              <w:rPr>
                <w:color w:val="000000"/>
                <w:sz w:val="20"/>
                <w:szCs w:val="20"/>
              </w:rPr>
            </w:pPr>
            <w:r w:rsidRPr="00787DBE">
              <w:rPr>
                <w:color w:val="000000"/>
                <w:sz w:val="20"/>
                <w:szCs w:val="20"/>
              </w:rPr>
              <w:t>la señal de entrada</w:t>
            </w:r>
          </w:p>
        </w:tc>
        <w:tc>
          <w:tcPr>
            <w:tcW w:w="781" w:type="dxa"/>
            <w:tcBorders>
              <w:top w:val="single" w:sz="4" w:space="0" w:color="auto"/>
              <w:left w:val="nil"/>
              <w:bottom w:val="single" w:sz="4" w:space="0" w:color="auto"/>
              <w:right w:val="single" w:sz="4" w:space="0" w:color="auto"/>
            </w:tcBorders>
            <w:shd w:val="clear" w:color="auto" w:fill="auto"/>
            <w:vAlign w:val="center"/>
          </w:tcPr>
          <w:p w14:paraId="40FFEABE" w14:textId="77777777" w:rsidR="00007FE5" w:rsidRPr="00787DBE" w:rsidRDefault="00007FE5" w:rsidP="00787DBE">
            <w:pPr>
              <w:rPr>
                <w:color w:val="000000"/>
                <w:sz w:val="20"/>
                <w:szCs w:val="20"/>
              </w:rPr>
            </w:pPr>
            <w:r w:rsidRPr="00787DBE">
              <w:rPr>
                <w:color w:val="000000"/>
                <w:sz w:val="20"/>
                <w:szCs w:val="20"/>
              </w:rPr>
              <w:t>Si</w:t>
            </w:r>
          </w:p>
        </w:tc>
      </w:tr>
    </w:tbl>
    <w:p w14:paraId="4252CBA4" w14:textId="77777777" w:rsidR="00F277A2" w:rsidRDefault="00F277A2" w:rsidP="00417A28">
      <w:pPr>
        <w:pStyle w:val="Tablas"/>
        <w:rPr>
          <w:rFonts w:eastAsiaTheme="majorEastAsia"/>
        </w:rPr>
      </w:pPr>
    </w:p>
    <w:tbl>
      <w:tblPr>
        <w:tblpPr w:leftFromText="141" w:rightFromText="141" w:vertAnchor="text" w:tblpY="1"/>
        <w:tblOverlap w:val="never"/>
        <w:tblW w:w="8151" w:type="dxa"/>
        <w:tblLayout w:type="fixed"/>
        <w:tblCellMar>
          <w:left w:w="70" w:type="dxa"/>
          <w:right w:w="70" w:type="dxa"/>
        </w:tblCellMar>
        <w:tblLook w:val="04A0" w:firstRow="1" w:lastRow="0" w:firstColumn="1" w:lastColumn="0" w:noHBand="0" w:noVBand="1"/>
      </w:tblPr>
      <w:tblGrid>
        <w:gridCol w:w="1534"/>
        <w:gridCol w:w="486"/>
        <w:gridCol w:w="2567"/>
        <w:gridCol w:w="2783"/>
        <w:gridCol w:w="781"/>
      </w:tblGrid>
      <w:tr w:rsidR="00F277A2" w:rsidRPr="00787DBE" w14:paraId="4555288A" w14:textId="77777777" w:rsidTr="00F51831">
        <w:trPr>
          <w:trHeight w:val="671"/>
        </w:trPr>
        <w:tc>
          <w:tcPr>
            <w:tcW w:w="1534" w:type="dxa"/>
            <w:tcBorders>
              <w:top w:val="single" w:sz="4" w:space="0" w:color="auto"/>
              <w:left w:val="single" w:sz="4" w:space="0" w:color="auto"/>
              <w:bottom w:val="single" w:sz="4" w:space="0" w:color="auto"/>
              <w:right w:val="single" w:sz="4" w:space="0" w:color="auto"/>
            </w:tcBorders>
            <w:shd w:val="clear" w:color="auto" w:fill="auto"/>
            <w:noWrap/>
            <w:hideMark/>
          </w:tcPr>
          <w:p w14:paraId="71923EF3" w14:textId="77777777" w:rsidR="00F277A2" w:rsidRPr="00787DBE" w:rsidRDefault="00F277A2" w:rsidP="00F51831">
            <w:pPr>
              <w:rPr>
                <w:b/>
                <w:color w:val="000000"/>
                <w:sz w:val="20"/>
                <w:szCs w:val="20"/>
              </w:rPr>
            </w:pPr>
            <w:r w:rsidRPr="00787DBE">
              <w:rPr>
                <w:b/>
                <w:color w:val="000000"/>
                <w:sz w:val="20"/>
                <w:szCs w:val="20"/>
              </w:rPr>
              <w:lastRenderedPageBreak/>
              <w:t>Tecnologías</w:t>
            </w:r>
          </w:p>
        </w:tc>
        <w:tc>
          <w:tcPr>
            <w:tcW w:w="486" w:type="dxa"/>
            <w:tcBorders>
              <w:top w:val="single" w:sz="4" w:space="0" w:color="auto"/>
              <w:left w:val="nil"/>
              <w:bottom w:val="single" w:sz="4" w:space="0" w:color="auto"/>
              <w:right w:val="single" w:sz="4" w:space="0" w:color="auto"/>
            </w:tcBorders>
            <w:shd w:val="clear" w:color="auto" w:fill="auto"/>
            <w:noWrap/>
            <w:hideMark/>
          </w:tcPr>
          <w:p w14:paraId="1285E878" w14:textId="77777777" w:rsidR="00F277A2" w:rsidRPr="00787DBE" w:rsidRDefault="00F277A2" w:rsidP="00F51831">
            <w:pPr>
              <w:rPr>
                <w:b/>
                <w:color w:val="000000"/>
                <w:sz w:val="20"/>
                <w:szCs w:val="20"/>
              </w:rPr>
            </w:pPr>
            <w:r w:rsidRPr="00787DBE">
              <w:rPr>
                <w:b/>
                <w:color w:val="000000"/>
                <w:sz w:val="20"/>
                <w:szCs w:val="20"/>
              </w:rPr>
              <w:t xml:space="preserve">Red </w:t>
            </w:r>
          </w:p>
          <w:p w14:paraId="3633F546" w14:textId="77777777" w:rsidR="00F277A2" w:rsidRPr="00787DBE" w:rsidRDefault="00F277A2" w:rsidP="00F51831">
            <w:pPr>
              <w:rPr>
                <w:b/>
                <w:color w:val="000000"/>
                <w:sz w:val="20"/>
                <w:szCs w:val="20"/>
              </w:rPr>
            </w:pPr>
            <w:r w:rsidRPr="00787DBE">
              <w:rPr>
                <w:b/>
                <w:color w:val="000000"/>
                <w:sz w:val="20"/>
                <w:szCs w:val="20"/>
              </w:rPr>
              <w:t>N.</w:t>
            </w:r>
          </w:p>
        </w:tc>
        <w:tc>
          <w:tcPr>
            <w:tcW w:w="2567" w:type="dxa"/>
            <w:tcBorders>
              <w:top w:val="single" w:sz="4" w:space="0" w:color="auto"/>
              <w:left w:val="nil"/>
              <w:bottom w:val="single" w:sz="4" w:space="0" w:color="auto"/>
              <w:right w:val="single" w:sz="4" w:space="0" w:color="auto"/>
            </w:tcBorders>
            <w:shd w:val="clear" w:color="auto" w:fill="auto"/>
            <w:hideMark/>
          </w:tcPr>
          <w:p w14:paraId="02554252" w14:textId="77777777" w:rsidR="00F277A2" w:rsidRPr="00787DBE" w:rsidRDefault="00F277A2" w:rsidP="00F51831">
            <w:pPr>
              <w:rPr>
                <w:b/>
                <w:color w:val="000000"/>
                <w:sz w:val="20"/>
                <w:szCs w:val="20"/>
              </w:rPr>
            </w:pPr>
            <w:r w:rsidRPr="00787DBE">
              <w:rPr>
                <w:b/>
                <w:color w:val="000000"/>
                <w:sz w:val="20"/>
                <w:szCs w:val="20"/>
              </w:rPr>
              <w:t xml:space="preserve">Resultados </w:t>
            </w:r>
            <w:r w:rsidRPr="00787DBE">
              <w:rPr>
                <w:b/>
                <w:color w:val="000000"/>
                <w:sz w:val="20"/>
                <w:szCs w:val="20"/>
              </w:rPr>
              <w:br/>
              <w:t>según Artículos científicos</w:t>
            </w:r>
          </w:p>
        </w:tc>
        <w:tc>
          <w:tcPr>
            <w:tcW w:w="2783" w:type="dxa"/>
            <w:tcBorders>
              <w:top w:val="single" w:sz="4" w:space="0" w:color="auto"/>
              <w:left w:val="nil"/>
              <w:bottom w:val="single" w:sz="4" w:space="0" w:color="auto"/>
              <w:right w:val="single" w:sz="4" w:space="0" w:color="auto"/>
            </w:tcBorders>
            <w:shd w:val="clear" w:color="auto" w:fill="auto"/>
            <w:noWrap/>
            <w:hideMark/>
          </w:tcPr>
          <w:p w14:paraId="1BDDE6A2" w14:textId="77777777" w:rsidR="00F277A2" w:rsidRPr="00787DBE" w:rsidRDefault="00F277A2" w:rsidP="00F51831">
            <w:pPr>
              <w:rPr>
                <w:b/>
                <w:color w:val="000000"/>
                <w:sz w:val="20"/>
                <w:szCs w:val="20"/>
              </w:rPr>
            </w:pPr>
            <w:r w:rsidRPr="00787DBE">
              <w:rPr>
                <w:b/>
                <w:color w:val="000000"/>
                <w:sz w:val="20"/>
                <w:szCs w:val="20"/>
              </w:rPr>
              <w:t>Finalidad</w:t>
            </w:r>
          </w:p>
        </w:tc>
        <w:tc>
          <w:tcPr>
            <w:tcW w:w="781" w:type="dxa"/>
            <w:tcBorders>
              <w:top w:val="single" w:sz="4" w:space="0" w:color="auto"/>
              <w:left w:val="nil"/>
              <w:bottom w:val="single" w:sz="4" w:space="0" w:color="auto"/>
              <w:right w:val="single" w:sz="4" w:space="0" w:color="auto"/>
            </w:tcBorders>
          </w:tcPr>
          <w:p w14:paraId="2AE59A17" w14:textId="77777777" w:rsidR="00F277A2" w:rsidRPr="00787DBE" w:rsidRDefault="00F277A2" w:rsidP="00F51831">
            <w:pPr>
              <w:rPr>
                <w:b/>
                <w:color w:val="000000"/>
                <w:sz w:val="20"/>
                <w:szCs w:val="20"/>
              </w:rPr>
            </w:pPr>
            <w:r w:rsidRPr="00787DBE">
              <w:rPr>
                <w:b/>
                <w:color w:val="000000"/>
                <w:sz w:val="20"/>
                <w:szCs w:val="20"/>
              </w:rPr>
              <w:t>Aplica</w:t>
            </w:r>
          </w:p>
        </w:tc>
      </w:tr>
      <w:tr w:rsidR="00F277A2" w:rsidRPr="00787DBE" w14:paraId="592A59E3" w14:textId="77777777" w:rsidTr="00F51831">
        <w:trPr>
          <w:trHeight w:val="671"/>
        </w:trPr>
        <w:tc>
          <w:tcPr>
            <w:tcW w:w="1534" w:type="dxa"/>
            <w:tcBorders>
              <w:top w:val="single" w:sz="4" w:space="0" w:color="auto"/>
              <w:left w:val="single" w:sz="4" w:space="0" w:color="auto"/>
              <w:bottom w:val="single" w:sz="4" w:space="0" w:color="auto"/>
              <w:right w:val="single" w:sz="4" w:space="0" w:color="auto"/>
            </w:tcBorders>
            <w:shd w:val="clear" w:color="auto" w:fill="auto"/>
            <w:noWrap/>
          </w:tcPr>
          <w:p w14:paraId="693BCE7D" w14:textId="0CE15201" w:rsidR="00F277A2" w:rsidRPr="00787DBE" w:rsidRDefault="00F277A2" w:rsidP="00F277A2">
            <w:pPr>
              <w:rPr>
                <w:b/>
                <w:color w:val="000000"/>
                <w:sz w:val="20"/>
                <w:szCs w:val="20"/>
              </w:rPr>
            </w:pPr>
            <w:proofErr w:type="spellStart"/>
            <w:r w:rsidRPr="00787DBE">
              <w:rPr>
                <w:color w:val="000000"/>
                <w:sz w:val="20"/>
                <w:szCs w:val="20"/>
              </w:rPr>
              <w:t>Prophet</w:t>
            </w:r>
            <w:proofErr w:type="spellEnd"/>
            <w:r w:rsidRPr="00787DBE">
              <w:rPr>
                <w:color w:val="000000"/>
                <w:sz w:val="20"/>
                <w:szCs w:val="20"/>
              </w:rPr>
              <w:t>-LGBM</w:t>
            </w:r>
          </w:p>
        </w:tc>
        <w:tc>
          <w:tcPr>
            <w:tcW w:w="486" w:type="dxa"/>
            <w:tcBorders>
              <w:top w:val="single" w:sz="4" w:space="0" w:color="auto"/>
              <w:left w:val="nil"/>
              <w:bottom w:val="single" w:sz="4" w:space="0" w:color="auto"/>
              <w:right w:val="single" w:sz="4" w:space="0" w:color="auto"/>
            </w:tcBorders>
            <w:shd w:val="clear" w:color="auto" w:fill="auto"/>
            <w:noWrap/>
          </w:tcPr>
          <w:p w14:paraId="366D7EBB" w14:textId="3B13A93C" w:rsidR="00F277A2" w:rsidRPr="00787DBE" w:rsidRDefault="00F277A2" w:rsidP="00F277A2">
            <w:pPr>
              <w:rPr>
                <w:b/>
                <w:color w:val="000000"/>
                <w:sz w:val="20"/>
                <w:szCs w:val="20"/>
              </w:rPr>
            </w:pPr>
            <w:r w:rsidRPr="00787DBE">
              <w:rPr>
                <w:color w:val="000000"/>
                <w:sz w:val="20"/>
                <w:szCs w:val="20"/>
              </w:rPr>
              <w:t>SI</w:t>
            </w:r>
          </w:p>
        </w:tc>
        <w:tc>
          <w:tcPr>
            <w:tcW w:w="2567" w:type="dxa"/>
            <w:tcBorders>
              <w:top w:val="single" w:sz="4" w:space="0" w:color="auto"/>
              <w:left w:val="nil"/>
              <w:bottom w:val="single" w:sz="4" w:space="0" w:color="auto"/>
              <w:right w:val="single" w:sz="4" w:space="0" w:color="auto"/>
            </w:tcBorders>
            <w:shd w:val="clear" w:color="auto" w:fill="auto"/>
          </w:tcPr>
          <w:p w14:paraId="21A3A64D" w14:textId="79B21390" w:rsidR="00F277A2" w:rsidRPr="00787DBE" w:rsidRDefault="00F277A2" w:rsidP="00F277A2">
            <w:pPr>
              <w:rPr>
                <w:b/>
                <w:color w:val="000000"/>
                <w:sz w:val="20"/>
                <w:szCs w:val="20"/>
              </w:rPr>
            </w:pPr>
            <w:r w:rsidRPr="00787DBE">
              <w:rPr>
                <w:color w:val="000000"/>
                <w:sz w:val="20"/>
                <w:szCs w:val="20"/>
              </w:rPr>
              <w:t>Buenos</w:t>
            </w:r>
            <w:r>
              <w:rPr>
                <w:color w:val="000000"/>
                <w:sz w:val="20"/>
                <w:szCs w:val="20"/>
              </w:rPr>
              <w:t xml:space="preserve"> </w:t>
            </w:r>
            <w:r w:rsidRPr="00787DBE">
              <w:rPr>
                <w:color w:val="000000"/>
                <w:sz w:val="20"/>
                <w:szCs w:val="20"/>
              </w:rPr>
              <w:t>Mejores resultados que modelos individuales</w:t>
            </w:r>
          </w:p>
        </w:tc>
        <w:tc>
          <w:tcPr>
            <w:tcW w:w="2783" w:type="dxa"/>
            <w:tcBorders>
              <w:top w:val="single" w:sz="4" w:space="0" w:color="auto"/>
              <w:left w:val="nil"/>
              <w:bottom w:val="single" w:sz="4" w:space="0" w:color="auto"/>
              <w:right w:val="single" w:sz="4" w:space="0" w:color="auto"/>
            </w:tcBorders>
            <w:shd w:val="clear" w:color="auto" w:fill="auto"/>
            <w:noWrap/>
          </w:tcPr>
          <w:p w14:paraId="2C6CB3D0" w14:textId="77777777" w:rsidR="00F277A2" w:rsidRDefault="00F277A2" w:rsidP="00F277A2">
            <w:pPr>
              <w:rPr>
                <w:color w:val="000000"/>
                <w:sz w:val="20"/>
                <w:szCs w:val="20"/>
              </w:rPr>
            </w:pPr>
            <w:r w:rsidRPr="00787DBE">
              <w:rPr>
                <w:color w:val="000000"/>
                <w:sz w:val="20"/>
                <w:szCs w:val="20"/>
              </w:rPr>
              <w:t xml:space="preserve">Combinación </w:t>
            </w:r>
            <w:proofErr w:type="spellStart"/>
            <w:r w:rsidRPr="00787DBE">
              <w:rPr>
                <w:color w:val="000000"/>
                <w:sz w:val="20"/>
                <w:szCs w:val="20"/>
              </w:rPr>
              <w:t>ligthGBM</w:t>
            </w:r>
            <w:proofErr w:type="spellEnd"/>
            <w:r w:rsidRPr="00787DBE">
              <w:rPr>
                <w:color w:val="000000"/>
                <w:sz w:val="20"/>
                <w:szCs w:val="20"/>
              </w:rPr>
              <w:t xml:space="preserve"> y </w:t>
            </w:r>
          </w:p>
          <w:p w14:paraId="1E2F8DB3" w14:textId="208B9B54" w:rsidR="00F277A2" w:rsidRPr="00787DBE" w:rsidRDefault="00F277A2" w:rsidP="00F277A2">
            <w:pPr>
              <w:rPr>
                <w:b/>
                <w:color w:val="000000"/>
                <w:sz w:val="20"/>
                <w:szCs w:val="20"/>
              </w:rPr>
            </w:pPr>
            <w:proofErr w:type="spellStart"/>
            <w:r w:rsidRPr="00787DBE">
              <w:rPr>
                <w:color w:val="000000"/>
                <w:sz w:val="20"/>
                <w:szCs w:val="20"/>
              </w:rPr>
              <w:t>Prophet</w:t>
            </w:r>
            <w:proofErr w:type="spellEnd"/>
            <w:r w:rsidRPr="00787DBE">
              <w:rPr>
                <w:color w:val="000000"/>
                <w:sz w:val="20"/>
                <w:szCs w:val="20"/>
              </w:rPr>
              <w:t xml:space="preserve"> para </w:t>
            </w:r>
            <w:r>
              <w:rPr>
                <w:color w:val="000000"/>
                <w:sz w:val="20"/>
                <w:szCs w:val="20"/>
              </w:rPr>
              <w:t>p</w:t>
            </w:r>
            <w:r w:rsidRPr="00787DBE">
              <w:rPr>
                <w:color w:val="000000"/>
                <w:sz w:val="20"/>
                <w:szCs w:val="20"/>
              </w:rPr>
              <w:t>redecir tráfico web</w:t>
            </w:r>
          </w:p>
        </w:tc>
        <w:tc>
          <w:tcPr>
            <w:tcW w:w="781" w:type="dxa"/>
            <w:tcBorders>
              <w:top w:val="single" w:sz="4" w:space="0" w:color="auto"/>
              <w:left w:val="nil"/>
              <w:bottom w:val="single" w:sz="4" w:space="0" w:color="auto"/>
              <w:right w:val="single" w:sz="4" w:space="0" w:color="auto"/>
            </w:tcBorders>
            <w:vAlign w:val="center"/>
          </w:tcPr>
          <w:p w14:paraId="2DE804AA" w14:textId="77777777" w:rsidR="00F277A2" w:rsidRPr="00787DBE" w:rsidRDefault="00F277A2" w:rsidP="00F277A2">
            <w:pPr>
              <w:rPr>
                <w:color w:val="000000"/>
                <w:sz w:val="20"/>
                <w:szCs w:val="20"/>
              </w:rPr>
            </w:pPr>
            <w:r w:rsidRPr="00787DBE">
              <w:rPr>
                <w:color w:val="000000"/>
                <w:sz w:val="20"/>
                <w:szCs w:val="20"/>
              </w:rPr>
              <w:t xml:space="preserve">Si </w:t>
            </w:r>
          </w:p>
          <w:p w14:paraId="215BC892" w14:textId="77777777" w:rsidR="00F277A2" w:rsidRPr="00787DBE" w:rsidRDefault="00F277A2" w:rsidP="00F277A2">
            <w:pPr>
              <w:rPr>
                <w:b/>
                <w:color w:val="000000"/>
                <w:sz w:val="20"/>
                <w:szCs w:val="20"/>
              </w:rPr>
            </w:pPr>
          </w:p>
        </w:tc>
      </w:tr>
    </w:tbl>
    <w:p w14:paraId="3E90B417" w14:textId="77777777" w:rsidR="00F277A2" w:rsidRDefault="00F277A2" w:rsidP="00F277A2">
      <w:pPr>
        <w:pStyle w:val="Tablas"/>
      </w:pPr>
      <w:bookmarkStart w:id="79" w:name="_Toc207808970"/>
      <w:r>
        <w:t>Tabla 3 Comparación de tecnologías</w:t>
      </w:r>
      <w:bookmarkEnd w:id="79"/>
    </w:p>
    <w:p w14:paraId="4189AD22" w14:textId="77777777" w:rsidR="00F277A2" w:rsidRDefault="00F277A2" w:rsidP="00417A28">
      <w:pPr>
        <w:pStyle w:val="Tablas"/>
        <w:rPr>
          <w:rFonts w:eastAsiaTheme="majorEastAsia"/>
        </w:rPr>
      </w:pPr>
    </w:p>
    <w:p w14:paraId="29348693" w14:textId="4C1B74BE" w:rsidR="00E65CAF" w:rsidRDefault="00FA1763" w:rsidP="008972B6">
      <w:pPr>
        <w:pStyle w:val="Ttulo3"/>
        <w:rPr>
          <w:rStyle w:val="Ttulo2Car"/>
          <w:b/>
          <w:bCs/>
          <w:iCs/>
        </w:rPr>
      </w:pPr>
      <w:bookmarkStart w:id="80" w:name="_Toc207808949"/>
      <w:r>
        <w:rPr>
          <w:rStyle w:val="Ttulo2Car"/>
          <w:b/>
          <w:bCs/>
          <w:iCs/>
        </w:rPr>
        <w:t>4.4.1</w:t>
      </w:r>
      <w:r w:rsidR="00D51D3E" w:rsidRPr="00D51D3E">
        <w:rPr>
          <w:rStyle w:val="Ttulo2Car"/>
          <w:b/>
          <w:bCs/>
          <w:iCs/>
        </w:rPr>
        <w:t xml:space="preserve"> </w:t>
      </w:r>
      <w:r w:rsidR="002E217B" w:rsidRPr="00D51D3E">
        <w:rPr>
          <w:rStyle w:val="Ttulo2Car"/>
          <w:b/>
          <w:bCs/>
          <w:iCs/>
        </w:rPr>
        <w:t>Selección</w:t>
      </w:r>
      <w:r w:rsidR="00D51D3E" w:rsidRPr="00D51D3E">
        <w:rPr>
          <w:rStyle w:val="Ttulo2Car"/>
          <w:b/>
          <w:bCs/>
          <w:iCs/>
        </w:rPr>
        <w:t xml:space="preserve"> de Modelos</w:t>
      </w:r>
      <w:bookmarkEnd w:id="80"/>
    </w:p>
    <w:p w14:paraId="403A7786" w14:textId="2E3D939E" w:rsidR="00C9563E" w:rsidRDefault="00F14AF3" w:rsidP="00202082">
      <w:pPr>
        <w:jc w:val="both"/>
        <w:rPr>
          <w:color w:val="000000"/>
        </w:rPr>
      </w:pPr>
      <w:r>
        <w:rPr>
          <w:color w:val="000000"/>
        </w:rPr>
        <w:t>En la Tabla 3 se presenta una comparación de las tecnologías, de ahí se procede a seleccionar las tecnologías que mejor se adaptan al problema, son las consideradas a ser usadas para la solución del problema; el criterio de selección es el siguiente, descartar las tecnologías que no usan redes neuronales, otras son tecnologías cuya finalidad no es la del pronóstico de series de tiempo</w:t>
      </w:r>
      <w:r w:rsidR="00243FAC">
        <w:rPr>
          <w:color w:val="000000"/>
        </w:rPr>
        <w:t>, también se toma en cuenta la disponibilidad de los datos y código usado en los documentos científicos</w:t>
      </w:r>
      <w:r>
        <w:rPr>
          <w:color w:val="000000"/>
        </w:rPr>
        <w:t xml:space="preserve"> y por último, de acuerdo a los artículos científicos presentados en el marco teórico, algunas tecnologías no tienen buen rendimiento o el rendimiento suficiente para ser tomado en cuenta.</w:t>
      </w:r>
    </w:p>
    <w:p w14:paraId="54A652FB" w14:textId="77777777" w:rsidR="00A13C4F" w:rsidRDefault="00A13C4F" w:rsidP="00202082">
      <w:pPr>
        <w:jc w:val="both"/>
      </w:pPr>
    </w:p>
    <w:p w14:paraId="1E0821A7" w14:textId="5E0DEA20" w:rsidR="00C9563E" w:rsidRPr="00C9563E" w:rsidRDefault="00C9563E" w:rsidP="00202082">
      <w:pPr>
        <w:jc w:val="both"/>
      </w:pPr>
      <w:r>
        <w:t>Entre los modelos que quedan seleccionados están</w:t>
      </w:r>
      <w:r w:rsidR="00007FE5">
        <w:t xml:space="preserve"> </w:t>
      </w:r>
      <w:r w:rsidRPr="009F651F">
        <w:t>RNN seq2seq</w:t>
      </w:r>
      <w:r w:rsidR="00007FE5">
        <w:t xml:space="preserve"> que usa GRU</w:t>
      </w:r>
      <w:r w:rsidRPr="009F651F">
        <w:t xml:space="preserve">, NARX –QPSO y </w:t>
      </w:r>
      <w:proofErr w:type="spellStart"/>
      <w:r w:rsidRPr="009F651F">
        <w:t>Prophet</w:t>
      </w:r>
      <w:proofErr w:type="spellEnd"/>
      <w:r w:rsidRPr="009F651F">
        <w:t xml:space="preserve">-LGBM </w:t>
      </w:r>
      <w:r w:rsidRPr="00C9563E">
        <w:t>de estos modelos</w:t>
      </w:r>
      <w:r>
        <w:t xml:space="preserve"> </w:t>
      </w:r>
      <w:proofErr w:type="spellStart"/>
      <w:r w:rsidR="0000230C" w:rsidRPr="009F651F">
        <w:t>Prophet</w:t>
      </w:r>
      <w:proofErr w:type="spellEnd"/>
      <w:r w:rsidR="0000230C" w:rsidRPr="009F651F">
        <w:t xml:space="preserve">-LGBM </w:t>
      </w:r>
      <w:r w:rsidR="0000230C" w:rsidRPr="0000230C">
        <w:t xml:space="preserve">si bien se mencionan las fechas de los datos que utilizaron no </w:t>
      </w:r>
      <w:r w:rsidR="00E30DCF" w:rsidRPr="0000230C">
        <w:t>está</w:t>
      </w:r>
      <w:r w:rsidR="0000230C" w:rsidRPr="0000230C">
        <w:t xml:space="preserve"> disponible el </w:t>
      </w:r>
      <w:proofErr w:type="spellStart"/>
      <w:r w:rsidR="0000230C" w:rsidRPr="00C724B5">
        <w:rPr>
          <w:i/>
        </w:rPr>
        <w:t>dataset</w:t>
      </w:r>
      <w:proofErr w:type="spellEnd"/>
      <w:r w:rsidR="0000230C" w:rsidRPr="0000230C">
        <w:t xml:space="preserve"> para compararlo con los datos de la problemática de esta tesis</w:t>
      </w:r>
      <w:r w:rsidR="0035541F">
        <w:t xml:space="preserve"> por lo tanto </w:t>
      </w:r>
      <w:proofErr w:type="spellStart"/>
      <w:r w:rsidR="0035541F" w:rsidRPr="009F651F">
        <w:t>Prophet</w:t>
      </w:r>
      <w:proofErr w:type="spellEnd"/>
      <w:r w:rsidR="0035541F" w:rsidRPr="009F651F">
        <w:t>-LGBM se descarta</w:t>
      </w:r>
      <w:r w:rsidR="0035541F" w:rsidRPr="00B019BC">
        <w:t xml:space="preserve"> como posible tecnología para la solución de la problemática de esta tesis</w:t>
      </w:r>
      <w:r w:rsidR="0000230C" w:rsidRPr="0000230C">
        <w:t>, mientras que por otro lado tanto RNN seq2seq y NARX –QPSO</w:t>
      </w:r>
      <w:r w:rsidR="00E30DCF">
        <w:t xml:space="preserve"> ambos utilizan el mismo conjunto de datos el cual está disponible online para que cualquiera lo pueda descargar, </w:t>
      </w:r>
      <w:r w:rsidR="009204F3">
        <w:t xml:space="preserve">de esta manera y dado que </w:t>
      </w:r>
      <w:r w:rsidR="009204F3" w:rsidRPr="0000230C">
        <w:t>RNN seq2seq</w:t>
      </w:r>
      <w:r w:rsidR="009204F3">
        <w:t xml:space="preserve"> es el ganador del concurso</w:t>
      </w:r>
      <w:r w:rsidR="00586985">
        <w:t xml:space="preserve"> de </w:t>
      </w:r>
      <w:proofErr w:type="spellStart"/>
      <w:r w:rsidR="00586985">
        <w:t>Kaggle</w:t>
      </w:r>
      <w:proofErr w:type="spellEnd"/>
      <w:r w:rsidR="00386AF5">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386AF5">
        <w:fldChar w:fldCharType="separate"/>
      </w:r>
      <w:r w:rsidR="00FB28D7" w:rsidRPr="00FB28D7">
        <w:rPr>
          <w:noProof/>
        </w:rPr>
        <w:t>[11]</w:t>
      </w:r>
      <w:r w:rsidR="00386AF5">
        <w:fldChar w:fldCharType="end"/>
      </w:r>
      <w:r w:rsidR="00386AF5">
        <w:t xml:space="preserve"> </w:t>
      </w:r>
      <w:r w:rsidR="009204F3">
        <w:t xml:space="preserve">y por lo tanto se encuentra más información de la misma en la página de </w:t>
      </w:r>
      <w:proofErr w:type="spellStart"/>
      <w:r w:rsidR="009204F3">
        <w:t>Kaggle</w:t>
      </w:r>
      <w:proofErr w:type="spellEnd"/>
      <w:r w:rsidR="009204F3">
        <w:t xml:space="preserve"> se opta por utilizar esta tecnología.</w:t>
      </w:r>
    </w:p>
    <w:p w14:paraId="38FFD291" w14:textId="77777777" w:rsidR="00C9563E" w:rsidRDefault="00C9563E" w:rsidP="00202082">
      <w:pPr>
        <w:jc w:val="both"/>
      </w:pPr>
    </w:p>
    <w:p w14:paraId="4FD9D1A5" w14:textId="5923A6FD" w:rsidR="00172FBB" w:rsidRDefault="009F651F" w:rsidP="00825A69">
      <w:pPr>
        <w:jc w:val="both"/>
      </w:pPr>
      <w:r w:rsidRPr="00313D52">
        <w:lastRenderedPageBreak/>
        <w:t>En cuanto a la métrica seleccionada para la medición de</w:t>
      </w:r>
      <w:r w:rsidR="00313D52">
        <w:t xml:space="preserve">l desempeño de los modelos, </w:t>
      </w:r>
      <w:r w:rsidR="00C724B5">
        <w:t xml:space="preserve">se </w:t>
      </w:r>
      <w:r w:rsidR="00313D52">
        <w:t>eligió</w:t>
      </w:r>
      <w:r w:rsidRPr="00313D52">
        <w:t xml:space="preserve"> la métrica </w:t>
      </w:r>
      <w:r w:rsidR="00313D52">
        <w:t xml:space="preserve">MAE que se utilizó en </w:t>
      </w:r>
      <w:r w:rsidR="00313D52">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313D52">
        <w:fldChar w:fldCharType="separate"/>
      </w:r>
      <w:r w:rsidR="00FB28D7" w:rsidRPr="00FB28D7">
        <w:rPr>
          <w:noProof/>
        </w:rPr>
        <w:t>[7]</w:t>
      </w:r>
      <w:r w:rsidR="00313D52">
        <w:fldChar w:fldCharType="end"/>
      </w:r>
      <w:r w:rsidRPr="00313D52">
        <w:t xml:space="preserve">, </w:t>
      </w:r>
      <w:r w:rsidR="00313D52">
        <w:t xml:space="preserve">también la métrica SMAPE </w:t>
      </w:r>
      <w:r w:rsidRPr="00313D52">
        <w:t xml:space="preserve">debido a que es la misma con la que se </w:t>
      </w:r>
      <w:r w:rsidR="00EA16F1" w:rsidRPr="00313D52">
        <w:t>evaluó</w:t>
      </w:r>
      <w:r w:rsidRPr="00313D52">
        <w:t xml:space="preserve"> el modelo RNN seq2seq</w:t>
      </w:r>
      <w:r w:rsidR="00EA16F1" w:rsidRPr="00313D52">
        <w:t>, que</w:t>
      </w:r>
      <w:r w:rsidRPr="00313D52">
        <w:t xml:space="preserve"> es el</w:t>
      </w:r>
      <w:r w:rsidR="008A184D" w:rsidRPr="00313D52">
        <w:t xml:space="preserve"> ganador del concurso de </w:t>
      </w:r>
      <w:proofErr w:type="spellStart"/>
      <w:r w:rsidR="008A184D" w:rsidRPr="00313D52">
        <w:t>Kaggle</w:t>
      </w:r>
      <w:proofErr w:type="spellEnd"/>
      <w:r w:rsidR="00313D52">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313D52">
        <w:fldChar w:fldCharType="separate"/>
      </w:r>
      <w:r w:rsidR="00FB28D7" w:rsidRPr="00FB28D7">
        <w:rPr>
          <w:noProof/>
        </w:rPr>
        <w:t>[11]</w:t>
      </w:r>
      <w:r w:rsidR="00313D52">
        <w:fldChar w:fldCharType="end"/>
      </w:r>
      <w:r w:rsidR="008A184D" w:rsidRPr="00313D52">
        <w:t>.</w:t>
      </w:r>
    </w:p>
    <w:p w14:paraId="7A81D638" w14:textId="77777777" w:rsidR="00992BA7" w:rsidRDefault="00992BA7" w:rsidP="004833B4"/>
    <w:p w14:paraId="7B711046" w14:textId="545A694D" w:rsidR="00992BA7" w:rsidRPr="00FA1763" w:rsidRDefault="00FA1763" w:rsidP="00FA1763">
      <w:pPr>
        <w:pStyle w:val="Ttulo2"/>
      </w:pPr>
      <w:bookmarkStart w:id="81" w:name="_Toc207808950"/>
      <w:r w:rsidRPr="00FA1763">
        <w:t>4.</w:t>
      </w:r>
      <w:r>
        <w:t xml:space="preserve">5 </w:t>
      </w:r>
      <w:r w:rsidR="00992BA7" w:rsidRPr="00FA1763">
        <w:t>Desarrollo</w:t>
      </w:r>
      <w:bookmarkEnd w:id="81"/>
    </w:p>
    <w:p w14:paraId="5ACD65BF" w14:textId="77777777" w:rsidR="008A184D" w:rsidRDefault="008A184D" w:rsidP="004833B4"/>
    <w:p w14:paraId="6E5B9D6D" w14:textId="43CD1645" w:rsidR="008A184D" w:rsidRPr="00E425BC" w:rsidRDefault="00FA1763" w:rsidP="00FA1763">
      <w:pPr>
        <w:pStyle w:val="Ttulo3"/>
      </w:pPr>
      <w:bookmarkStart w:id="82" w:name="_Toc207808951"/>
      <w:r>
        <w:t xml:space="preserve">4.5.1 </w:t>
      </w:r>
      <w:r w:rsidR="008A184D" w:rsidRPr="00E425BC">
        <w:t>Plan de pruebas</w:t>
      </w:r>
      <w:bookmarkEnd w:id="82"/>
    </w:p>
    <w:p w14:paraId="67B7D4CD" w14:textId="77777777" w:rsidR="008A184D" w:rsidRDefault="008A184D" w:rsidP="004833B4"/>
    <w:p w14:paraId="5E1D4DB3" w14:textId="5ADCCBA7" w:rsidR="00ED0C8C" w:rsidRDefault="00A93A58" w:rsidP="00A93A58">
      <w:pPr>
        <w:ind w:firstLine="1"/>
        <w:jc w:val="both"/>
      </w:pPr>
      <w:r>
        <w:t>Durante el desarrollo de la tesis sucedió que desde</w:t>
      </w:r>
      <w:r w:rsidR="00ED0C8C">
        <w:t xml:space="preserve"> el primero de Julio de 2023 la </w:t>
      </w:r>
      <w:r w:rsidR="0030410D">
        <w:rPr>
          <w:color w:val="000000"/>
        </w:rPr>
        <w:t xml:space="preserve">herramienta </w:t>
      </w:r>
      <w:r w:rsidR="00ED0C8C">
        <w:t xml:space="preserve">Universal </w:t>
      </w:r>
      <w:proofErr w:type="spellStart"/>
      <w:r w:rsidR="00ED0C8C">
        <w:t>Analytics</w:t>
      </w:r>
      <w:proofErr w:type="spellEnd"/>
      <w:r w:rsidR="00156129">
        <w:t xml:space="preserve"> (UA)</w:t>
      </w:r>
      <w:r w:rsidR="00ED0C8C">
        <w:t xml:space="preserve"> dejó de registrar datos de las páginas web, </w:t>
      </w:r>
      <w:r w:rsidR="00156129">
        <w:t>siendo</w:t>
      </w:r>
      <w:r w:rsidR="00ED0C8C">
        <w:t xml:space="preserve"> </w:t>
      </w:r>
      <w:r w:rsidRPr="00A93A58">
        <w:t xml:space="preserve">Google </w:t>
      </w:r>
      <w:proofErr w:type="spellStart"/>
      <w:r w:rsidRPr="00A93A58">
        <w:t>Analytics</w:t>
      </w:r>
      <w:proofErr w:type="spellEnd"/>
      <w:r w:rsidRPr="00A93A58">
        <w:t xml:space="preserve"> 4 (GA4)</w:t>
      </w:r>
      <w:r>
        <w:t xml:space="preserve"> la nueva generación que continuará registrando los datos del tráfico web de las páginas de la Universidad, por lo tanto en el plan de prueba</w:t>
      </w:r>
      <w:r w:rsidR="00156129">
        <w:t>s</w:t>
      </w:r>
      <w:r>
        <w:t xml:space="preserve"> se tendrán en cuenta estos cambios, teniendo como prioridad los datos de UA ya que es de donde se pueden obtener mayor cantidad de datos históricos para entrenar los modelos, sin embargo, se plantearon pruebas con los datos de GA4, a modo de poder ver el rendimiento </w:t>
      </w:r>
      <w:r w:rsidR="005F5361">
        <w:t xml:space="preserve">de los modelos </w:t>
      </w:r>
      <w:r>
        <w:t>con los datos de la nueva generación</w:t>
      </w:r>
      <w:r w:rsidR="005F5361">
        <w:t>.</w:t>
      </w:r>
    </w:p>
    <w:p w14:paraId="533C5895" w14:textId="77777777" w:rsidR="00ED0C8C" w:rsidRDefault="00ED0C8C" w:rsidP="00897BB8">
      <w:pPr>
        <w:jc w:val="both"/>
      </w:pPr>
    </w:p>
    <w:p w14:paraId="61B766B2" w14:textId="1239EA90" w:rsidR="00E425BC" w:rsidRDefault="00E425BC" w:rsidP="00897BB8">
      <w:pPr>
        <w:jc w:val="both"/>
      </w:pPr>
      <w:r>
        <w:t>El plan de prueba consiste</w:t>
      </w:r>
      <w:r w:rsidR="00156129">
        <w:t xml:space="preserve"> en</w:t>
      </w:r>
      <w:r>
        <w:t xml:space="preserve"> </w:t>
      </w:r>
      <w:r w:rsidR="00D17FCD">
        <w:t xml:space="preserve">generar varios modelos GRU con la arquitectura </w:t>
      </w:r>
      <w:r w:rsidR="00D17FCD" w:rsidRPr="0000230C">
        <w:t>seq2seq</w:t>
      </w:r>
      <w:r w:rsidR="00D17FCD">
        <w:t xml:space="preserve">, y se </w:t>
      </w:r>
      <w:r w:rsidR="00F90140">
        <w:t xml:space="preserve">miden </w:t>
      </w:r>
      <w:r w:rsidR="00D17FCD">
        <w:t>usando</w:t>
      </w:r>
      <w:r w:rsidR="00D17FCD" w:rsidRPr="00D17FCD">
        <w:t xml:space="preserve"> </w:t>
      </w:r>
      <w:r w:rsidR="00D17FCD">
        <w:t>la</w:t>
      </w:r>
      <w:r w:rsidR="00F90140">
        <w:t>s</w:t>
      </w:r>
      <w:r w:rsidR="00D17FCD">
        <w:t xml:space="preserve"> métrica</w:t>
      </w:r>
      <w:r w:rsidR="00A1156C">
        <w:t>s</w:t>
      </w:r>
      <w:r w:rsidR="00D17FCD">
        <w:t xml:space="preserve"> </w:t>
      </w:r>
      <w:r w:rsidR="00A1156C">
        <w:t xml:space="preserve">MAE,RMSE y </w:t>
      </w:r>
      <w:r w:rsidR="00D17FCD">
        <w:t>SMAPE, en primera instan</w:t>
      </w:r>
      <w:r w:rsidR="00172FBB">
        <w:t xml:space="preserve">cia se utilizarán los datos de </w:t>
      </w:r>
      <w:r w:rsidR="009C1EFE">
        <w:rPr>
          <w:rFonts w:eastAsiaTheme="majorEastAsia"/>
        </w:rPr>
        <w:t xml:space="preserve">TUM </w:t>
      </w:r>
      <w:proofErr w:type="spellStart"/>
      <w:r w:rsidR="00ED0C8C">
        <w:t>T</w:t>
      </w:r>
      <w:r w:rsidR="00D17FCD">
        <w:t>ransmedia</w:t>
      </w:r>
      <w:proofErr w:type="spellEnd"/>
      <w:r w:rsidR="00D17FCD">
        <w:t xml:space="preserve"> de UA, posteriormente se utilizará el </w:t>
      </w:r>
      <w:r w:rsidR="00E4699B">
        <w:t xml:space="preserve">mejor </w:t>
      </w:r>
      <w:r w:rsidR="00D17FCD">
        <w:t>mod</w:t>
      </w:r>
      <w:r w:rsidR="009C1EFE">
        <w:t xml:space="preserve">elo resultante en los datos de </w:t>
      </w:r>
      <w:r w:rsidR="009C1EFE">
        <w:rPr>
          <w:rFonts w:eastAsiaTheme="majorEastAsia"/>
        </w:rPr>
        <w:t xml:space="preserve">TUM </w:t>
      </w:r>
      <w:proofErr w:type="spellStart"/>
      <w:r w:rsidR="00ED0C8C">
        <w:t>T</w:t>
      </w:r>
      <w:r w:rsidR="00D17FCD">
        <w:t>ransmedia</w:t>
      </w:r>
      <w:proofErr w:type="spellEnd"/>
      <w:r w:rsidR="00D17FCD">
        <w:t xml:space="preserve"> de GA</w:t>
      </w:r>
      <w:r w:rsidR="00E4699B">
        <w:t>4,</w:t>
      </w:r>
      <w:r w:rsidR="00D17FCD">
        <w:t xml:space="preserve"> </w:t>
      </w:r>
      <w:r w:rsidR="00E4699B">
        <w:t>también</w:t>
      </w:r>
      <w:r w:rsidR="00C724B5">
        <w:t xml:space="preserve"> se probará</w:t>
      </w:r>
      <w:r w:rsidR="00E4699B">
        <w:t xml:space="preserve"> en</w:t>
      </w:r>
      <w:r w:rsidR="00D17FCD">
        <w:t xml:space="preserve"> </w:t>
      </w:r>
      <w:r w:rsidR="00E4699B">
        <w:t xml:space="preserve">los datos de </w:t>
      </w:r>
      <w:r w:rsidR="00ED0C8C">
        <w:t xml:space="preserve">Editorial Universitaria </w:t>
      </w:r>
      <w:r w:rsidR="00E4699B">
        <w:t xml:space="preserve">UA y el mejor modelo resultante de </w:t>
      </w:r>
      <w:r w:rsidR="00ED0C8C">
        <w:t xml:space="preserve">Editorial Universitaria </w:t>
      </w:r>
      <w:r w:rsidR="00E4699B">
        <w:t xml:space="preserve">UA se utilizará para generar un modelo </w:t>
      </w:r>
      <w:r w:rsidR="00A1156C">
        <w:t xml:space="preserve">y probarlo </w:t>
      </w:r>
      <w:r w:rsidR="00E4699B">
        <w:t xml:space="preserve">con los datos de </w:t>
      </w:r>
      <w:r w:rsidR="00ED0C8C">
        <w:t xml:space="preserve">Editorial Universitaria </w:t>
      </w:r>
      <w:r w:rsidR="00E4699B">
        <w:t>GA4.</w:t>
      </w:r>
    </w:p>
    <w:p w14:paraId="5215B336" w14:textId="77777777" w:rsidR="00ED0C8C" w:rsidRDefault="00ED0C8C" w:rsidP="00897BB8">
      <w:pPr>
        <w:jc w:val="both"/>
      </w:pPr>
    </w:p>
    <w:p w14:paraId="3F9D44A9" w14:textId="227B093B" w:rsidR="00D8103E" w:rsidRDefault="00C724B5" w:rsidP="00897BB8">
      <w:pPr>
        <w:jc w:val="both"/>
      </w:pPr>
      <w:r>
        <w:t>Como</w:t>
      </w:r>
      <w:r w:rsidR="00D8103E">
        <w:t xml:space="preserve"> </w:t>
      </w:r>
      <w:r w:rsidR="00FE6814">
        <w:t>función de p</w:t>
      </w:r>
      <w:r>
        <w:t>é</w:t>
      </w:r>
      <w:r w:rsidR="00FE6814">
        <w:t>rdida</w:t>
      </w:r>
      <w:r w:rsidR="00D8103E">
        <w:t xml:space="preserve"> de los modelos se uti</w:t>
      </w:r>
      <w:r>
        <w:t>liz</w:t>
      </w:r>
      <w:r w:rsidR="00E60813">
        <w:t>a</w:t>
      </w:r>
      <w:r w:rsidR="00E97DE6">
        <w:t xml:space="preserve"> </w:t>
      </w:r>
      <w:r w:rsidR="00C22747">
        <w:t>la función de p</w:t>
      </w:r>
      <w:r w:rsidR="006B2836">
        <w:t>é</w:t>
      </w:r>
      <w:r w:rsidR="00C22747">
        <w:t>rdida de</w:t>
      </w:r>
      <w:r w:rsidR="00E97DE6">
        <w:t xml:space="preserve"> Huber</w:t>
      </w:r>
      <w:r w:rsidR="00C22747">
        <w:fldChar w:fldCharType="begin" w:fldLock="1"/>
      </w:r>
      <w:r w:rsidR="007836C7">
        <w:instrText>ADDIN CSL_CITATION {"citationItems":[{"id":"ITEM-1","itemData":{"DOI":"10.1007/978-1-4612-4380-9_35","ISBN":"978-1-4612-4380-9","abstract":"This paper contains a new approach toward a theory of robust estimation; it treats in detail the asymptotic theory of estimating a location parameter for contaminated normal distributions, and exhibits estimators---intermediaries between sample mean and sample median---that are asymptotically most robust (in a sense to be specified) among all translation invariant estimators. For the general background, see Tukey (1960) (p. 448 ff.)","author":[{"dropping-particle":"","family":"Huber","given":"Peter J","non-dropping-particle":"","parse-names":false,"suffix":""}],"container-title":"Breakthroughs in Statistics: Methodology and Distribution","editor":[{"dropping-particle":"","family":"Kotz","given":"Samuel","non-dropping-particle":"","parse-names":false,"suffix":""},{"dropping-particle":"","family":"Johnson","given":"Norman L","non-dropping-particle":"","parse-names":false,"suffix":""}],"id":"ITEM-1","issued":{"date-parts":[["1992"]]},"page":"492-518","publisher":"Springer New York","publisher-place":"New York, NY","title":"Robust Estimation of a Location Parameter","type":"chapter"},"uris":["http://www.mendeley.com/documents/?uuid=e7764395-8ead-4d49-b540-ccb202a271b5"]}],"mendeley":{"formattedCitation":"[9]","plainTextFormattedCitation":"[9]","previouslyFormattedCitation":"[9]"},"properties":{"noteIndex":0},"schema":"https://github.com/citation-style-language/schema/raw/master/csl-citation.json"}</w:instrText>
      </w:r>
      <w:r w:rsidR="00C22747">
        <w:fldChar w:fldCharType="separate"/>
      </w:r>
      <w:r w:rsidR="00FB28D7" w:rsidRPr="00FB28D7">
        <w:rPr>
          <w:noProof/>
        </w:rPr>
        <w:t>[9]</w:t>
      </w:r>
      <w:r w:rsidR="00C22747">
        <w:fldChar w:fldCharType="end"/>
      </w:r>
      <w:r w:rsidR="00E97DE6">
        <w:t xml:space="preserve"> </w:t>
      </w:r>
      <w:r w:rsidR="00D8103E">
        <w:t>utilizado en este documento científico</w:t>
      </w:r>
      <w:r w:rsidR="004600DC">
        <w:t xml:space="preserve"> </w:t>
      </w:r>
      <w:r w:rsidR="004600DC">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4600DC">
        <w:fldChar w:fldCharType="separate"/>
      </w:r>
      <w:r w:rsidR="00FB28D7" w:rsidRPr="00FB28D7">
        <w:rPr>
          <w:noProof/>
        </w:rPr>
        <w:t>[7]</w:t>
      </w:r>
      <w:r w:rsidR="004600DC">
        <w:fldChar w:fldCharType="end"/>
      </w:r>
      <w:r w:rsidR="00D8103E">
        <w:t xml:space="preserve"> y </w:t>
      </w:r>
      <w:r>
        <w:t>también se utiliz</w:t>
      </w:r>
      <w:r w:rsidR="00E60813">
        <w:t>a</w:t>
      </w:r>
      <w:r>
        <w:t xml:space="preserve"> </w:t>
      </w:r>
      <w:r w:rsidR="00D8103E">
        <w:t>MAE</w:t>
      </w:r>
      <w:r>
        <w:t xml:space="preserve"> como función de p</w:t>
      </w:r>
      <w:r w:rsidR="006B2836">
        <w:t>é</w:t>
      </w:r>
      <w:r>
        <w:t>rdida</w:t>
      </w:r>
      <w:r w:rsidR="00D8103E">
        <w:t xml:space="preserve">, esto a nivel entrenamiento y prueba, </w:t>
      </w:r>
      <w:r w:rsidR="00423EBE">
        <w:t xml:space="preserve">una vez los modelos </w:t>
      </w:r>
      <w:r w:rsidR="00E60813">
        <w:t>estén</w:t>
      </w:r>
      <w:r w:rsidR="00E64D8C">
        <w:t xml:space="preserve"> </w:t>
      </w:r>
      <w:r w:rsidR="00423EBE">
        <w:t xml:space="preserve">entrenados se </w:t>
      </w:r>
      <w:r w:rsidR="00423EBE">
        <w:lastRenderedPageBreak/>
        <w:t>mid</w:t>
      </w:r>
      <w:r w:rsidR="00E60813">
        <w:t>e</w:t>
      </w:r>
      <w:r w:rsidR="00FE6814">
        <w:t xml:space="preserve"> el rendimiento </w:t>
      </w:r>
      <w:r w:rsidR="00D8103E">
        <w:t>usando la</w:t>
      </w:r>
      <w:r w:rsidR="00E64D8C">
        <w:t>s</w:t>
      </w:r>
      <w:r w:rsidR="00D8103E">
        <w:t xml:space="preserve"> métrica</w:t>
      </w:r>
      <w:r w:rsidR="00E64D8C">
        <w:t>s</w:t>
      </w:r>
      <w:r w:rsidR="00D8103E">
        <w:t xml:space="preserve"> MAE,R</w:t>
      </w:r>
      <w:r w:rsidR="00156129">
        <w:t xml:space="preserve">MSE y SMAPE sobre los datos </w:t>
      </w:r>
      <w:proofErr w:type="spellStart"/>
      <w:r w:rsidR="00156129">
        <w:t>desn</w:t>
      </w:r>
      <w:r w:rsidR="00D8103E">
        <w:t>or</w:t>
      </w:r>
      <w:r w:rsidR="00156129">
        <w:t>m</w:t>
      </w:r>
      <w:r w:rsidR="00D8103E">
        <w:t>alizados</w:t>
      </w:r>
      <w:proofErr w:type="spellEnd"/>
      <w:r w:rsidR="00D8103E">
        <w:t>.</w:t>
      </w:r>
    </w:p>
    <w:p w14:paraId="13A72017" w14:textId="77777777" w:rsidR="004600DC" w:rsidRDefault="004600DC" w:rsidP="00897BB8">
      <w:pPr>
        <w:jc w:val="both"/>
      </w:pPr>
    </w:p>
    <w:p w14:paraId="0D86D2CC" w14:textId="170FC332" w:rsidR="004600DC" w:rsidRDefault="004600DC" w:rsidP="00897BB8">
      <w:pPr>
        <w:jc w:val="both"/>
      </w:pPr>
      <w:r>
        <w:t xml:space="preserve">Un SMAPE aceptable de acuerdo a </w:t>
      </w:r>
      <w:r>
        <w:fldChar w:fldCharType="begin" w:fldLock="1"/>
      </w:r>
      <w:r>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fldChar w:fldCharType="separate"/>
      </w:r>
      <w:r w:rsidRPr="004600DC">
        <w:rPr>
          <w:noProof/>
        </w:rPr>
        <w:t>[1]</w:t>
      </w:r>
      <w:r>
        <w:fldChar w:fldCharType="end"/>
      </w:r>
      <w:r>
        <w:t xml:space="preserve">  </w:t>
      </w:r>
      <w:r w:rsidR="00FE6814">
        <w:t>es alrededor o por debajo de</w:t>
      </w:r>
      <w:r>
        <w:t xml:space="preserve"> </w:t>
      </w:r>
      <w:r w:rsidR="007F03EF">
        <w:t>0.349</w:t>
      </w:r>
      <w:r>
        <w:t xml:space="preserve">,  mientras que un MAE aceptable de acuerdo a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00FB28D7" w:rsidRPr="00FB28D7">
        <w:rPr>
          <w:noProof/>
        </w:rPr>
        <w:t>[7]</w:t>
      </w:r>
      <w:r>
        <w:fldChar w:fldCharType="end"/>
      </w:r>
      <w:r>
        <w:t xml:space="preserve"> es por debajo de </w:t>
      </w:r>
      <w:r w:rsidR="00156129">
        <w:t>30, estos fueron los valores a tener en cuenta a la hora de medir el rendimiento de los modelos.</w:t>
      </w:r>
    </w:p>
    <w:p w14:paraId="3F9110ED" w14:textId="735C18BC" w:rsidR="00ED0C8C" w:rsidRDefault="00ED0C8C">
      <w:pPr>
        <w:spacing w:after="160" w:line="259" w:lineRule="auto"/>
      </w:pPr>
    </w:p>
    <w:p w14:paraId="392A3813" w14:textId="2C98BA0B" w:rsidR="00E06F71" w:rsidRDefault="00FA1763" w:rsidP="00FA1763">
      <w:pPr>
        <w:pStyle w:val="Ttulo3"/>
      </w:pPr>
      <w:bookmarkStart w:id="83" w:name="_Toc207808952"/>
      <w:r>
        <w:t xml:space="preserve">4.5.2 </w:t>
      </w:r>
      <w:r w:rsidR="00E06F71" w:rsidRPr="00E06F71">
        <w:t xml:space="preserve">Construcción de los </w:t>
      </w:r>
      <w:r w:rsidR="00432874">
        <w:t>M</w:t>
      </w:r>
      <w:r w:rsidR="00E06F71" w:rsidRPr="00E06F71">
        <w:t>odelos</w:t>
      </w:r>
      <w:bookmarkEnd w:id="83"/>
    </w:p>
    <w:p w14:paraId="7EA39D2A" w14:textId="77777777" w:rsidR="00E06F71" w:rsidRDefault="00E06F71" w:rsidP="00503E8E"/>
    <w:p w14:paraId="46BDE5CD" w14:textId="29D9BE8B" w:rsidR="00D17FCD" w:rsidRDefault="00746E92" w:rsidP="00897BB8">
      <w:pPr>
        <w:jc w:val="both"/>
      </w:pPr>
      <w:r>
        <w:t xml:space="preserve">En esta sección se detallan las características de los modelos generados, básicamente en primera instancia se </w:t>
      </w:r>
      <w:r w:rsidR="00D17FCD">
        <w:t>generar</w:t>
      </w:r>
      <w:r w:rsidR="00EE0457">
        <w:t>a</w:t>
      </w:r>
      <w:r>
        <w:t>n</w:t>
      </w:r>
      <w:r w:rsidR="00D17FCD">
        <w:t xml:space="preserve">  modelos </w:t>
      </w:r>
      <w:r w:rsidR="00541D7F">
        <w:t>utilizando el</w:t>
      </w:r>
      <w:r w:rsidR="00D17FCD">
        <w:t xml:space="preserve"> </w:t>
      </w:r>
      <w:r>
        <w:t xml:space="preserve">algoritmo de </w:t>
      </w:r>
      <w:r w:rsidR="00533DDD">
        <w:t xml:space="preserve">ajuste de </w:t>
      </w:r>
      <w:proofErr w:type="spellStart"/>
      <w:r w:rsidR="00533DDD">
        <w:t>hiperparametros</w:t>
      </w:r>
      <w:proofErr w:type="spellEnd"/>
      <w:r w:rsidR="00533DDD">
        <w:t xml:space="preserve">, siendo </w:t>
      </w:r>
      <w:r w:rsidR="00541D7F">
        <w:t>el</w:t>
      </w:r>
      <w:r w:rsidR="00533DDD">
        <w:t xml:space="preserve"> </w:t>
      </w:r>
      <w:r w:rsidR="00541D7F">
        <w:t>algoritmo</w:t>
      </w:r>
      <w:r w:rsidR="00156129">
        <w:t xml:space="preserve"> utilizado el algor</w:t>
      </w:r>
      <w:r w:rsidR="000A2DE0">
        <w:t>i</w:t>
      </w:r>
      <w:r w:rsidR="00156129">
        <w:t>tmo</w:t>
      </w:r>
      <w:r w:rsidR="00533DDD">
        <w:t xml:space="preserve"> </w:t>
      </w:r>
      <w:proofErr w:type="spellStart"/>
      <w:r w:rsidR="00D17FCD" w:rsidRPr="000A2DE0">
        <w:t>Hyperband</w:t>
      </w:r>
      <w:proofErr w:type="spellEnd"/>
      <w:r w:rsidR="00187A12">
        <w:t>.</w:t>
      </w:r>
      <w:r>
        <w:t xml:space="preserve"> </w:t>
      </w:r>
      <w:r w:rsidR="00541D7F">
        <w:t>En las pruebas realizadas se busca obtener los mejores valores de l</w:t>
      </w:r>
      <w:r w:rsidR="00423EBE">
        <w:t xml:space="preserve">os parámetros e </w:t>
      </w:r>
      <w:proofErr w:type="spellStart"/>
      <w:r w:rsidR="00423EBE">
        <w:t>hiperparametros</w:t>
      </w:r>
      <w:proofErr w:type="spellEnd"/>
      <w:r w:rsidR="00423EBE">
        <w:t xml:space="preserve"> del modelo.</w:t>
      </w:r>
    </w:p>
    <w:p w14:paraId="2265BD74" w14:textId="77777777" w:rsidR="00B653D1" w:rsidRDefault="00B653D1" w:rsidP="00897BB8">
      <w:pPr>
        <w:jc w:val="both"/>
      </w:pPr>
    </w:p>
    <w:p w14:paraId="10157035" w14:textId="280C0477" w:rsidR="002D0C78" w:rsidRDefault="00B653D1" w:rsidP="00825A69">
      <w:pPr>
        <w:jc w:val="both"/>
      </w:pPr>
      <w:r>
        <w:t xml:space="preserve">Se </w:t>
      </w:r>
      <w:r w:rsidR="000B5EC2">
        <w:t>utiliza</w:t>
      </w:r>
      <w:r>
        <w:t xml:space="preserve"> </w:t>
      </w:r>
      <w:r w:rsidR="000F4D68">
        <w:t>la arquitectura</w:t>
      </w:r>
      <w:r w:rsidR="00C21967">
        <w:t xml:space="preserve"> </w:t>
      </w:r>
      <w:r w:rsidR="00C21967">
        <w:rPr>
          <w:color w:val="000000"/>
        </w:rPr>
        <w:t>Secuencia a Secuencia con Redes Neuronales -</w:t>
      </w:r>
      <w:r w:rsidR="000F4D68">
        <w:t xml:space="preserve"> </w:t>
      </w:r>
      <w:r w:rsidRPr="009F651F">
        <w:t>RNN seq2seq</w:t>
      </w:r>
      <w:r w:rsidR="00FB28D7">
        <w:fldChar w:fldCharType="begin" w:fldLock="1"/>
      </w:r>
      <w:r w:rsidR="00B804B3">
        <w:instrText>ADDIN CSL_CITATION {"citationItems":[{"id":"ITEM-1","itemData":{"ISSN":"10495258","abstract":"Deep Neural Networks (DNNs) are powerful models that have achieved excellent performance on difficult learning tasks. Although DNNs work well whenever large labeled training sets are available, they cannot be used to map sequences to sequences. In this paper, we present a general end-to-end approach to sequence learning that makes minimal assumptions on the sequence structure. Our method uses a multilayered Long Short-Term Memory (LSTM) to map the input sequence to a vector of a fixed dimensionality, and then another deep LSTM to decode the target sequence from the vector. Our main result is that on an English to French translation task from the WMT'14 dataset, the translations produced by the LSTM achieve a BLEU score of 34.8 on the entire test set, where the LSTM's BLEU score was penalized on out-of-vocabulary words. Additionally, the LSTM did not have difficulty on long sentences. For comparison, a phrase-based SMT system achieves a BLEU score of 33.3 on the same dataset. When we used the LSTM to rerank the 1000 hypotheses produced by the aforementioned SMT system, its BLEU score increases to 36.5, which is close to the previous best result on this task. The LSTM also learned sensible phrase and sentence representations that are sensitive to word order and are relatively invariant to the active and the passive voice. Finally, we found that reversing the order of the words in all source sentences (but not target sentences) improved the LSTM's performance markedly, because doing so introduced many short term dependencies between the source and the target sentence which made the optimization problem easier.","author":[{"dropping-particle":"","family":"Sutskever","given":"Ilya","non-dropping-particle":"","parse-names":false,"suffix":""},{"dropping-particle":"","family":"Vinyals","given":"Oriol","non-dropping-particle":"","parse-names":false,"suffix":""},{"dropping-particle":"V.","family":"Le","given":"Quoc","non-dropping-particle":"","parse-names":false,"suffix":""}],"container-title":"Advances in Neural Information Processing Systems","id":"ITEM-1","issue":"January","issued":{"date-parts":[["2014"]]},"page":"3104-3112","title":"Sequence to sequence learning with neural networks","type":"article-journal","volume":"4"},"uris":["http://www.mendeley.com/documents/?uuid=900eeeab-f30d-46f4-a5d8-62722aafdcce"]}],"mendeley":{"formattedCitation":"[48]","plainTextFormattedCitation":"[48]","previouslyFormattedCitation":"[48]"},"properties":{"noteIndex":0},"schema":"https://github.com/citation-style-language/schema/raw/master/csl-citation.json"}</w:instrText>
      </w:r>
      <w:r w:rsidR="00FB28D7">
        <w:fldChar w:fldCharType="separate"/>
      </w:r>
      <w:r w:rsidR="00F30290" w:rsidRPr="00F30290">
        <w:rPr>
          <w:noProof/>
        </w:rPr>
        <w:t>[48]</w:t>
      </w:r>
      <w:r w:rsidR="00FB28D7">
        <w:fldChar w:fldCharType="end"/>
      </w:r>
      <w:r w:rsidR="00C21967">
        <w:t xml:space="preserve"> </w:t>
      </w:r>
      <w:r w:rsidR="00C21967">
        <w:rPr>
          <w:i/>
          <w:iCs/>
          <w:color w:val="000000"/>
        </w:rPr>
        <w:t>“</w:t>
      </w:r>
      <w:proofErr w:type="spellStart"/>
      <w:r w:rsidR="00C21967">
        <w:rPr>
          <w:i/>
          <w:iCs/>
          <w:color w:val="000000"/>
        </w:rPr>
        <w:t>Sequence</w:t>
      </w:r>
      <w:proofErr w:type="spellEnd"/>
      <w:r w:rsidR="00C21967">
        <w:rPr>
          <w:i/>
          <w:iCs/>
          <w:color w:val="000000"/>
        </w:rPr>
        <w:t xml:space="preserve"> to </w:t>
      </w:r>
      <w:proofErr w:type="spellStart"/>
      <w:r w:rsidR="00C21967">
        <w:rPr>
          <w:i/>
          <w:iCs/>
          <w:color w:val="000000"/>
        </w:rPr>
        <w:t>sequence</w:t>
      </w:r>
      <w:proofErr w:type="spellEnd"/>
      <w:r w:rsidR="00C21967">
        <w:rPr>
          <w:i/>
          <w:iCs/>
          <w:color w:val="000000"/>
        </w:rPr>
        <w:t xml:space="preserve"> </w:t>
      </w:r>
      <w:proofErr w:type="spellStart"/>
      <w:r w:rsidR="00C21967">
        <w:rPr>
          <w:i/>
          <w:iCs/>
          <w:color w:val="000000"/>
        </w:rPr>
        <w:t>learning</w:t>
      </w:r>
      <w:proofErr w:type="spellEnd"/>
      <w:r w:rsidR="00C21967">
        <w:rPr>
          <w:i/>
          <w:iCs/>
          <w:color w:val="000000"/>
        </w:rPr>
        <w:t xml:space="preserve"> </w:t>
      </w:r>
      <w:proofErr w:type="spellStart"/>
      <w:r w:rsidR="00C21967">
        <w:rPr>
          <w:i/>
          <w:iCs/>
          <w:color w:val="000000"/>
        </w:rPr>
        <w:t>with</w:t>
      </w:r>
      <w:proofErr w:type="spellEnd"/>
      <w:r w:rsidR="00C21967">
        <w:rPr>
          <w:i/>
          <w:iCs/>
          <w:color w:val="000000"/>
        </w:rPr>
        <w:t xml:space="preserve"> neural </w:t>
      </w:r>
      <w:proofErr w:type="spellStart"/>
      <w:r w:rsidR="00C21967">
        <w:rPr>
          <w:i/>
          <w:iCs/>
          <w:color w:val="000000"/>
        </w:rPr>
        <w:t>networks</w:t>
      </w:r>
      <w:proofErr w:type="spellEnd"/>
      <w:r w:rsidR="00C21967">
        <w:rPr>
          <w:i/>
          <w:iCs/>
          <w:color w:val="000000"/>
        </w:rPr>
        <w:t>”</w:t>
      </w:r>
      <w:r>
        <w:rPr>
          <w:i/>
        </w:rPr>
        <w:t xml:space="preserve">, </w:t>
      </w:r>
      <w:r w:rsidRPr="00B653D1">
        <w:t>donde el</w:t>
      </w:r>
      <w:r>
        <w:rPr>
          <w:i/>
        </w:rPr>
        <w:t xml:space="preserve"> </w:t>
      </w:r>
      <w:proofErr w:type="spellStart"/>
      <w:r>
        <w:rPr>
          <w:i/>
        </w:rPr>
        <w:t>encoder</w:t>
      </w:r>
      <w:proofErr w:type="spellEnd"/>
      <w:r>
        <w:rPr>
          <w:i/>
        </w:rPr>
        <w:t xml:space="preserve"> </w:t>
      </w:r>
      <w:r w:rsidRPr="00B653D1">
        <w:t xml:space="preserve">se encarga de </w:t>
      </w:r>
      <w:r>
        <w:t>leer</w:t>
      </w:r>
      <w:r w:rsidRPr="00B653D1">
        <w:t xml:space="preserve"> la secuencia de entrada y actualizar sus estados ocultos</w:t>
      </w:r>
      <w:r>
        <w:t xml:space="preserve">, el ultimo estado oculto es la salida del </w:t>
      </w:r>
      <w:proofErr w:type="spellStart"/>
      <w:r w:rsidRPr="00B653D1">
        <w:rPr>
          <w:i/>
        </w:rPr>
        <w:t>encoder</w:t>
      </w:r>
      <w:proofErr w:type="spellEnd"/>
      <w:r w:rsidR="0075244E">
        <w:rPr>
          <w:i/>
        </w:rPr>
        <w:t xml:space="preserve"> </w:t>
      </w:r>
      <w:r w:rsidR="0075244E" w:rsidRPr="0075244E">
        <w:t xml:space="preserve">también llamado </w:t>
      </w:r>
      <w:r>
        <w:t xml:space="preserve">vector de contexto, se usa una capa </w:t>
      </w:r>
      <w:proofErr w:type="spellStart"/>
      <w:r w:rsidRPr="00B653D1">
        <w:rPr>
          <w:i/>
        </w:rPr>
        <w:t>RepeatVector</w:t>
      </w:r>
      <w:proofErr w:type="spellEnd"/>
      <w:r w:rsidR="00C53E05">
        <w:rPr>
          <w:i/>
        </w:rPr>
        <w:t xml:space="preserve"> </w:t>
      </w:r>
      <w:r w:rsidR="00C53E05" w:rsidRPr="00C53E05">
        <w:t>de</w:t>
      </w:r>
      <w:r w:rsidR="00C53E05">
        <w:rPr>
          <w:i/>
        </w:rPr>
        <w:t xml:space="preserve"> </w:t>
      </w:r>
      <w:proofErr w:type="spellStart"/>
      <w:r w:rsidR="00C53E05" w:rsidRPr="00C53E05">
        <w:t>Keras</w:t>
      </w:r>
      <w:proofErr w:type="spellEnd"/>
      <w:r w:rsidR="0075244E">
        <w:rPr>
          <w:i/>
        </w:rPr>
        <w:fldChar w:fldCharType="begin" w:fldLock="1"/>
      </w:r>
      <w:r w:rsidR="00CB38B5">
        <w:rPr>
          <w:i/>
        </w:rPr>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eviouslyFormattedCitation":"[33]"},"properties":{"noteIndex":0},"schema":"https://github.com/citation-style-language/schema/raw/master/csl-citation.json"}</w:instrText>
      </w:r>
      <w:r w:rsidR="0075244E">
        <w:rPr>
          <w:i/>
        </w:rPr>
        <w:fldChar w:fldCharType="separate"/>
      </w:r>
      <w:r w:rsidR="009D2820" w:rsidRPr="009D2820">
        <w:rPr>
          <w:noProof/>
        </w:rPr>
        <w:t>[33]</w:t>
      </w:r>
      <w:r w:rsidR="0075244E">
        <w:rPr>
          <w:i/>
        </w:rPr>
        <w:fldChar w:fldCharType="end"/>
      </w:r>
      <w:r w:rsidR="0075244E">
        <w:rPr>
          <w:i/>
        </w:rPr>
        <w:t xml:space="preserve">, </w:t>
      </w:r>
      <w:r w:rsidR="00970254">
        <w:t xml:space="preserve">la misma </w:t>
      </w:r>
      <w:r w:rsidR="0075244E" w:rsidRPr="0075244E">
        <w:t xml:space="preserve">se </w:t>
      </w:r>
      <w:r w:rsidR="0075244E">
        <w:t xml:space="preserve">encarga de repetir el vector de contexto </w:t>
      </w:r>
      <w:r w:rsidR="00970254">
        <w:t>según la cantidad de días a futuro que se desea pronosticar</w:t>
      </w:r>
      <w:r w:rsidR="0075244E">
        <w:t xml:space="preserve"> (en </w:t>
      </w:r>
      <w:r w:rsidR="00970254">
        <w:t>el presente caso de estudio</w:t>
      </w:r>
      <w:r w:rsidR="0075244E">
        <w:t xml:space="preserve"> es</w:t>
      </w:r>
      <w:r w:rsidR="00970254">
        <w:t xml:space="preserve"> de</w:t>
      </w:r>
      <w:r w:rsidR="0075244E">
        <w:t xml:space="preserve"> 60), la salida del </w:t>
      </w:r>
      <w:proofErr w:type="spellStart"/>
      <w:r w:rsidR="0075244E" w:rsidRPr="00B653D1">
        <w:rPr>
          <w:i/>
        </w:rPr>
        <w:t>RepeatVector</w:t>
      </w:r>
      <w:proofErr w:type="spellEnd"/>
      <w:r w:rsidR="0075244E">
        <w:rPr>
          <w:i/>
        </w:rPr>
        <w:t xml:space="preserve"> </w:t>
      </w:r>
      <w:r w:rsidR="0075244E">
        <w:t xml:space="preserve">se utiliza como entrada del </w:t>
      </w:r>
      <w:proofErr w:type="spellStart"/>
      <w:r w:rsidR="0075244E" w:rsidRPr="0075244E">
        <w:rPr>
          <w:i/>
        </w:rPr>
        <w:t>decoder</w:t>
      </w:r>
      <w:proofErr w:type="spellEnd"/>
      <w:r w:rsidR="0075244E">
        <w:t xml:space="preserve">. </w:t>
      </w:r>
      <w:r w:rsidR="00CE56D6">
        <w:t xml:space="preserve">El último estado oculto del </w:t>
      </w:r>
      <w:proofErr w:type="spellStart"/>
      <w:r w:rsidR="00CE56D6" w:rsidRPr="00CE56D6">
        <w:rPr>
          <w:i/>
        </w:rPr>
        <w:t>encoder</w:t>
      </w:r>
      <w:proofErr w:type="spellEnd"/>
      <w:r w:rsidR="00CE56D6">
        <w:rPr>
          <w:i/>
        </w:rPr>
        <w:t xml:space="preserve"> </w:t>
      </w:r>
      <w:r w:rsidR="00970254">
        <w:t xml:space="preserve">también se usa </w:t>
      </w:r>
      <w:r w:rsidR="00CE56D6">
        <w:t xml:space="preserve">como estado inicial del </w:t>
      </w:r>
      <w:proofErr w:type="spellStart"/>
      <w:r w:rsidR="00CE56D6" w:rsidRPr="00CE56D6">
        <w:rPr>
          <w:i/>
        </w:rPr>
        <w:t>decoder</w:t>
      </w:r>
      <w:proofErr w:type="spellEnd"/>
      <w:r w:rsidR="00CE56D6">
        <w:t xml:space="preserve">. </w:t>
      </w:r>
      <w:r w:rsidR="001B3804">
        <w:t xml:space="preserve">Finalmente se utiliza la capa </w:t>
      </w:r>
      <w:proofErr w:type="spellStart"/>
      <w:r w:rsidR="001B3804" w:rsidRPr="001B3804">
        <w:rPr>
          <w:i/>
        </w:rPr>
        <w:t>TimeDistributed</w:t>
      </w:r>
      <w:proofErr w:type="spellEnd"/>
      <w:r w:rsidR="001B3804">
        <w:t xml:space="preserve"> de </w:t>
      </w:r>
      <w:proofErr w:type="spellStart"/>
      <w:r w:rsidR="001B3804">
        <w:t>Keras</w:t>
      </w:r>
      <w:proofErr w:type="spellEnd"/>
      <w:r w:rsidR="00FC09B1">
        <w:fldChar w:fldCharType="begin" w:fldLock="1"/>
      </w:r>
      <w:r w:rsidR="00FC09B1">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eviouslyFormattedCitation":"[33]"},"properties":{"noteIndex":0},"schema":"https://github.com/citation-style-language/schema/raw/master/csl-citation.json"}</w:instrText>
      </w:r>
      <w:r w:rsidR="00FC09B1">
        <w:fldChar w:fldCharType="separate"/>
      </w:r>
      <w:r w:rsidR="00FC09B1" w:rsidRPr="00FC09B1">
        <w:rPr>
          <w:noProof/>
        </w:rPr>
        <w:t>[33]</w:t>
      </w:r>
      <w:r w:rsidR="00FC09B1">
        <w:fldChar w:fldCharType="end"/>
      </w:r>
      <w:r w:rsidR="001B3804">
        <w:t>, la cual se configura para aplicar una capa densa</w:t>
      </w:r>
      <w:r w:rsidR="00FC09B1">
        <w:fldChar w:fldCharType="begin" w:fldLock="1"/>
      </w:r>
      <w:r w:rsidR="00FC09B1">
        <w:instrText>ADDIN CSL_CITATION {"citationItems":[{"id":"ITEM-1","itemData":{"URL":"https://keras.io","accessed":{"date-parts":[["2024","2","15"]]},"author":[{"dropping-particle":"","family":"Chollet","given":"François","non-dropping-particle":"","parse-names":false,"suffix":""},{"dropping-particle":"","family":"Others","given":"","non-dropping-particle":"","parse-names":false,"suffix":""}],"id":"ITEM-1","issued":{"date-parts":[["2015"]]},"title":"Keras","type":"webpage"},"uris":["http://www.mendeley.com/documents/?uuid=6ef8e9d1-d6a7-4b29-b51f-37374faff8c3"]}],"mendeley":{"formattedCitation":"[33]","plainTextFormattedCitation":"[33]"},"properties":{"noteIndex":0},"schema":"https://github.com/citation-style-language/schema/raw/master/csl-citation.json"}</w:instrText>
      </w:r>
      <w:r w:rsidR="00FC09B1">
        <w:fldChar w:fldCharType="separate"/>
      </w:r>
      <w:r w:rsidR="00FC09B1" w:rsidRPr="00FC09B1">
        <w:rPr>
          <w:noProof/>
        </w:rPr>
        <w:t>[33]</w:t>
      </w:r>
      <w:r w:rsidR="00FC09B1">
        <w:fldChar w:fldCharType="end"/>
      </w:r>
      <w:r w:rsidR="00FC09B1">
        <w:t xml:space="preserve"> </w:t>
      </w:r>
      <w:r w:rsidR="001B3804">
        <w:t xml:space="preserve">para cada paso del pronóstico. </w:t>
      </w:r>
      <w:r w:rsidR="00A651BC">
        <w:t xml:space="preserve">Por ejemplo si la salida del GRU del </w:t>
      </w:r>
      <w:proofErr w:type="spellStart"/>
      <w:r w:rsidR="00A651BC" w:rsidRPr="00A651BC">
        <w:rPr>
          <w:i/>
        </w:rPr>
        <w:t>decoder</w:t>
      </w:r>
      <w:proofErr w:type="spellEnd"/>
      <w:r w:rsidR="00A651BC">
        <w:t xml:space="preserve"> </w:t>
      </w:r>
      <w:r w:rsidR="00A14EFB">
        <w:t>tiene forma de</w:t>
      </w:r>
      <w:r w:rsidR="00A651BC">
        <w:t xml:space="preserve"> (número de lotes, pasos a futuro, cantidad de neuronas) </w:t>
      </w:r>
      <w:r w:rsidR="004F64C1">
        <w:t>la capa</w:t>
      </w:r>
      <w:r w:rsidR="00A651BC">
        <w:t xml:space="preserve"> </w:t>
      </w:r>
      <w:proofErr w:type="spellStart"/>
      <w:r w:rsidR="00A651BC" w:rsidRPr="00CE56D6">
        <w:rPr>
          <w:i/>
        </w:rPr>
        <w:t>TimeDistributed</w:t>
      </w:r>
      <w:proofErr w:type="spellEnd"/>
      <w:r w:rsidR="00A651BC">
        <w:rPr>
          <w:i/>
        </w:rPr>
        <w:t xml:space="preserve"> </w:t>
      </w:r>
      <w:r w:rsidR="00A651BC" w:rsidRPr="00A651BC">
        <w:t>con la capa densa</w:t>
      </w:r>
      <w:r w:rsidR="00A651BC">
        <w:rPr>
          <w:i/>
        </w:rPr>
        <w:t xml:space="preserve"> </w:t>
      </w:r>
      <w:r w:rsidR="004F64C1">
        <w:t>aplica</w:t>
      </w:r>
      <w:r w:rsidR="00A651BC">
        <w:t xml:space="preserve"> una capa densa a cada uno de los pasos a futuro</w:t>
      </w:r>
      <w:r w:rsidR="004F64C1">
        <w:t>,</w:t>
      </w:r>
      <w:r w:rsidR="00A651BC">
        <w:t xml:space="preserve"> así </w:t>
      </w:r>
      <w:r w:rsidR="004F64C1">
        <w:t>se logra una</w:t>
      </w:r>
      <w:r w:rsidR="00A651BC">
        <w:t xml:space="preserve"> salida </w:t>
      </w:r>
      <w:r w:rsidR="00A14EFB">
        <w:t>con</w:t>
      </w:r>
      <w:r w:rsidR="000F4D68">
        <w:t xml:space="preserve"> forma de </w:t>
      </w:r>
      <w:r w:rsidR="00A651BC">
        <w:t>(número de lotes, pasos a futuro).</w:t>
      </w:r>
    </w:p>
    <w:p w14:paraId="4903DBA6" w14:textId="32FDE4F0" w:rsidR="00746E92" w:rsidRDefault="00FA1763" w:rsidP="00897BB8">
      <w:pPr>
        <w:pStyle w:val="Ttulo3"/>
      </w:pPr>
      <w:bookmarkStart w:id="84" w:name="_Toc207808953"/>
      <w:r>
        <w:lastRenderedPageBreak/>
        <w:t xml:space="preserve">4.5.3 </w:t>
      </w:r>
      <w:r w:rsidR="00746E92" w:rsidRPr="00503E8E">
        <w:t xml:space="preserve">Cantidad de </w:t>
      </w:r>
      <w:proofErr w:type="spellStart"/>
      <w:r w:rsidR="00746E92" w:rsidRPr="00503E8E">
        <w:t>Trials</w:t>
      </w:r>
      <w:proofErr w:type="spellEnd"/>
      <w:r w:rsidR="00746E92">
        <w:t xml:space="preserve"> por Modelo</w:t>
      </w:r>
      <w:bookmarkEnd w:id="84"/>
    </w:p>
    <w:p w14:paraId="340E4553" w14:textId="77777777" w:rsidR="00746E92" w:rsidRPr="00503E8E" w:rsidRDefault="00746E92" w:rsidP="00897BB8">
      <w:pPr>
        <w:jc w:val="both"/>
      </w:pPr>
    </w:p>
    <w:p w14:paraId="246F131A" w14:textId="4AD7AA7B" w:rsidR="00D54DB7" w:rsidRDefault="00A1156C" w:rsidP="00897BB8">
      <w:pPr>
        <w:jc w:val="both"/>
      </w:pPr>
      <w:r>
        <w:t xml:space="preserve">El algoritmo </w:t>
      </w:r>
      <w:proofErr w:type="spellStart"/>
      <w:r w:rsidR="007F03EF" w:rsidRPr="000A2DE0">
        <w:t>H</w:t>
      </w:r>
      <w:r w:rsidRPr="000A2DE0">
        <w:t>y</w:t>
      </w:r>
      <w:r w:rsidR="00541D7F" w:rsidRPr="000A2DE0">
        <w:t>perband</w:t>
      </w:r>
      <w:proofErr w:type="spellEnd"/>
      <w:r w:rsidR="00541D7F">
        <w:t xml:space="preserve"> se configur</w:t>
      </w:r>
      <w:r w:rsidR="00EC4AF5">
        <w:t>a</w:t>
      </w:r>
      <w:r w:rsidR="00541D7F">
        <w:t xml:space="preserve"> con un factor de 3</w:t>
      </w:r>
      <w:r>
        <w:t xml:space="preserve"> (el cual es el valor por defecto)</w:t>
      </w:r>
      <w:r w:rsidR="00541D7F">
        <w:t xml:space="preserve"> y con objetivo de </w:t>
      </w:r>
      <w:r>
        <w:t>20</w:t>
      </w:r>
      <w:r w:rsidR="00541D7F">
        <w:t>0 épocas</w:t>
      </w:r>
      <w:r>
        <w:t xml:space="preserve"> ya que es el </w:t>
      </w:r>
      <w:r w:rsidR="00313D52">
        <w:t>número</w:t>
      </w:r>
      <w:r>
        <w:t xml:space="preserve"> utilizado en </w:t>
      </w:r>
      <w:r w:rsidR="00257232">
        <w:t>el</w:t>
      </w:r>
      <w:r>
        <w:t xml:space="preserve"> </w:t>
      </w:r>
      <w:r w:rsidR="00EC4AF5">
        <w:t>documento</w:t>
      </w:r>
      <w:r w:rsidR="00E12177">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E12177">
        <w:fldChar w:fldCharType="separate"/>
      </w:r>
      <w:r w:rsidR="00FB28D7" w:rsidRPr="00FB28D7">
        <w:rPr>
          <w:noProof/>
        </w:rPr>
        <w:t>[7]</w:t>
      </w:r>
      <w:r w:rsidR="00E12177">
        <w:fldChar w:fldCharType="end"/>
      </w:r>
      <w:r w:rsidR="00E12177" w:rsidRPr="00E12177">
        <w:t xml:space="preserve">, </w:t>
      </w:r>
      <w:r w:rsidR="00541D7F" w:rsidRPr="00E12177">
        <w:t>se</w:t>
      </w:r>
      <w:r w:rsidR="00541D7F">
        <w:t xml:space="preserve"> utiliz</w:t>
      </w:r>
      <w:r w:rsidR="00F35D65">
        <w:t>a</w:t>
      </w:r>
      <w:r w:rsidR="00541D7F">
        <w:t xml:space="preserve"> un </w:t>
      </w:r>
      <w:proofErr w:type="spellStart"/>
      <w:r w:rsidR="00541D7F" w:rsidRPr="007F03EF">
        <w:rPr>
          <w:i/>
        </w:rPr>
        <w:t>early</w:t>
      </w:r>
      <w:proofErr w:type="spellEnd"/>
      <w:r w:rsidR="00541D7F" w:rsidRPr="007F03EF">
        <w:rPr>
          <w:i/>
        </w:rPr>
        <w:t xml:space="preserve"> </w:t>
      </w:r>
      <w:proofErr w:type="spellStart"/>
      <w:r w:rsidR="00541D7F" w:rsidRPr="007F03EF">
        <w:rPr>
          <w:i/>
        </w:rPr>
        <w:t>stopping</w:t>
      </w:r>
      <w:proofErr w:type="spellEnd"/>
      <w:r w:rsidR="00541D7F">
        <w:t xml:space="preserve"> de </w:t>
      </w:r>
      <w:r w:rsidR="00541D7F" w:rsidRPr="00E12177">
        <w:t>10</w:t>
      </w:r>
      <w:r w:rsidR="00541D7F">
        <w:t xml:space="preserve"> </w:t>
      </w:r>
      <w:r w:rsidR="00ED0C8C">
        <w:t xml:space="preserve">que </w:t>
      </w:r>
      <w:r w:rsidR="00995FAD">
        <w:t xml:space="preserve">se </w:t>
      </w:r>
      <w:r>
        <w:t>retir</w:t>
      </w:r>
      <w:r w:rsidR="00995FAD">
        <w:t>a</w:t>
      </w:r>
      <w:r w:rsidR="00156129">
        <w:t xml:space="preserve"> en las pruebas que no fueran</w:t>
      </w:r>
      <w:r w:rsidR="00ED0C8C">
        <w:t xml:space="preserve"> correspondientes al algoritmo </w:t>
      </w:r>
      <w:proofErr w:type="spellStart"/>
      <w:r w:rsidR="00ED0C8C" w:rsidRPr="000A2DE0">
        <w:t>H</w:t>
      </w:r>
      <w:r w:rsidR="00156129" w:rsidRPr="000A2DE0">
        <w:t>yperband</w:t>
      </w:r>
      <w:proofErr w:type="spellEnd"/>
      <w:r w:rsidR="00156129">
        <w:t>.</w:t>
      </w:r>
      <w:r>
        <w:t xml:space="preserve"> </w:t>
      </w:r>
    </w:p>
    <w:p w14:paraId="4EE96063" w14:textId="73119D62" w:rsidR="00EF6274" w:rsidRDefault="00EF6274">
      <w:pPr>
        <w:spacing w:after="160" w:line="259" w:lineRule="auto"/>
      </w:pPr>
    </w:p>
    <w:p w14:paraId="0356E971" w14:textId="58704569" w:rsidR="00CA2963" w:rsidRPr="00800CCD" w:rsidRDefault="00FA1763" w:rsidP="00FA1763">
      <w:pPr>
        <w:pStyle w:val="Ttulo3"/>
      </w:pPr>
      <w:bookmarkStart w:id="85" w:name="_Toc207808954"/>
      <w:r>
        <w:t xml:space="preserve">4.5.4 </w:t>
      </w:r>
      <w:proofErr w:type="spellStart"/>
      <w:r w:rsidR="0085754F">
        <w:t>Hiperparametros</w:t>
      </w:r>
      <w:proofErr w:type="spellEnd"/>
      <w:r w:rsidR="00800CCD" w:rsidRPr="00800CCD">
        <w:t xml:space="preserve"> </w:t>
      </w:r>
      <w:r w:rsidR="009E56D5">
        <w:t>que se Afinaron</w:t>
      </w:r>
      <w:bookmarkEnd w:id="85"/>
    </w:p>
    <w:p w14:paraId="51D7758E" w14:textId="77777777" w:rsidR="00800CCD" w:rsidRDefault="00800CCD" w:rsidP="00503E8E"/>
    <w:tbl>
      <w:tblPr>
        <w:tblStyle w:val="Tablaconcuadrcula"/>
        <w:tblW w:w="0" w:type="auto"/>
        <w:tblLook w:val="04A0" w:firstRow="1" w:lastRow="0" w:firstColumn="1" w:lastColumn="0" w:noHBand="0" w:noVBand="1"/>
      </w:tblPr>
      <w:tblGrid>
        <w:gridCol w:w="2737"/>
        <w:gridCol w:w="2737"/>
        <w:gridCol w:w="2737"/>
      </w:tblGrid>
      <w:tr w:rsidR="00A51A42" w14:paraId="0A8168F2" w14:textId="77777777" w:rsidTr="0078061A">
        <w:trPr>
          <w:trHeight w:val="282"/>
        </w:trPr>
        <w:tc>
          <w:tcPr>
            <w:tcW w:w="2737" w:type="dxa"/>
          </w:tcPr>
          <w:p w14:paraId="4E1704DF" w14:textId="72911B52" w:rsidR="00A51A42" w:rsidRPr="00A51A42" w:rsidRDefault="00A51A42" w:rsidP="00503E8E">
            <w:r w:rsidRPr="00A51A42">
              <w:t>Nombre</w:t>
            </w:r>
          </w:p>
        </w:tc>
        <w:tc>
          <w:tcPr>
            <w:tcW w:w="2737" w:type="dxa"/>
          </w:tcPr>
          <w:p w14:paraId="6422D0E7" w14:textId="313146F3" w:rsidR="00A51A42" w:rsidRDefault="00A51A42" w:rsidP="00503E8E">
            <w:r>
              <w:t>Valores posibles</w:t>
            </w:r>
          </w:p>
        </w:tc>
        <w:tc>
          <w:tcPr>
            <w:tcW w:w="2737" w:type="dxa"/>
          </w:tcPr>
          <w:p w14:paraId="26B50B5B" w14:textId="6B1B2877" w:rsidR="00A51A42" w:rsidRDefault="00A51A42" w:rsidP="00503E8E">
            <w:r>
              <w:t>Definición</w:t>
            </w:r>
          </w:p>
        </w:tc>
      </w:tr>
      <w:tr w:rsidR="00A51A42" w:rsidRPr="00A51A42" w14:paraId="3FAF271E" w14:textId="77777777" w:rsidTr="00A51A42">
        <w:tc>
          <w:tcPr>
            <w:tcW w:w="2737" w:type="dxa"/>
          </w:tcPr>
          <w:p w14:paraId="21A3B8F3" w14:textId="41555D52" w:rsidR="00A51A42" w:rsidRPr="00FA1763" w:rsidRDefault="009433A8" w:rsidP="00A51A42">
            <w:r w:rsidRPr="00FA1763">
              <w:t>Unidades</w:t>
            </w:r>
          </w:p>
        </w:tc>
        <w:tc>
          <w:tcPr>
            <w:tcW w:w="2737" w:type="dxa"/>
          </w:tcPr>
          <w:p w14:paraId="20FAFC20" w14:textId="329F92F2" w:rsidR="00A51A42" w:rsidRPr="00FA1763" w:rsidRDefault="00A51A42" w:rsidP="00503E8E">
            <w:r w:rsidRPr="00FA1763">
              <w:t>128-512</w:t>
            </w:r>
            <w:r w:rsidR="002E2792" w:rsidRPr="00FA1763">
              <w:t xml:space="preserve"> con un paso de 32</w:t>
            </w:r>
          </w:p>
        </w:tc>
        <w:tc>
          <w:tcPr>
            <w:tcW w:w="2737" w:type="dxa"/>
          </w:tcPr>
          <w:p w14:paraId="57A713CB" w14:textId="01CFD028" w:rsidR="00A51A42" w:rsidRPr="00A51A42" w:rsidRDefault="00A51A42" w:rsidP="00503E8E">
            <w:r w:rsidRPr="00A51A42">
              <w:t xml:space="preserve">Es la cantidad de unidades de </w:t>
            </w:r>
            <w:r>
              <w:t>GRU por capa.</w:t>
            </w:r>
          </w:p>
        </w:tc>
      </w:tr>
      <w:tr w:rsidR="00A51A42" w:rsidRPr="00A51A42" w14:paraId="232AA539" w14:textId="77777777" w:rsidTr="00A51A42">
        <w:tc>
          <w:tcPr>
            <w:tcW w:w="2737" w:type="dxa"/>
          </w:tcPr>
          <w:p w14:paraId="3D7C719B" w14:textId="2218B650" w:rsidR="00A51A42" w:rsidRPr="004600DC" w:rsidRDefault="00992BA7" w:rsidP="00503E8E">
            <w:r>
              <w:t>Ratio de Aprendizaje</w:t>
            </w:r>
            <w:r w:rsidRPr="004600DC">
              <w:t xml:space="preserve"> </w:t>
            </w:r>
          </w:p>
        </w:tc>
        <w:tc>
          <w:tcPr>
            <w:tcW w:w="2737" w:type="dxa"/>
          </w:tcPr>
          <w:p w14:paraId="6A1F1AA0" w14:textId="33A095CC" w:rsidR="002E2792" w:rsidRPr="003E3259" w:rsidRDefault="002E2792" w:rsidP="00503E8E">
            <w:r>
              <w:t>Entre 1e-4 y</w:t>
            </w:r>
            <w:r w:rsidRPr="002E2792">
              <w:t xml:space="preserve"> 1e-2</w:t>
            </w:r>
          </w:p>
        </w:tc>
        <w:tc>
          <w:tcPr>
            <w:tcW w:w="2737" w:type="dxa"/>
          </w:tcPr>
          <w:p w14:paraId="4DBCDDD2" w14:textId="0233DDC7" w:rsidR="00A51A42" w:rsidRPr="00A51A42" w:rsidRDefault="00A51A42" w:rsidP="00A51A42">
            <w:r w:rsidRPr="00A51A42">
              <w:t>Es el ratio de aprendizaje,</w:t>
            </w:r>
            <w:r>
              <w:t xml:space="preserve"> </w:t>
            </w:r>
            <w:proofErr w:type="spellStart"/>
            <w:r w:rsidRPr="00A51A42">
              <w:rPr>
                <w:i/>
              </w:rPr>
              <w:t>Learning</w:t>
            </w:r>
            <w:proofErr w:type="spellEnd"/>
            <w:r w:rsidRPr="00A51A42">
              <w:rPr>
                <w:i/>
              </w:rPr>
              <w:t xml:space="preserve"> </w:t>
            </w:r>
            <w:proofErr w:type="spellStart"/>
            <w:r w:rsidRPr="00A51A42">
              <w:rPr>
                <w:i/>
              </w:rPr>
              <w:t>Rate</w:t>
            </w:r>
            <w:proofErr w:type="spellEnd"/>
            <w:r>
              <w:t xml:space="preserve"> en ingl</w:t>
            </w:r>
            <w:r w:rsidR="00A42282">
              <w:t>é</w:t>
            </w:r>
            <w:r>
              <w:t>s</w:t>
            </w:r>
          </w:p>
          <w:p w14:paraId="464D6BBA" w14:textId="7F1D9534" w:rsidR="00A51A42" w:rsidRPr="003E3259" w:rsidRDefault="009E56D5" w:rsidP="00530316">
            <w:r w:rsidRPr="003E3259">
              <w:t xml:space="preserve">Se </w:t>
            </w:r>
            <w:r w:rsidR="00165BA6">
              <w:t>utiliza</w:t>
            </w:r>
            <w:r w:rsidR="00530316">
              <w:t xml:space="preserve"> el</w:t>
            </w:r>
            <w:r w:rsidRPr="003E3259">
              <w:t xml:space="preserve"> </w:t>
            </w:r>
            <w:r w:rsidR="00A51A42" w:rsidRPr="003E3259">
              <w:t>Optimizador Adam</w:t>
            </w:r>
            <w:r w:rsidR="00530316">
              <w:fldChar w:fldCharType="begin" w:fldLock="1"/>
            </w:r>
            <w:r w:rsidR="00B804B3">
              <w:instrText>ADDIN CSL_CITATION {"citationItems":[{"id":"ITEM-1","itemData":{"author":[{"dropping-particle":"","family":"Kingma","given":"Diederik P","non-dropping-particle":"","parse-names":false,"suffix":""}],"container-title":"arXiv preprint arXiv:1412.6980","id":"ITEM-1","issued":{"date-parts":[["2014"]]},"title":"Adam: A method for stochastic optimization","type":"article-journal"},"uris":["http://www.mendeley.com/documents/?uuid=eadfe22d-e615-48b7-b326-889a87fea2e3"]}],"mendeley":{"formattedCitation":"[49]","plainTextFormattedCitation":"[49]","previouslyFormattedCitation":"[49]"},"properties":{"noteIndex":0},"schema":"https://github.com/citation-style-language/schema/raw/master/csl-citation.json"}</w:instrText>
            </w:r>
            <w:r w:rsidR="00530316">
              <w:fldChar w:fldCharType="separate"/>
            </w:r>
            <w:r w:rsidR="00F30290" w:rsidRPr="00F30290">
              <w:rPr>
                <w:noProof/>
              </w:rPr>
              <w:t>[49]</w:t>
            </w:r>
            <w:r w:rsidR="00530316">
              <w:fldChar w:fldCharType="end"/>
            </w:r>
            <w:r w:rsidR="00703FF0">
              <w:t>.</w:t>
            </w:r>
          </w:p>
        </w:tc>
      </w:tr>
      <w:tr w:rsidR="00A51A42" w:rsidRPr="002E2792" w14:paraId="1D7D5E75" w14:textId="77777777" w:rsidTr="00A51A42">
        <w:tc>
          <w:tcPr>
            <w:tcW w:w="2737" w:type="dxa"/>
          </w:tcPr>
          <w:p w14:paraId="3C92F683" w14:textId="3BBB623A" w:rsidR="00A51A42" w:rsidRPr="00A51A42" w:rsidRDefault="009433A8" w:rsidP="00503E8E">
            <w:pPr>
              <w:rPr>
                <w:lang w:val="en-US"/>
              </w:rPr>
            </w:pPr>
            <w:r w:rsidRPr="0078061A">
              <w:rPr>
                <w:lang w:val="en-US"/>
              </w:rPr>
              <w:t xml:space="preserve">Batch </w:t>
            </w:r>
            <w:r w:rsidR="00A51A42" w:rsidRPr="0078061A">
              <w:rPr>
                <w:lang w:val="en-US"/>
              </w:rPr>
              <w:t>size</w:t>
            </w:r>
          </w:p>
        </w:tc>
        <w:tc>
          <w:tcPr>
            <w:tcW w:w="2737" w:type="dxa"/>
          </w:tcPr>
          <w:p w14:paraId="6D07DC20" w14:textId="59FA3D72" w:rsidR="00A51A42" w:rsidRPr="002E2792" w:rsidRDefault="00E12177" w:rsidP="00E12177">
            <w:r>
              <w:t>64</w:t>
            </w:r>
            <w:r w:rsidR="002E2792">
              <w:t xml:space="preserve">  a </w:t>
            </w:r>
            <w:r>
              <w:t>256</w:t>
            </w:r>
            <w:r w:rsidR="002E2792" w:rsidRPr="002E2792">
              <w:t xml:space="preserve"> </w:t>
            </w:r>
            <w:r w:rsidR="002E2792">
              <w:t xml:space="preserve">con un paso de </w:t>
            </w:r>
            <w:r w:rsidR="002E2792" w:rsidRPr="002E2792">
              <w:t>32</w:t>
            </w:r>
          </w:p>
        </w:tc>
        <w:tc>
          <w:tcPr>
            <w:tcW w:w="2737" w:type="dxa"/>
          </w:tcPr>
          <w:p w14:paraId="61949DFA" w14:textId="50FFCF4F" w:rsidR="00A51A42" w:rsidRPr="002E2792" w:rsidRDefault="002E2792" w:rsidP="00E12177">
            <w:r w:rsidRPr="002E2792">
              <w:t>Tamaño de lote a tomar, normalme</w:t>
            </w:r>
            <w:r w:rsidR="00E12177">
              <w:t>nte, esto es p</w:t>
            </w:r>
            <w:r>
              <w:t xml:space="preserve">ara dividir la cantidad de muestras a tomar, ya que no se puede </w:t>
            </w:r>
            <w:r w:rsidR="00E12177">
              <w:t>correr</w:t>
            </w:r>
            <w:r>
              <w:t xml:space="preserve"> todo el </w:t>
            </w:r>
            <w:r w:rsidR="00165BA6">
              <w:t>conjunto de datos</w:t>
            </w:r>
            <w:r>
              <w:t xml:space="preserve"> entero de una sola vez.</w:t>
            </w:r>
          </w:p>
        </w:tc>
      </w:tr>
      <w:tr w:rsidR="00F921D4" w:rsidRPr="002E2792" w14:paraId="251BBDEB" w14:textId="77777777" w:rsidTr="00A51A42">
        <w:tc>
          <w:tcPr>
            <w:tcW w:w="2737" w:type="dxa"/>
          </w:tcPr>
          <w:p w14:paraId="7F919C5F" w14:textId="39EFF92A" w:rsidR="00F921D4" w:rsidRDefault="00F921D4" w:rsidP="00503E8E">
            <w:pPr>
              <w:rPr>
                <w:lang w:val="en-US"/>
              </w:rPr>
            </w:pPr>
            <w:proofErr w:type="spellStart"/>
            <w:r>
              <w:rPr>
                <w:lang w:val="en-US"/>
              </w:rPr>
              <w:t>Capas</w:t>
            </w:r>
            <w:proofErr w:type="spellEnd"/>
          </w:p>
          <w:p w14:paraId="330F4948" w14:textId="24C39E03" w:rsidR="00F921D4" w:rsidRPr="0078061A" w:rsidRDefault="00F921D4" w:rsidP="00503E8E">
            <w:pPr>
              <w:rPr>
                <w:lang w:val="en-US"/>
              </w:rPr>
            </w:pPr>
          </w:p>
        </w:tc>
        <w:tc>
          <w:tcPr>
            <w:tcW w:w="2737" w:type="dxa"/>
          </w:tcPr>
          <w:p w14:paraId="6C7B107E" w14:textId="3F76A54B" w:rsidR="00F921D4" w:rsidRDefault="00F921D4" w:rsidP="005B550B">
            <w:r>
              <w:t>1-</w:t>
            </w:r>
            <w:r w:rsidR="005B550B">
              <w:t>2</w:t>
            </w:r>
          </w:p>
        </w:tc>
        <w:tc>
          <w:tcPr>
            <w:tcW w:w="2737" w:type="dxa"/>
          </w:tcPr>
          <w:p w14:paraId="48349A99" w14:textId="6A79D6F3" w:rsidR="00F921D4" w:rsidRPr="002E2792" w:rsidRDefault="00F921D4" w:rsidP="00165BA6">
            <w:r>
              <w:t xml:space="preserve">Es el número de capas de </w:t>
            </w:r>
            <w:r w:rsidR="000F4D68">
              <w:t xml:space="preserve">GRU de </w:t>
            </w:r>
            <w:r>
              <w:t>la red neuronal</w:t>
            </w:r>
            <w:r w:rsidR="00530316">
              <w:t>.</w:t>
            </w:r>
          </w:p>
        </w:tc>
      </w:tr>
    </w:tbl>
    <w:p w14:paraId="4DF4965F" w14:textId="2CF86157" w:rsidR="00800CCD" w:rsidRPr="002E2792" w:rsidRDefault="00703FF0" w:rsidP="00417A28">
      <w:pPr>
        <w:pStyle w:val="Tablas"/>
      </w:pPr>
      <w:bookmarkStart w:id="86" w:name="_Toc207808971"/>
      <w:r>
        <w:t xml:space="preserve">Tabla 4 </w:t>
      </w:r>
      <w:proofErr w:type="spellStart"/>
      <w:r w:rsidR="0085754F">
        <w:t>Hiperparametros</w:t>
      </w:r>
      <w:proofErr w:type="spellEnd"/>
      <w:r>
        <w:t xml:space="preserve"> que se afinaron.</w:t>
      </w:r>
      <w:bookmarkEnd w:id="86"/>
    </w:p>
    <w:p w14:paraId="54B3B579" w14:textId="446B3B3E" w:rsidR="0078061A" w:rsidRPr="00835FA8" w:rsidRDefault="00835FA8" w:rsidP="00530316">
      <w:pPr>
        <w:jc w:val="both"/>
      </w:pPr>
      <w:r>
        <w:lastRenderedPageBreak/>
        <w:t xml:space="preserve">En la Tabla 4 se puede ver los </w:t>
      </w:r>
      <w:proofErr w:type="spellStart"/>
      <w:r>
        <w:t>hiperparametros</w:t>
      </w:r>
      <w:proofErr w:type="spellEnd"/>
      <w:r>
        <w:t xml:space="preserve"> que se </w:t>
      </w:r>
      <w:r w:rsidR="00D92F6F">
        <w:t xml:space="preserve">calculan con </w:t>
      </w:r>
      <w:r>
        <w:t xml:space="preserve">el algoritmo </w:t>
      </w:r>
      <w:proofErr w:type="spellStart"/>
      <w:r w:rsidRPr="00835FA8">
        <w:rPr>
          <w:i/>
        </w:rPr>
        <w:t>H</w:t>
      </w:r>
      <w:r w:rsidR="00E827F3">
        <w:rPr>
          <w:i/>
        </w:rPr>
        <w:t>y</w:t>
      </w:r>
      <w:r w:rsidRPr="00835FA8">
        <w:rPr>
          <w:i/>
        </w:rPr>
        <w:t>perband</w:t>
      </w:r>
      <w:proofErr w:type="spellEnd"/>
      <w:r>
        <w:t xml:space="preserve">, estos rangos de valores que se toman para hacer el afinamiento de </w:t>
      </w:r>
      <w:proofErr w:type="spellStart"/>
      <w:r>
        <w:t>hiperparametros</w:t>
      </w:r>
      <w:proofErr w:type="spellEnd"/>
      <w:r>
        <w:t xml:space="preserve">, muchos de ellos son elegidos semejantes a los que se utilizaron en el código original del ganador del concurso de </w:t>
      </w:r>
      <w:proofErr w:type="spellStart"/>
      <w:r>
        <w:t>Kaggle</w:t>
      </w:r>
      <w:proofErr w:type="spellEnd"/>
      <w:r>
        <w:fldChar w:fldCharType="begin" w:fldLock="1"/>
      </w:r>
      <w:r w:rsidR="009D2820">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fldChar w:fldCharType="separate"/>
      </w:r>
      <w:r w:rsidR="009D2820" w:rsidRPr="009D2820">
        <w:rPr>
          <w:noProof/>
        </w:rPr>
        <w:t>[45]</w:t>
      </w:r>
      <w:r>
        <w:fldChar w:fldCharType="end"/>
      </w:r>
      <w:r>
        <w:t>.</w:t>
      </w:r>
    </w:p>
    <w:p w14:paraId="7F7B68CC" w14:textId="77777777" w:rsidR="00835FA8" w:rsidRDefault="00835FA8" w:rsidP="00897BB8">
      <w:pPr>
        <w:jc w:val="both"/>
      </w:pPr>
    </w:p>
    <w:p w14:paraId="239EC15E" w14:textId="512C6CB0" w:rsidR="00EF6274" w:rsidRDefault="0078061A" w:rsidP="00897BB8">
      <w:pPr>
        <w:jc w:val="both"/>
      </w:pPr>
      <w:r>
        <w:t>U</w:t>
      </w:r>
      <w:r w:rsidR="00687867">
        <w:t>n concepto muy importante</w:t>
      </w:r>
      <w:r>
        <w:t xml:space="preserve"> </w:t>
      </w:r>
      <w:r w:rsidR="00687867">
        <w:rPr>
          <w:color w:val="000000"/>
        </w:rPr>
        <w:t>que no se puede determinar el cálculo</w:t>
      </w:r>
      <w:r>
        <w:t xml:space="preserve"> con la librería </w:t>
      </w:r>
      <w:proofErr w:type="spellStart"/>
      <w:r w:rsidR="00533DDD">
        <w:t>K</w:t>
      </w:r>
      <w:r>
        <w:t>eras</w:t>
      </w:r>
      <w:proofErr w:type="spellEnd"/>
      <w:r>
        <w:t xml:space="preserve"> es el N-Días</w:t>
      </w:r>
      <w:r w:rsidR="00D92F6F">
        <w:t>,</w:t>
      </w:r>
      <w:r>
        <w:t xml:space="preserve"> el cual es la cantidad de días hacia atrás que toma como datos de entrada </w:t>
      </w:r>
      <w:r w:rsidR="00F40B6A">
        <w:t xml:space="preserve">el </w:t>
      </w:r>
      <w:proofErr w:type="spellStart"/>
      <w:r w:rsidR="00F40B6A" w:rsidRPr="00F40B6A">
        <w:rPr>
          <w:i/>
        </w:rPr>
        <w:t>encoder</w:t>
      </w:r>
      <w:proofErr w:type="spellEnd"/>
      <w:r>
        <w:t xml:space="preserve">, ya que este valor no se puede </w:t>
      </w:r>
      <w:r w:rsidR="007A1F68">
        <w:rPr>
          <w:color w:val="000000"/>
        </w:rPr>
        <w:t xml:space="preserve">precisar </w:t>
      </w:r>
      <w:r>
        <w:t xml:space="preserve">por la librería </w:t>
      </w:r>
      <w:proofErr w:type="spellStart"/>
      <w:r w:rsidR="00533DDD">
        <w:t>Keras</w:t>
      </w:r>
      <w:proofErr w:type="spellEnd"/>
      <w:r w:rsidR="005B550B">
        <w:t>, se toma como entrada 60 días</w:t>
      </w:r>
      <w:r w:rsidR="00C21967">
        <w:t>,</w:t>
      </w:r>
      <w:r w:rsidR="00036F09">
        <w:t xml:space="preserve"> </w:t>
      </w:r>
      <w:r w:rsidR="00A1293A">
        <w:t>debido a que</w:t>
      </w:r>
      <w:r w:rsidR="00036F09">
        <w:t xml:space="preserve">, </w:t>
      </w:r>
      <w:r w:rsidR="005B550B">
        <w:t xml:space="preserve">según lo mencionado por el ganador del concurso de </w:t>
      </w:r>
      <w:proofErr w:type="spellStart"/>
      <w:r w:rsidR="005B550B">
        <w:t>Kaggle</w:t>
      </w:r>
      <w:proofErr w:type="spellEnd"/>
      <w:r w:rsidR="00E12177">
        <w:fldChar w:fldCharType="begin" w:fldLock="1"/>
      </w:r>
      <w:r w:rsidR="007836C7">
        <w:instrText>ADDIN CSL_CITATION {"citationItems":[{"id":"ITEM-1","itemData":{"URL":"https://www.kaggle.com/c/web-traffic-time-series-forecasting/discussion/39367","accessed":{"date-parts":[["2022","10","12"]]},"id":"ITEM-1","issued":{"date-parts":[["2017"]]},"title":"Web Traffic Time Series Forecasting","type":"webpage"},"uris":["http://www.mendeley.com/documents/?uuid=80a4a675-7c50-4ebc-9a6b-a7801531ad0c"]}],"mendeley":{"formattedCitation":"[11]","plainTextFormattedCitation":"[11]","previouslyFormattedCitation":"[11]"},"properties":{"noteIndex":0},"schema":"https://github.com/citation-style-language/schema/raw/master/csl-citation.json"}</w:instrText>
      </w:r>
      <w:r w:rsidR="00E12177">
        <w:fldChar w:fldCharType="separate"/>
      </w:r>
      <w:r w:rsidR="00FB28D7" w:rsidRPr="00FB28D7">
        <w:rPr>
          <w:noProof/>
        </w:rPr>
        <w:t>[11]</w:t>
      </w:r>
      <w:r w:rsidR="00E12177">
        <w:fldChar w:fldCharType="end"/>
      </w:r>
      <w:r w:rsidR="00D92F6F">
        <w:t xml:space="preserve"> es un nú</w:t>
      </w:r>
      <w:r w:rsidR="005B550B">
        <w:t>mero con el cual se puede obtener resultados aceptables</w:t>
      </w:r>
      <w:r w:rsidR="00F40B6A">
        <w:t xml:space="preserve"> con el objetivo de pronosticar 60 días a futuro</w:t>
      </w:r>
      <w:r w:rsidR="005B550B">
        <w:t>.</w:t>
      </w:r>
    </w:p>
    <w:p w14:paraId="4425BFB3" w14:textId="77777777" w:rsidR="0069675C" w:rsidRDefault="0069675C" w:rsidP="00897BB8">
      <w:pPr>
        <w:jc w:val="both"/>
      </w:pPr>
    </w:p>
    <w:p w14:paraId="585F2438" w14:textId="6266FE34" w:rsidR="00EF6274" w:rsidRDefault="00F921D4" w:rsidP="00897BB8">
      <w:pPr>
        <w:jc w:val="both"/>
      </w:pPr>
      <w:r>
        <w:t xml:space="preserve">Otra variable muy importante que se </w:t>
      </w:r>
      <w:r w:rsidR="007A1F68">
        <w:t xml:space="preserve">puede </w:t>
      </w:r>
      <w:r w:rsidR="007A1F68">
        <w:rPr>
          <w:color w:val="000000"/>
        </w:rPr>
        <w:t xml:space="preserve">determinar </w:t>
      </w:r>
      <w:r>
        <w:t xml:space="preserve">con la librería </w:t>
      </w:r>
      <w:proofErr w:type="spellStart"/>
      <w:r>
        <w:t>Keras</w:t>
      </w:r>
      <w:proofErr w:type="spellEnd"/>
      <w:r>
        <w:t>, pero se hizo manu</w:t>
      </w:r>
      <w:r w:rsidR="00C21967">
        <w:t xml:space="preserve">almente fue el número de capas, </w:t>
      </w:r>
      <w:r w:rsidR="00C21967">
        <w:rPr>
          <w:color w:val="000000"/>
        </w:rPr>
        <w:t xml:space="preserve">dado que el algoritmo de cálculo de </w:t>
      </w:r>
      <w:proofErr w:type="spellStart"/>
      <w:r w:rsidR="00C21967">
        <w:rPr>
          <w:color w:val="000000"/>
        </w:rPr>
        <w:t>hiperparametros</w:t>
      </w:r>
      <w:proofErr w:type="spellEnd"/>
      <w:r w:rsidR="00C21967">
        <w:rPr>
          <w:color w:val="000000"/>
        </w:rPr>
        <w:t xml:space="preserve"> genera cientos de modelos </w:t>
      </w:r>
      <w:r w:rsidR="00187A12">
        <w:t>y</w:t>
      </w:r>
      <w:r>
        <w:t xml:space="preserve"> al aumentar el número de capas</w:t>
      </w:r>
      <w:r w:rsidR="0069675C">
        <w:t xml:space="preserve"> </w:t>
      </w:r>
      <w:r w:rsidR="005B550B">
        <w:t>también</w:t>
      </w:r>
      <w:r>
        <w:t xml:space="preserve"> aumenta el tamaño de almacenamiento requerido </w:t>
      </w:r>
      <w:r w:rsidR="0069675C">
        <w:t xml:space="preserve">para guardar los modelos, </w:t>
      </w:r>
      <w:r w:rsidR="00187A12">
        <w:t xml:space="preserve">como también se requiere más memoria RAM y GPU, </w:t>
      </w:r>
      <w:r w:rsidR="00BB5E1D">
        <w:t>por lo que, rápidamente se</w:t>
      </w:r>
      <w:r>
        <w:t xml:space="preserve"> quedaría sin recursos suficientes de </w:t>
      </w:r>
      <w:r w:rsidR="0069675C">
        <w:t>G</w:t>
      </w:r>
      <w:r>
        <w:t xml:space="preserve">oogle </w:t>
      </w:r>
      <w:proofErr w:type="spellStart"/>
      <w:r w:rsidR="0069675C">
        <w:t>C</w:t>
      </w:r>
      <w:r>
        <w:t>olab</w:t>
      </w:r>
      <w:proofErr w:type="spellEnd"/>
      <w:r w:rsidR="0069675C">
        <w:t xml:space="preserve"> y Google Drive</w:t>
      </w:r>
      <w:r>
        <w:t>, debido a esa limitante se afinó manualmente el número de capas.</w:t>
      </w:r>
    </w:p>
    <w:p w14:paraId="623F9E27" w14:textId="77777777" w:rsidR="00124997" w:rsidRDefault="00124997" w:rsidP="00897BB8">
      <w:pPr>
        <w:jc w:val="both"/>
      </w:pPr>
    </w:p>
    <w:p w14:paraId="66D584CC" w14:textId="77777777" w:rsidR="00744997" w:rsidRDefault="00744997" w:rsidP="00744997">
      <w:r>
        <w:t>El código utilizado se puede encontrar en:</w:t>
      </w:r>
    </w:p>
    <w:p w14:paraId="1F45AFD3" w14:textId="274AE204" w:rsidR="0061687A" w:rsidRDefault="00B6087D" w:rsidP="00744997">
      <w:hyperlink r:id="rId45" w:history="1">
        <w:r w:rsidR="00744997" w:rsidRPr="00744997">
          <w:rPr>
            <w:rStyle w:val="Hipervnculo"/>
          </w:rPr>
          <w:t>https://github.com/EnriqueGautoSand/Tesis-Enrique-Gauto-Sand</w:t>
        </w:r>
      </w:hyperlink>
    </w:p>
    <w:p w14:paraId="57377F68" w14:textId="321BC451" w:rsidR="00336069" w:rsidRDefault="00336069">
      <w:pPr>
        <w:spacing w:after="160" w:line="259" w:lineRule="auto"/>
      </w:pPr>
      <w:r>
        <w:br w:type="page"/>
      </w:r>
    </w:p>
    <w:p w14:paraId="79AFCBB1" w14:textId="7944F4DE" w:rsidR="004D29E2" w:rsidRPr="00385995" w:rsidRDefault="00370B0D" w:rsidP="00503E8E">
      <w:r>
        <w:lastRenderedPageBreak/>
        <w:t>L</w:t>
      </w:r>
      <w:r w:rsidR="002D0C78">
        <w:t>a primera prueba que se realiza</w:t>
      </w:r>
      <w:r w:rsidR="00434248" w:rsidRPr="00385995">
        <w:t xml:space="preserve"> </w:t>
      </w:r>
      <w:r w:rsidR="00A42282">
        <w:t>es</w:t>
      </w:r>
      <w:r w:rsidR="00434248" w:rsidRPr="00385995">
        <w:t xml:space="preserve"> la de </w:t>
      </w:r>
      <w:r w:rsidR="00060816" w:rsidRPr="00385995">
        <w:t xml:space="preserve">correr el algoritmo </w:t>
      </w:r>
      <w:proofErr w:type="spellStart"/>
      <w:r w:rsidR="00897BB8" w:rsidRPr="00E827F3">
        <w:rPr>
          <w:i/>
        </w:rPr>
        <w:t>H</w:t>
      </w:r>
      <w:r w:rsidR="00060816" w:rsidRPr="00E827F3">
        <w:rPr>
          <w:i/>
        </w:rPr>
        <w:t>yperband</w:t>
      </w:r>
      <w:proofErr w:type="spellEnd"/>
      <w:r w:rsidR="00060816" w:rsidRPr="00385995">
        <w:t xml:space="preserve">  con los dat</w:t>
      </w:r>
      <w:r w:rsidR="00897BB8">
        <w:t>os normalizados mediante log1p y</w:t>
      </w:r>
      <w:r w:rsidR="00060816" w:rsidRPr="00385995">
        <w:t xml:space="preserve"> z-score, con func</w:t>
      </w:r>
      <w:r w:rsidR="00D918A3">
        <w:t>ión de pé</w:t>
      </w:r>
      <w:r w:rsidR="00060816" w:rsidRPr="00385995">
        <w:t>rdida MAE.</w:t>
      </w:r>
    </w:p>
    <w:p w14:paraId="2740F7C0" w14:textId="77777777" w:rsidR="00434248" w:rsidRDefault="00434248" w:rsidP="00503E8E">
      <w:pPr>
        <w:rPr>
          <w:b/>
        </w:rPr>
      </w:pPr>
    </w:p>
    <w:tbl>
      <w:tblPr>
        <w:tblStyle w:val="Tablaconcuadrcula"/>
        <w:tblW w:w="7860" w:type="dxa"/>
        <w:tblInd w:w="-5" w:type="dxa"/>
        <w:tblLayout w:type="fixed"/>
        <w:tblLook w:val="04A0" w:firstRow="1" w:lastRow="0" w:firstColumn="1" w:lastColumn="0" w:noHBand="0" w:noVBand="1"/>
      </w:tblPr>
      <w:tblGrid>
        <w:gridCol w:w="664"/>
        <w:gridCol w:w="1799"/>
        <w:gridCol w:w="1799"/>
        <w:gridCol w:w="1799"/>
        <w:gridCol w:w="1799"/>
      </w:tblGrid>
      <w:tr w:rsidR="00060816" w14:paraId="59308788" w14:textId="05B5ED6C" w:rsidTr="006614D8">
        <w:trPr>
          <w:trHeight w:val="305"/>
        </w:trPr>
        <w:tc>
          <w:tcPr>
            <w:tcW w:w="664" w:type="dxa"/>
          </w:tcPr>
          <w:p w14:paraId="65E9AB14" w14:textId="77777777" w:rsidR="00060816" w:rsidRDefault="00060816" w:rsidP="00060816">
            <w:r>
              <w:t>#</w:t>
            </w:r>
          </w:p>
        </w:tc>
        <w:tc>
          <w:tcPr>
            <w:tcW w:w="1799" w:type="dxa"/>
          </w:tcPr>
          <w:p w14:paraId="669D5C1E" w14:textId="6A93545F" w:rsidR="00060816" w:rsidRDefault="00060816" w:rsidP="00060816">
            <w:r w:rsidRPr="00FA1763">
              <w:t>Unidades</w:t>
            </w:r>
          </w:p>
        </w:tc>
        <w:tc>
          <w:tcPr>
            <w:tcW w:w="1799" w:type="dxa"/>
          </w:tcPr>
          <w:p w14:paraId="2F620274" w14:textId="3760C727" w:rsidR="00060816" w:rsidRDefault="00897BB8" w:rsidP="00060816">
            <w:r>
              <w:t>C</w:t>
            </w:r>
            <w:r w:rsidR="00060816">
              <w:t>apas</w:t>
            </w:r>
          </w:p>
        </w:tc>
        <w:tc>
          <w:tcPr>
            <w:tcW w:w="1799" w:type="dxa"/>
          </w:tcPr>
          <w:p w14:paraId="5E04FB26" w14:textId="6E9B6845" w:rsidR="00060816" w:rsidRDefault="00060816" w:rsidP="00060816">
            <w:proofErr w:type="spellStart"/>
            <w:r>
              <w:t>lr</w:t>
            </w:r>
            <w:proofErr w:type="spellEnd"/>
          </w:p>
        </w:tc>
        <w:tc>
          <w:tcPr>
            <w:tcW w:w="1799" w:type="dxa"/>
          </w:tcPr>
          <w:p w14:paraId="0023C6F0" w14:textId="41CBCC11" w:rsidR="00060816" w:rsidRDefault="00897BB8" w:rsidP="00897BB8">
            <w:proofErr w:type="spellStart"/>
            <w:r>
              <w:t>Batch</w:t>
            </w:r>
            <w:proofErr w:type="spellEnd"/>
            <w:r>
              <w:t xml:space="preserve"> </w:t>
            </w:r>
            <w:proofErr w:type="spellStart"/>
            <w:r>
              <w:t>S</w:t>
            </w:r>
            <w:r w:rsidR="00060816" w:rsidRPr="006E63ED">
              <w:t>ize</w:t>
            </w:r>
            <w:proofErr w:type="spellEnd"/>
          </w:p>
        </w:tc>
      </w:tr>
      <w:tr w:rsidR="00060816" w14:paraId="7BE0DADB" w14:textId="77938867" w:rsidTr="006614D8">
        <w:trPr>
          <w:trHeight w:val="305"/>
        </w:trPr>
        <w:tc>
          <w:tcPr>
            <w:tcW w:w="664" w:type="dxa"/>
          </w:tcPr>
          <w:p w14:paraId="35CC4ABE" w14:textId="77777777" w:rsidR="00060816" w:rsidRPr="00385995" w:rsidRDefault="00060816" w:rsidP="00060816">
            <w:r w:rsidRPr="00385995">
              <w:t>1</w:t>
            </w:r>
          </w:p>
        </w:tc>
        <w:tc>
          <w:tcPr>
            <w:tcW w:w="1799" w:type="dxa"/>
          </w:tcPr>
          <w:p w14:paraId="74BD6DDD" w14:textId="3118A3A5" w:rsidR="00060816" w:rsidRPr="00385995" w:rsidRDefault="00060816" w:rsidP="00060816">
            <w:r w:rsidRPr="00385995">
              <w:t>224</w:t>
            </w:r>
          </w:p>
        </w:tc>
        <w:tc>
          <w:tcPr>
            <w:tcW w:w="1799" w:type="dxa"/>
          </w:tcPr>
          <w:p w14:paraId="71E4BF7E" w14:textId="10F5BDAF" w:rsidR="00060816" w:rsidRPr="00385995" w:rsidRDefault="00060816" w:rsidP="00060816">
            <w:r w:rsidRPr="00385995">
              <w:t>1</w:t>
            </w:r>
          </w:p>
        </w:tc>
        <w:tc>
          <w:tcPr>
            <w:tcW w:w="1799" w:type="dxa"/>
          </w:tcPr>
          <w:p w14:paraId="6F933889" w14:textId="3E7A8AE3" w:rsidR="00060816" w:rsidRPr="00385995" w:rsidRDefault="00060816" w:rsidP="00060816">
            <w:r w:rsidRPr="00385995">
              <w:rPr>
                <w:color w:val="212121"/>
                <w:shd w:val="clear" w:color="auto" w:fill="FFFFFF"/>
                <w:lang w:val="en-US"/>
              </w:rPr>
              <w:t>0.0012</w:t>
            </w:r>
          </w:p>
        </w:tc>
        <w:tc>
          <w:tcPr>
            <w:tcW w:w="1799" w:type="dxa"/>
          </w:tcPr>
          <w:p w14:paraId="7DECD208" w14:textId="7E2EF5A9" w:rsidR="00060816" w:rsidRPr="00385995" w:rsidRDefault="00060816" w:rsidP="00060816">
            <w:r w:rsidRPr="00385995">
              <w:t>64</w:t>
            </w:r>
          </w:p>
        </w:tc>
      </w:tr>
    </w:tbl>
    <w:p w14:paraId="41BD22A7" w14:textId="6908E498" w:rsidR="00012623" w:rsidRDefault="00417A28" w:rsidP="00417A28">
      <w:pPr>
        <w:tabs>
          <w:tab w:val="left" w:pos="2655"/>
        </w:tabs>
        <w:rPr>
          <w:b/>
        </w:rPr>
      </w:pPr>
      <w:r>
        <w:rPr>
          <w:b/>
        </w:rPr>
        <w:tab/>
      </w:r>
    </w:p>
    <w:p w14:paraId="22131FDC" w14:textId="44A08F53" w:rsidR="00754708" w:rsidRDefault="00754708" w:rsidP="00417A28">
      <w:pPr>
        <w:pStyle w:val="Tablas"/>
      </w:pPr>
      <w:bookmarkStart w:id="87" w:name="_Toc207808972"/>
      <w:r w:rsidRPr="00754708">
        <w:t>Tabla 5 Prueba</w:t>
      </w:r>
      <w:r w:rsidR="00897BB8">
        <w:t xml:space="preserve"> 1 Parámetros encontrados por el </w:t>
      </w:r>
      <w:r w:rsidRPr="00754708">
        <w:t xml:space="preserve">Algoritmo de Afinamiento de </w:t>
      </w:r>
      <w:proofErr w:type="spellStart"/>
      <w:r w:rsidRPr="00754708">
        <w:t>Hiperparametros</w:t>
      </w:r>
      <w:proofErr w:type="spellEnd"/>
      <w:r w:rsidRPr="00754708">
        <w:t>.</w:t>
      </w:r>
      <w:bookmarkEnd w:id="87"/>
    </w:p>
    <w:p w14:paraId="5D9E9FDF" w14:textId="77777777" w:rsidR="006E63ED" w:rsidRDefault="006E63ED" w:rsidP="00503E8E">
      <w:pPr>
        <w:rPr>
          <w:b/>
        </w:rPr>
      </w:pPr>
    </w:p>
    <w:p w14:paraId="29682779" w14:textId="2CB961E0" w:rsidR="006E63ED" w:rsidRDefault="006E63ED" w:rsidP="00503E8E">
      <w:pPr>
        <w:rPr>
          <w:b/>
        </w:rPr>
      </w:pPr>
      <w:r>
        <w:rPr>
          <w:b/>
          <w:noProof/>
        </w:rPr>
        <w:drawing>
          <wp:inline distT="0" distB="0" distL="0" distR="0" wp14:anchorId="0904735D" wp14:editId="758FE7B8">
            <wp:extent cx="4953000" cy="30289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53000" cy="3028950"/>
                    </a:xfrm>
                    <a:prstGeom prst="rect">
                      <a:avLst/>
                    </a:prstGeom>
                    <a:noFill/>
                    <a:ln>
                      <a:noFill/>
                    </a:ln>
                  </pic:spPr>
                </pic:pic>
              </a:graphicData>
            </a:graphic>
          </wp:inline>
        </w:drawing>
      </w:r>
    </w:p>
    <w:p w14:paraId="5EEC94BB" w14:textId="77777777" w:rsidR="006E63ED" w:rsidRDefault="006E63ED" w:rsidP="00503E8E">
      <w:pPr>
        <w:rPr>
          <w:b/>
        </w:rPr>
      </w:pPr>
    </w:p>
    <w:p w14:paraId="155E66B6" w14:textId="048FD5B2" w:rsidR="00CB1B99" w:rsidRDefault="00CB1B99" w:rsidP="0064646C">
      <w:pPr>
        <w:pStyle w:val="Figuras"/>
        <w:rPr>
          <w:rFonts w:eastAsiaTheme="majorEastAsia"/>
        </w:rPr>
      </w:pPr>
      <w:bookmarkStart w:id="88" w:name="_Toc207809001"/>
      <w:r>
        <w:rPr>
          <w:rFonts w:eastAsiaTheme="majorEastAsia"/>
        </w:rPr>
        <w:t xml:space="preserve">Figura </w:t>
      </w:r>
      <w:r w:rsidR="0064646C">
        <w:rPr>
          <w:rFonts w:eastAsiaTheme="majorEastAsia"/>
        </w:rPr>
        <w:t>1</w:t>
      </w:r>
      <w:r w:rsidR="0001629D">
        <w:rPr>
          <w:rFonts w:eastAsiaTheme="majorEastAsia"/>
        </w:rPr>
        <w:t>1</w:t>
      </w:r>
      <w:r w:rsidR="00D918A3">
        <w:rPr>
          <w:rFonts w:eastAsiaTheme="majorEastAsia"/>
        </w:rPr>
        <w:t>: Grá</w:t>
      </w:r>
      <w:r>
        <w:rPr>
          <w:rFonts w:eastAsiaTheme="majorEastAsia"/>
        </w:rPr>
        <w:t>fico de Los Valores Reales y los Valores Pronosticados</w:t>
      </w:r>
      <w:r w:rsidR="00202082" w:rsidRPr="00202082">
        <w:rPr>
          <w:rFonts w:eastAsiaTheme="majorEastAsia"/>
        </w:rPr>
        <w:t xml:space="preserve"> </w:t>
      </w:r>
      <w:r w:rsidR="00202082">
        <w:rPr>
          <w:rFonts w:eastAsiaTheme="majorEastAsia"/>
        </w:rPr>
        <w:t>de la salida del modelo</w:t>
      </w:r>
      <w:r>
        <w:rPr>
          <w:rFonts w:eastAsiaTheme="majorEastAsia"/>
        </w:rPr>
        <w:t xml:space="preserve"> de una parte de</w:t>
      </w:r>
      <w:r w:rsidR="00D918A3">
        <w:rPr>
          <w:rFonts w:eastAsiaTheme="majorEastAsia"/>
        </w:rPr>
        <w:t>l</w:t>
      </w:r>
      <w:r>
        <w:rPr>
          <w:rFonts w:eastAsiaTheme="majorEastAsia"/>
        </w:rPr>
        <w:t xml:space="preserve"> conjunto</w:t>
      </w:r>
      <w:r w:rsidR="00202082">
        <w:rPr>
          <w:rFonts w:eastAsiaTheme="majorEastAsia"/>
        </w:rPr>
        <w:t xml:space="preserve"> </w:t>
      </w:r>
      <w:proofErr w:type="spellStart"/>
      <w:r w:rsidR="00202082">
        <w:rPr>
          <w:rFonts w:eastAsiaTheme="majorEastAsia"/>
        </w:rPr>
        <w:t>Y_test</w:t>
      </w:r>
      <w:proofErr w:type="spellEnd"/>
      <w:r w:rsidR="00202082">
        <w:rPr>
          <w:rFonts w:eastAsiaTheme="majorEastAsia"/>
        </w:rPr>
        <w:t>,</w:t>
      </w:r>
      <w:r w:rsidR="00202082" w:rsidRPr="00202082">
        <w:rPr>
          <w:rFonts w:eastAsiaTheme="majorEastAsia"/>
        </w:rPr>
        <w:t xml:space="preserve"> </w:t>
      </w:r>
      <w:r>
        <w:rPr>
          <w:rFonts w:eastAsiaTheme="majorEastAsia"/>
        </w:rPr>
        <w:t>de</w:t>
      </w:r>
      <w:r w:rsidR="00202082">
        <w:rPr>
          <w:rFonts w:eastAsiaTheme="majorEastAsia"/>
        </w:rPr>
        <w:t xml:space="preserve"> la</w:t>
      </w:r>
      <w:r>
        <w:rPr>
          <w:rFonts w:eastAsiaTheme="majorEastAsia"/>
        </w:rPr>
        <w:t xml:space="preserve"> prueba</w:t>
      </w:r>
      <w:r w:rsidR="00202082">
        <w:rPr>
          <w:rFonts w:eastAsiaTheme="majorEastAsia"/>
        </w:rPr>
        <w:t xml:space="preserve"> 1</w:t>
      </w:r>
      <w:r>
        <w:rPr>
          <w:rFonts w:eastAsiaTheme="majorEastAsia"/>
        </w:rPr>
        <w:t>.</w:t>
      </w:r>
      <w:bookmarkEnd w:id="88"/>
    </w:p>
    <w:p w14:paraId="7F7A9357" w14:textId="275BE454" w:rsidR="00336069" w:rsidRDefault="00655D51" w:rsidP="00503E8E">
      <w:pPr>
        <w:rPr>
          <w:rFonts w:eastAsiaTheme="majorEastAsia"/>
        </w:rPr>
      </w:pPr>
      <w:r>
        <w:rPr>
          <w:rFonts w:eastAsiaTheme="majorEastAsia"/>
        </w:rPr>
        <w:t>El modelo de la primera prueba como se puede ver</w:t>
      </w:r>
      <w:r w:rsidR="00A67AE0">
        <w:rPr>
          <w:rFonts w:eastAsiaTheme="majorEastAsia"/>
        </w:rPr>
        <w:t xml:space="preserve"> en la figura 11</w:t>
      </w:r>
      <w:r>
        <w:rPr>
          <w:rFonts w:eastAsiaTheme="majorEastAsia"/>
        </w:rPr>
        <w:t xml:space="preserve"> </w:t>
      </w:r>
      <w:r w:rsidR="00881339">
        <w:rPr>
          <w:rFonts w:eastAsiaTheme="majorEastAsia"/>
        </w:rPr>
        <w:t>tiende a pronosticar una media.</w:t>
      </w:r>
    </w:p>
    <w:p w14:paraId="698CBE23" w14:textId="576742E5" w:rsidR="00881339" w:rsidRDefault="00881339">
      <w:pPr>
        <w:spacing w:before="0" w:after="160" w:line="259" w:lineRule="auto"/>
        <w:rPr>
          <w:rFonts w:eastAsiaTheme="majorEastAsia"/>
        </w:rPr>
      </w:pPr>
      <w:r>
        <w:rPr>
          <w:rFonts w:eastAsiaTheme="majorEastAsia"/>
        </w:rPr>
        <w:br w:type="page"/>
      </w:r>
    </w:p>
    <w:tbl>
      <w:tblPr>
        <w:tblStyle w:val="Tablaconcuadrcula"/>
        <w:tblW w:w="8249" w:type="dxa"/>
        <w:tblInd w:w="-5" w:type="dxa"/>
        <w:tblLayout w:type="fixed"/>
        <w:tblLook w:val="04A0" w:firstRow="1" w:lastRow="0" w:firstColumn="1" w:lastColumn="0" w:noHBand="0" w:noVBand="1"/>
      </w:tblPr>
      <w:tblGrid>
        <w:gridCol w:w="697"/>
        <w:gridCol w:w="1888"/>
        <w:gridCol w:w="1888"/>
        <w:gridCol w:w="1888"/>
        <w:gridCol w:w="1888"/>
      </w:tblGrid>
      <w:tr w:rsidR="00060816" w14:paraId="766DDE52" w14:textId="77777777" w:rsidTr="006614D8">
        <w:trPr>
          <w:trHeight w:val="270"/>
        </w:trPr>
        <w:tc>
          <w:tcPr>
            <w:tcW w:w="697" w:type="dxa"/>
          </w:tcPr>
          <w:p w14:paraId="310BF9A4" w14:textId="77777777" w:rsidR="00060816" w:rsidRDefault="00060816" w:rsidP="00754708">
            <w:r>
              <w:lastRenderedPageBreak/>
              <w:t>#</w:t>
            </w:r>
          </w:p>
        </w:tc>
        <w:tc>
          <w:tcPr>
            <w:tcW w:w="1888" w:type="dxa"/>
          </w:tcPr>
          <w:p w14:paraId="3374C7AB" w14:textId="77777777" w:rsidR="00060816" w:rsidRDefault="00060816" w:rsidP="00754708">
            <w:r w:rsidRPr="00FA1763">
              <w:t>Unidades</w:t>
            </w:r>
          </w:p>
        </w:tc>
        <w:tc>
          <w:tcPr>
            <w:tcW w:w="1888" w:type="dxa"/>
          </w:tcPr>
          <w:p w14:paraId="221CC2B7" w14:textId="00C237B1" w:rsidR="00060816" w:rsidRDefault="00CB1B99" w:rsidP="00754708">
            <w:r>
              <w:t>C</w:t>
            </w:r>
            <w:r w:rsidR="00060816">
              <w:t>apas</w:t>
            </w:r>
          </w:p>
        </w:tc>
        <w:tc>
          <w:tcPr>
            <w:tcW w:w="1888" w:type="dxa"/>
          </w:tcPr>
          <w:p w14:paraId="4466A6EB" w14:textId="77777777" w:rsidR="00060816" w:rsidRDefault="00060816" w:rsidP="00754708">
            <w:proofErr w:type="spellStart"/>
            <w:r>
              <w:t>lr</w:t>
            </w:r>
            <w:proofErr w:type="spellEnd"/>
          </w:p>
        </w:tc>
        <w:tc>
          <w:tcPr>
            <w:tcW w:w="1888" w:type="dxa"/>
          </w:tcPr>
          <w:p w14:paraId="311E674E" w14:textId="0DD1449B" w:rsidR="00060816" w:rsidRDefault="00897BB8" w:rsidP="00754708">
            <w:proofErr w:type="spellStart"/>
            <w:r>
              <w:t>Batch</w:t>
            </w:r>
            <w:proofErr w:type="spellEnd"/>
            <w:r>
              <w:t xml:space="preserve"> </w:t>
            </w:r>
            <w:proofErr w:type="spellStart"/>
            <w:r>
              <w:t>S</w:t>
            </w:r>
            <w:r w:rsidRPr="006E63ED">
              <w:t>ize</w:t>
            </w:r>
            <w:proofErr w:type="spellEnd"/>
          </w:p>
        </w:tc>
      </w:tr>
      <w:tr w:rsidR="00060816" w14:paraId="24A02BFF" w14:textId="77777777" w:rsidTr="006614D8">
        <w:trPr>
          <w:trHeight w:val="270"/>
        </w:trPr>
        <w:tc>
          <w:tcPr>
            <w:tcW w:w="697" w:type="dxa"/>
          </w:tcPr>
          <w:p w14:paraId="6FF6D876" w14:textId="114D078A" w:rsidR="00060816" w:rsidRPr="00385995" w:rsidRDefault="00385995" w:rsidP="00754708">
            <w:r w:rsidRPr="00385995">
              <w:t>2</w:t>
            </w:r>
          </w:p>
        </w:tc>
        <w:tc>
          <w:tcPr>
            <w:tcW w:w="1888" w:type="dxa"/>
          </w:tcPr>
          <w:p w14:paraId="6BDB1DA0" w14:textId="1FB79BD8" w:rsidR="00060816" w:rsidRPr="00385995" w:rsidRDefault="00060816" w:rsidP="00754708">
            <w:r w:rsidRPr="00385995">
              <w:t>192</w:t>
            </w:r>
          </w:p>
        </w:tc>
        <w:tc>
          <w:tcPr>
            <w:tcW w:w="1888" w:type="dxa"/>
          </w:tcPr>
          <w:p w14:paraId="500C7F95" w14:textId="77777777" w:rsidR="00060816" w:rsidRPr="00385995" w:rsidRDefault="00060816" w:rsidP="00754708">
            <w:r w:rsidRPr="00385995">
              <w:t>1</w:t>
            </w:r>
          </w:p>
        </w:tc>
        <w:tc>
          <w:tcPr>
            <w:tcW w:w="1888" w:type="dxa"/>
          </w:tcPr>
          <w:p w14:paraId="0A8745BB" w14:textId="133DE26A" w:rsidR="00060816" w:rsidRPr="00385995" w:rsidRDefault="003403BF" w:rsidP="003403BF">
            <w:r w:rsidRPr="00385995">
              <w:t>0.0018</w:t>
            </w:r>
          </w:p>
        </w:tc>
        <w:tc>
          <w:tcPr>
            <w:tcW w:w="1888" w:type="dxa"/>
          </w:tcPr>
          <w:p w14:paraId="028ADF2B" w14:textId="72C68EF6" w:rsidR="00060816" w:rsidRPr="00385995" w:rsidRDefault="003403BF" w:rsidP="00754708">
            <w:r w:rsidRPr="00385995">
              <w:t>128</w:t>
            </w:r>
          </w:p>
        </w:tc>
      </w:tr>
    </w:tbl>
    <w:p w14:paraId="2FC49208" w14:textId="77777777" w:rsidR="00060816" w:rsidRDefault="00060816" w:rsidP="00060816">
      <w:pPr>
        <w:rPr>
          <w:b/>
        </w:rPr>
      </w:pPr>
    </w:p>
    <w:p w14:paraId="232316D3" w14:textId="1646B905" w:rsidR="00060816" w:rsidRDefault="00754708" w:rsidP="00417A28">
      <w:pPr>
        <w:pStyle w:val="Tablas"/>
      </w:pPr>
      <w:bookmarkStart w:id="89" w:name="_Toc207808973"/>
      <w:r>
        <w:t>Tabla 6</w:t>
      </w:r>
      <w:r w:rsidRPr="00754708">
        <w:t xml:space="preserve"> Prueba </w:t>
      </w:r>
      <w:r w:rsidR="00897BB8">
        <w:t xml:space="preserve">2 Parámetros encontrados por el </w:t>
      </w:r>
      <w:r w:rsidR="00897BB8" w:rsidRPr="00754708">
        <w:t xml:space="preserve">Algoritmo de Afinamiento de </w:t>
      </w:r>
      <w:proofErr w:type="spellStart"/>
      <w:r w:rsidR="00897BB8" w:rsidRPr="00754708">
        <w:t>Hiperparametros</w:t>
      </w:r>
      <w:proofErr w:type="spellEnd"/>
      <w:r w:rsidR="00897BB8" w:rsidRPr="00754708">
        <w:t>.</w:t>
      </w:r>
      <w:bookmarkEnd w:id="89"/>
    </w:p>
    <w:p w14:paraId="7A3A0598" w14:textId="77777777" w:rsidR="00FC0734" w:rsidRDefault="00FC0734" w:rsidP="00FC0734">
      <w:pPr>
        <w:spacing w:after="160" w:line="259" w:lineRule="auto"/>
        <w:jc w:val="both"/>
        <w:rPr>
          <w:b/>
        </w:rPr>
      </w:pPr>
    </w:p>
    <w:p w14:paraId="1EF58265" w14:textId="7513D454" w:rsidR="00FC0734" w:rsidRDefault="00FC0734" w:rsidP="00FC0734">
      <w:pPr>
        <w:spacing w:after="160" w:line="259" w:lineRule="auto"/>
        <w:jc w:val="both"/>
        <w:rPr>
          <w:b/>
        </w:rPr>
      </w:pPr>
      <w:r>
        <w:rPr>
          <w:color w:val="000000"/>
        </w:rPr>
        <w:t xml:space="preserve">La segunda prueba que se </w:t>
      </w:r>
      <w:r w:rsidR="00E827F3">
        <w:rPr>
          <w:color w:val="000000"/>
        </w:rPr>
        <w:t>realiza es</w:t>
      </w:r>
      <w:r>
        <w:rPr>
          <w:color w:val="000000"/>
        </w:rPr>
        <w:t xml:space="preserve"> la d</w:t>
      </w:r>
      <w:r w:rsidR="00E827F3">
        <w:rPr>
          <w:color w:val="000000"/>
        </w:rPr>
        <w:t xml:space="preserve">e correr el algoritmo </w:t>
      </w:r>
      <w:proofErr w:type="spellStart"/>
      <w:r w:rsidR="00E827F3">
        <w:rPr>
          <w:color w:val="000000"/>
        </w:rPr>
        <w:t>Hyperband</w:t>
      </w:r>
      <w:proofErr w:type="spellEnd"/>
      <w:r>
        <w:rPr>
          <w:color w:val="000000"/>
        </w:rPr>
        <w:t xml:space="preserve"> con los datos normalizados mediante z-score, con función de pérdida Huber. Se puede observar en la tabla 6 los parámetros encontrados como resultado de la prueba 2.</w:t>
      </w:r>
    </w:p>
    <w:p w14:paraId="58AC2E50" w14:textId="4200CD0A" w:rsidR="00CB1B99" w:rsidRPr="00DE0470" w:rsidRDefault="00CB1B99">
      <w:pPr>
        <w:spacing w:after="160" w:line="259" w:lineRule="auto"/>
        <w:rPr>
          <w:b/>
        </w:rPr>
      </w:pPr>
    </w:p>
    <w:p w14:paraId="128EBCD1" w14:textId="431B50F6" w:rsidR="00A54F56" w:rsidRPr="00385995" w:rsidRDefault="00385995">
      <w:pPr>
        <w:spacing w:after="160" w:line="259" w:lineRule="auto"/>
      </w:pPr>
      <w:r w:rsidRPr="00385995">
        <w:t xml:space="preserve">Comparaciones </w:t>
      </w:r>
      <w:r>
        <w:t>de rendimientos</w:t>
      </w:r>
      <w:r w:rsidRPr="00385995">
        <w:t xml:space="preserve"> la</w:t>
      </w:r>
      <w:r>
        <w:t>s</w:t>
      </w:r>
      <w:r w:rsidRPr="00385995">
        <w:t xml:space="preserve"> prueba</w:t>
      </w:r>
      <w:r>
        <w:t>s</w:t>
      </w:r>
      <w:r w:rsidRPr="00385995">
        <w:t xml:space="preserve"> 1 y 2</w:t>
      </w:r>
    </w:p>
    <w:p w14:paraId="29BE4DB9" w14:textId="77777777" w:rsidR="00012623" w:rsidRDefault="00012623" w:rsidP="00503E8E">
      <w:pPr>
        <w:rPr>
          <w:b/>
        </w:rPr>
      </w:pPr>
    </w:p>
    <w:tbl>
      <w:tblPr>
        <w:tblStyle w:val="Tablaconcuadrcula"/>
        <w:tblW w:w="8180" w:type="dxa"/>
        <w:tblLook w:val="04A0" w:firstRow="1" w:lastRow="0" w:firstColumn="1" w:lastColumn="0" w:noHBand="0" w:noVBand="1"/>
      </w:tblPr>
      <w:tblGrid>
        <w:gridCol w:w="486"/>
        <w:gridCol w:w="2611"/>
        <w:gridCol w:w="2611"/>
        <w:gridCol w:w="2472"/>
      </w:tblGrid>
      <w:tr w:rsidR="00385995" w14:paraId="76FFFEF4" w14:textId="77777777" w:rsidTr="006614D8">
        <w:trPr>
          <w:trHeight w:val="330"/>
        </w:trPr>
        <w:tc>
          <w:tcPr>
            <w:tcW w:w="486" w:type="dxa"/>
          </w:tcPr>
          <w:p w14:paraId="12ADCDA6" w14:textId="55BD38A1" w:rsidR="00385995" w:rsidRDefault="00385995" w:rsidP="00754708">
            <w:r>
              <w:t>#</w:t>
            </w:r>
          </w:p>
        </w:tc>
        <w:tc>
          <w:tcPr>
            <w:tcW w:w="2611" w:type="dxa"/>
          </w:tcPr>
          <w:p w14:paraId="30B71FBD" w14:textId="77777777" w:rsidR="00385995" w:rsidRDefault="00385995" w:rsidP="00754708">
            <w:r>
              <w:t>MAE</w:t>
            </w:r>
          </w:p>
        </w:tc>
        <w:tc>
          <w:tcPr>
            <w:tcW w:w="2611" w:type="dxa"/>
          </w:tcPr>
          <w:p w14:paraId="7C49659B" w14:textId="77777777" w:rsidR="00385995" w:rsidRDefault="00385995" w:rsidP="00754708">
            <w:r>
              <w:t>SMAPE</w:t>
            </w:r>
          </w:p>
        </w:tc>
        <w:tc>
          <w:tcPr>
            <w:tcW w:w="2472" w:type="dxa"/>
          </w:tcPr>
          <w:p w14:paraId="26CBE43F" w14:textId="77777777" w:rsidR="00385995" w:rsidRDefault="00385995" w:rsidP="00754708">
            <w:r>
              <w:t>RMSE</w:t>
            </w:r>
          </w:p>
        </w:tc>
      </w:tr>
      <w:tr w:rsidR="00385995" w14:paraId="58AECF46" w14:textId="77777777" w:rsidTr="006614D8">
        <w:trPr>
          <w:trHeight w:val="330"/>
        </w:trPr>
        <w:tc>
          <w:tcPr>
            <w:tcW w:w="486" w:type="dxa"/>
          </w:tcPr>
          <w:p w14:paraId="55E4CE13" w14:textId="418FE68C" w:rsidR="00385995" w:rsidRDefault="00385995" w:rsidP="00754708">
            <w:r>
              <w:t>1</w:t>
            </w:r>
          </w:p>
        </w:tc>
        <w:tc>
          <w:tcPr>
            <w:tcW w:w="2611" w:type="dxa"/>
          </w:tcPr>
          <w:p w14:paraId="45C29D6C" w14:textId="77777777" w:rsidR="00385995" w:rsidRDefault="00385995" w:rsidP="00754708">
            <w:r w:rsidRPr="00385995">
              <w:t>11.126461988304094</w:t>
            </w:r>
          </w:p>
        </w:tc>
        <w:tc>
          <w:tcPr>
            <w:tcW w:w="2611" w:type="dxa"/>
          </w:tcPr>
          <w:p w14:paraId="561E0F00" w14:textId="77777777" w:rsidR="00385995" w:rsidRDefault="00385995" w:rsidP="00754708">
            <w:r w:rsidRPr="00385995">
              <w:t>0.5977127357014901</w:t>
            </w:r>
          </w:p>
        </w:tc>
        <w:tc>
          <w:tcPr>
            <w:tcW w:w="2472" w:type="dxa"/>
          </w:tcPr>
          <w:p w14:paraId="5A3259E0" w14:textId="77777777" w:rsidR="00385995" w:rsidRDefault="00385995" w:rsidP="00754708">
            <w:r w:rsidRPr="00385995">
              <w:t>16.491247900324023</w:t>
            </w:r>
          </w:p>
        </w:tc>
      </w:tr>
      <w:tr w:rsidR="00385995" w14:paraId="24EE5CAA" w14:textId="77777777" w:rsidTr="006614D8">
        <w:trPr>
          <w:trHeight w:val="330"/>
        </w:trPr>
        <w:tc>
          <w:tcPr>
            <w:tcW w:w="486" w:type="dxa"/>
          </w:tcPr>
          <w:p w14:paraId="455295A8" w14:textId="4E8AA97D" w:rsidR="00385995" w:rsidRDefault="00385995" w:rsidP="00754708">
            <w:r>
              <w:t>2</w:t>
            </w:r>
          </w:p>
        </w:tc>
        <w:tc>
          <w:tcPr>
            <w:tcW w:w="2611" w:type="dxa"/>
          </w:tcPr>
          <w:p w14:paraId="0C443716" w14:textId="77777777" w:rsidR="00385995" w:rsidRDefault="00385995" w:rsidP="00754708">
            <w:r w:rsidRPr="00385995">
              <w:t>13.274267093758834</w:t>
            </w:r>
          </w:p>
        </w:tc>
        <w:tc>
          <w:tcPr>
            <w:tcW w:w="2611" w:type="dxa"/>
          </w:tcPr>
          <w:p w14:paraId="3001ED6F" w14:textId="77777777" w:rsidR="00385995" w:rsidRDefault="00385995" w:rsidP="00754708">
            <w:r w:rsidRPr="00385995">
              <w:t>0.6972292246352332</w:t>
            </w:r>
          </w:p>
        </w:tc>
        <w:tc>
          <w:tcPr>
            <w:tcW w:w="2472" w:type="dxa"/>
          </w:tcPr>
          <w:p w14:paraId="40F8D41E" w14:textId="35DF22CB" w:rsidR="00385995" w:rsidRDefault="00385995" w:rsidP="00754708">
            <w:r w:rsidRPr="00385995">
              <w:t>17.523084885859184</w:t>
            </w:r>
          </w:p>
        </w:tc>
      </w:tr>
    </w:tbl>
    <w:p w14:paraId="7C209397" w14:textId="547F231C" w:rsidR="00754708" w:rsidRDefault="00754708" w:rsidP="00417A28">
      <w:pPr>
        <w:pStyle w:val="Tablas"/>
      </w:pPr>
      <w:bookmarkStart w:id="90" w:name="_Toc207808974"/>
      <w:r>
        <w:t>Tabla 7</w:t>
      </w:r>
      <w:r w:rsidRPr="00754708">
        <w:t xml:space="preserve"> </w:t>
      </w:r>
      <w:r>
        <w:t>Comparaciones de Rendimientos entre Pruebas</w:t>
      </w:r>
      <w:r w:rsidRPr="00754708">
        <w:t>.</w:t>
      </w:r>
      <w:bookmarkEnd w:id="90"/>
    </w:p>
    <w:p w14:paraId="432F7C61" w14:textId="77777777" w:rsidR="00385995" w:rsidRDefault="00385995" w:rsidP="00503E8E">
      <w:pPr>
        <w:rPr>
          <w:b/>
        </w:rPr>
      </w:pPr>
    </w:p>
    <w:p w14:paraId="30025B4C" w14:textId="3041A336" w:rsidR="00434248" w:rsidRPr="00385995" w:rsidRDefault="00385995" w:rsidP="00897BB8">
      <w:pPr>
        <w:jc w:val="both"/>
      </w:pPr>
      <w:r>
        <w:t xml:space="preserve">En la tabla </w:t>
      </w:r>
      <w:r w:rsidR="00754708">
        <w:t>7</w:t>
      </w:r>
      <w:r w:rsidRPr="00385995">
        <w:t xml:space="preserve"> </w:t>
      </w:r>
      <w:r>
        <w:t xml:space="preserve">se puede ver que </w:t>
      </w:r>
      <w:r w:rsidRPr="00385995">
        <w:t>la prueba 1 tiene mejores rendimientos en todas las métricas, por l</w:t>
      </w:r>
      <w:r>
        <w:t xml:space="preserve">o tanto </w:t>
      </w:r>
      <w:r w:rsidRPr="00385995">
        <w:t xml:space="preserve"> en </w:t>
      </w:r>
      <w:r w:rsidR="00897BB8">
        <w:t xml:space="preserve">las </w:t>
      </w:r>
      <w:r w:rsidRPr="00385995">
        <w:t>pruebas siguientes se seguirán utilizando los parámetros de la prueba 1</w:t>
      </w:r>
      <w:r>
        <w:t>.</w:t>
      </w:r>
    </w:p>
    <w:p w14:paraId="6765B076" w14:textId="14B2FD57" w:rsidR="00FC0734" w:rsidRDefault="00FC0734">
      <w:pPr>
        <w:spacing w:before="0" w:after="160" w:line="259" w:lineRule="auto"/>
        <w:rPr>
          <w:b/>
        </w:rPr>
      </w:pPr>
    </w:p>
    <w:p w14:paraId="4A6EF82D" w14:textId="63BAC06C" w:rsidR="00D24C0E" w:rsidRPr="006614D8" w:rsidRDefault="006614D8" w:rsidP="00B431C0">
      <w:pPr>
        <w:pStyle w:val="Ttulo3"/>
      </w:pPr>
      <w:bookmarkStart w:id="91" w:name="_Toc207808955"/>
      <w:r>
        <w:t>4.5.5</w:t>
      </w:r>
      <w:r w:rsidRPr="006614D8">
        <w:t xml:space="preserve"> </w:t>
      </w:r>
      <w:r w:rsidR="00D24C0E" w:rsidRPr="006614D8">
        <w:t>Prueba de capas</w:t>
      </w:r>
      <w:bookmarkEnd w:id="91"/>
    </w:p>
    <w:p w14:paraId="1AA8DB62" w14:textId="77777777" w:rsidR="00FC0734" w:rsidRDefault="00FC0734" w:rsidP="00CB1B99"/>
    <w:p w14:paraId="23DB8762" w14:textId="0C571654" w:rsidR="00CB1B99" w:rsidRDefault="00CB1B99" w:rsidP="00CB1B99">
      <w:r>
        <w:t xml:space="preserve">Esta prueba consiste en agregar más capas al mejor modelo obtenido, se </w:t>
      </w:r>
      <w:r w:rsidR="00D71E3D">
        <w:t>entrenó</w:t>
      </w:r>
      <w:r>
        <w:t xml:space="preserve"> por 500 épocas con 2 capas de </w:t>
      </w:r>
      <w:proofErr w:type="spellStart"/>
      <w:r w:rsidRPr="00CB1B99">
        <w:rPr>
          <w:i/>
        </w:rPr>
        <w:t>encoder</w:t>
      </w:r>
      <w:proofErr w:type="spellEnd"/>
      <w:r>
        <w:t xml:space="preserve"> y 2 capas de </w:t>
      </w:r>
      <w:proofErr w:type="spellStart"/>
      <w:r w:rsidRPr="00CB1B99">
        <w:rPr>
          <w:i/>
        </w:rPr>
        <w:t>decoder</w:t>
      </w:r>
      <w:proofErr w:type="spellEnd"/>
      <w:r>
        <w:t>.</w:t>
      </w:r>
    </w:p>
    <w:p w14:paraId="3FB8D616" w14:textId="77777777" w:rsidR="00D24C0E" w:rsidRDefault="00D24C0E" w:rsidP="00503E8E">
      <w:pPr>
        <w:rPr>
          <w:b/>
        </w:rPr>
      </w:pPr>
    </w:p>
    <w:tbl>
      <w:tblPr>
        <w:tblStyle w:val="Tablaconcuadrcula"/>
        <w:tblW w:w="8211" w:type="dxa"/>
        <w:tblLayout w:type="fixed"/>
        <w:tblLook w:val="04A0" w:firstRow="1" w:lastRow="0" w:firstColumn="1" w:lastColumn="0" w:noHBand="0" w:noVBand="1"/>
      </w:tblPr>
      <w:tblGrid>
        <w:gridCol w:w="336"/>
        <w:gridCol w:w="1076"/>
        <w:gridCol w:w="2189"/>
        <w:gridCol w:w="2305"/>
        <w:gridCol w:w="2305"/>
      </w:tblGrid>
      <w:tr w:rsidR="00FC2EC4" w14:paraId="19858422" w14:textId="77777777" w:rsidTr="00FC2EC4">
        <w:tc>
          <w:tcPr>
            <w:tcW w:w="336" w:type="dxa"/>
          </w:tcPr>
          <w:p w14:paraId="33B0927B" w14:textId="38B590B4" w:rsidR="00FC2EC4" w:rsidRDefault="00FC2EC4" w:rsidP="00FC2EC4">
            <w:r>
              <w:lastRenderedPageBreak/>
              <w:t>#</w:t>
            </w:r>
          </w:p>
        </w:tc>
        <w:tc>
          <w:tcPr>
            <w:tcW w:w="1076" w:type="dxa"/>
          </w:tcPr>
          <w:p w14:paraId="1922519E" w14:textId="3941FDC0" w:rsidR="00FC2EC4" w:rsidRDefault="00FC2EC4" w:rsidP="00FC2EC4">
            <w:r>
              <w:t>Modelo</w:t>
            </w:r>
          </w:p>
        </w:tc>
        <w:tc>
          <w:tcPr>
            <w:tcW w:w="2189" w:type="dxa"/>
          </w:tcPr>
          <w:p w14:paraId="3D9444CA" w14:textId="6489E4FB" w:rsidR="00FC2EC4" w:rsidRDefault="00FC2EC4" w:rsidP="00FC2EC4">
            <w:r>
              <w:t>MAE</w:t>
            </w:r>
          </w:p>
        </w:tc>
        <w:tc>
          <w:tcPr>
            <w:tcW w:w="2305" w:type="dxa"/>
          </w:tcPr>
          <w:p w14:paraId="7C1FE0A1" w14:textId="77777777" w:rsidR="00FC2EC4" w:rsidRDefault="00FC2EC4" w:rsidP="00FC2EC4">
            <w:r>
              <w:t>SMAPE</w:t>
            </w:r>
          </w:p>
        </w:tc>
        <w:tc>
          <w:tcPr>
            <w:tcW w:w="2305" w:type="dxa"/>
          </w:tcPr>
          <w:p w14:paraId="6DF98C3A" w14:textId="77777777" w:rsidR="00FC2EC4" w:rsidRDefault="00FC2EC4" w:rsidP="00FC2EC4">
            <w:r>
              <w:t>RMSE</w:t>
            </w:r>
          </w:p>
        </w:tc>
      </w:tr>
      <w:tr w:rsidR="00FC2EC4" w14:paraId="63381B97" w14:textId="77777777" w:rsidTr="00FC2EC4">
        <w:tc>
          <w:tcPr>
            <w:tcW w:w="336" w:type="dxa"/>
          </w:tcPr>
          <w:p w14:paraId="783EDFFF" w14:textId="287D1D2A" w:rsidR="00FC2EC4" w:rsidRPr="009D7B99" w:rsidRDefault="00FC2EC4" w:rsidP="00FC2EC4">
            <w:r>
              <w:t>1</w:t>
            </w:r>
          </w:p>
        </w:tc>
        <w:tc>
          <w:tcPr>
            <w:tcW w:w="1076" w:type="dxa"/>
          </w:tcPr>
          <w:p w14:paraId="62D348F6" w14:textId="17F04976" w:rsidR="00FC2EC4" w:rsidRPr="0076189B" w:rsidRDefault="00FC2EC4" w:rsidP="00FC2EC4">
            <w:r w:rsidRPr="009D7B99">
              <w:t>1</w:t>
            </w:r>
            <w:r>
              <w:t xml:space="preserve"> C</w:t>
            </w:r>
            <w:r w:rsidRPr="009D7B99">
              <w:t xml:space="preserve">apa </w:t>
            </w:r>
          </w:p>
        </w:tc>
        <w:tc>
          <w:tcPr>
            <w:tcW w:w="2189" w:type="dxa"/>
          </w:tcPr>
          <w:p w14:paraId="30AB900C" w14:textId="6B93CC19" w:rsidR="00FC2EC4" w:rsidRDefault="00FC2EC4" w:rsidP="00FC2EC4">
            <w:r>
              <w:t>11.1264619883040</w:t>
            </w:r>
          </w:p>
        </w:tc>
        <w:tc>
          <w:tcPr>
            <w:tcW w:w="2305" w:type="dxa"/>
          </w:tcPr>
          <w:p w14:paraId="40C1DF1F" w14:textId="7A2487E0" w:rsidR="00FC2EC4" w:rsidRDefault="00FC2EC4" w:rsidP="00FC2EC4">
            <w:r>
              <w:t>0.597712735701490</w:t>
            </w:r>
          </w:p>
        </w:tc>
        <w:tc>
          <w:tcPr>
            <w:tcW w:w="2305" w:type="dxa"/>
          </w:tcPr>
          <w:p w14:paraId="68997C08" w14:textId="2C815E75" w:rsidR="00FC2EC4" w:rsidRDefault="00FC2EC4" w:rsidP="00FC2EC4">
            <w:r>
              <w:t>16.49124790032402</w:t>
            </w:r>
          </w:p>
        </w:tc>
      </w:tr>
      <w:tr w:rsidR="00FC2EC4" w14:paraId="480A38B6" w14:textId="77777777" w:rsidTr="00FC2EC4">
        <w:tc>
          <w:tcPr>
            <w:tcW w:w="336" w:type="dxa"/>
          </w:tcPr>
          <w:p w14:paraId="4BB79FAF" w14:textId="62D48A94" w:rsidR="00FC2EC4" w:rsidRDefault="00FC2EC4" w:rsidP="00FC2EC4">
            <w:r>
              <w:t>3</w:t>
            </w:r>
          </w:p>
        </w:tc>
        <w:tc>
          <w:tcPr>
            <w:tcW w:w="1076" w:type="dxa"/>
          </w:tcPr>
          <w:p w14:paraId="2C8D0112" w14:textId="1F243951" w:rsidR="00FC2EC4" w:rsidRPr="0076189B" w:rsidRDefault="00FC2EC4" w:rsidP="00FC2EC4">
            <w:r>
              <w:t xml:space="preserve">2 Capas </w:t>
            </w:r>
          </w:p>
        </w:tc>
        <w:tc>
          <w:tcPr>
            <w:tcW w:w="2189" w:type="dxa"/>
          </w:tcPr>
          <w:p w14:paraId="3719B5AF" w14:textId="308566DD" w:rsidR="00FC2EC4" w:rsidRDefault="00FC2EC4" w:rsidP="00FC2EC4">
            <w:r>
              <w:t>12.1522660818713</w:t>
            </w:r>
          </w:p>
        </w:tc>
        <w:tc>
          <w:tcPr>
            <w:tcW w:w="2305" w:type="dxa"/>
          </w:tcPr>
          <w:p w14:paraId="705BD71C" w14:textId="7A5D1D69" w:rsidR="00FC2EC4" w:rsidRDefault="00FC2EC4" w:rsidP="00FC2EC4">
            <w:r>
              <w:t>0.634800796175514</w:t>
            </w:r>
          </w:p>
        </w:tc>
        <w:tc>
          <w:tcPr>
            <w:tcW w:w="2305" w:type="dxa"/>
          </w:tcPr>
          <w:p w14:paraId="0E583387" w14:textId="0C4119CF" w:rsidR="00FC2EC4" w:rsidRPr="0076189B" w:rsidRDefault="00FC2EC4" w:rsidP="00FC2EC4">
            <w:r>
              <w:t>17.79014897590223</w:t>
            </w:r>
          </w:p>
          <w:p w14:paraId="68BD7A50" w14:textId="77777777" w:rsidR="00FC2EC4" w:rsidRDefault="00FC2EC4" w:rsidP="00FC2EC4"/>
        </w:tc>
      </w:tr>
    </w:tbl>
    <w:p w14:paraId="0F464F03" w14:textId="2C1E1477" w:rsidR="00CB1B99" w:rsidRDefault="0076189B" w:rsidP="00417A28">
      <w:pPr>
        <w:pStyle w:val="Tablas"/>
      </w:pPr>
      <w:bookmarkStart w:id="92" w:name="_Toc207808975"/>
      <w:r>
        <w:t>Tabla 8</w:t>
      </w:r>
      <w:r w:rsidR="00CB1B99" w:rsidRPr="00754708">
        <w:t xml:space="preserve"> </w:t>
      </w:r>
      <w:r w:rsidR="00CB1B99">
        <w:t>Comparaciones de Rendimientos entre Pruebas</w:t>
      </w:r>
      <w:r w:rsidR="00CB1B99" w:rsidRPr="00754708">
        <w:t>.</w:t>
      </w:r>
      <w:bookmarkEnd w:id="92"/>
    </w:p>
    <w:p w14:paraId="30F9CF14" w14:textId="02D3B7FE" w:rsidR="00D24C0E" w:rsidRDefault="00D24C0E" w:rsidP="00503E8E">
      <w:pPr>
        <w:rPr>
          <w:b/>
        </w:rPr>
      </w:pPr>
    </w:p>
    <w:p w14:paraId="7EDACF46" w14:textId="2ED00804" w:rsidR="00533DDD" w:rsidRDefault="00CB1B99" w:rsidP="00897BB8">
      <w:pPr>
        <w:jc w:val="both"/>
      </w:pPr>
      <w:r>
        <w:t xml:space="preserve">Como se puede ver en la tabla </w:t>
      </w:r>
      <w:r w:rsidR="0076189B">
        <w:t>8</w:t>
      </w:r>
      <w:r>
        <w:t xml:space="preserve"> el primer modelo sigue siendo el mejor </w:t>
      </w:r>
      <w:r w:rsidR="00210C07">
        <w:t>modelo,</w:t>
      </w:r>
      <w:r w:rsidR="00897BB8">
        <w:t xml:space="preserve"> el código de </w:t>
      </w:r>
      <w:proofErr w:type="spellStart"/>
      <w:r w:rsidR="00897BB8">
        <w:t>G</w:t>
      </w:r>
      <w:r w:rsidR="006614D8">
        <w:t>itH</w:t>
      </w:r>
      <w:r>
        <w:t>ub</w:t>
      </w:r>
      <w:proofErr w:type="spellEnd"/>
      <w:r>
        <w:t xml:space="preserve"> del ganado</w:t>
      </w:r>
      <w:r w:rsidR="00897BB8">
        <w:t xml:space="preserve">r del concurso de </w:t>
      </w:r>
      <w:proofErr w:type="spellStart"/>
      <w:r w:rsidR="00897BB8">
        <w:t>Kaggle</w:t>
      </w:r>
      <w:proofErr w:type="spellEnd"/>
      <w:r w:rsidR="00897BB8">
        <w:fldChar w:fldCharType="begin" w:fldLock="1"/>
      </w:r>
      <w:r w:rsidR="009D2820">
        <w:instrText>ADDIN CSL_CITATION {"citationItems":[{"id":"ITEM-1","itemData":{"URL":"https://github.com/Arturus/kaggle-web-traffic","accessed":{"date-parts":[["2024","11","7"]]},"author":[{"dropping-particle":"","family":"Suilin","given":"Arthur","non-dropping-particle":"","parse-names":false,"suffix":""}],"id":"ITEM-1","issued":{"date-parts":[["0"]]},"title":"kaggle-web-traffic","type":"webpage"},"uris":["http://www.mendeley.com/documents/?uuid=189c7c7a-9649-4091-a65c-12a08a665b94"]}],"mendeley":{"formattedCitation":"[45]","plainTextFormattedCitation":"[45]","previouslyFormattedCitation":"[45]"},"properties":{"noteIndex":0},"schema":"https://github.com/citation-style-language/schema/raw/master/csl-citation.json"}</w:instrText>
      </w:r>
      <w:r w:rsidR="00897BB8">
        <w:fldChar w:fldCharType="separate"/>
      </w:r>
      <w:r w:rsidR="009D2820" w:rsidRPr="009D2820">
        <w:rPr>
          <w:noProof/>
        </w:rPr>
        <w:t>[45]</w:t>
      </w:r>
      <w:r w:rsidR="00897BB8">
        <w:fldChar w:fldCharType="end"/>
      </w:r>
      <w:r>
        <w:t xml:space="preserve">, se hacen pruebas de 1 y 2 capas como máximo, por </w:t>
      </w:r>
      <w:r w:rsidR="00210C07">
        <w:t xml:space="preserve">lo tanto no continuamos con los ensayos </w:t>
      </w:r>
      <w:r>
        <w:t>de cap</w:t>
      </w:r>
      <w:r w:rsidR="009B2399">
        <w:t xml:space="preserve">as, siendo </w:t>
      </w:r>
      <w:r w:rsidR="00210C07">
        <w:t xml:space="preserve">el experimento </w:t>
      </w:r>
      <w:r w:rsidR="009B2399">
        <w:t xml:space="preserve">de 2 capas </w:t>
      </w:r>
      <w:r w:rsidR="00210C07">
        <w:t>el</w:t>
      </w:r>
      <w:r w:rsidR="009B2399">
        <w:t xml:space="preserve"> tercer </w:t>
      </w:r>
      <w:r w:rsidR="00210C07">
        <w:t>ensayo</w:t>
      </w:r>
      <w:r w:rsidR="009B2399">
        <w:t>.</w:t>
      </w:r>
    </w:p>
    <w:p w14:paraId="2B4EB953" w14:textId="77777777" w:rsidR="00533DDD" w:rsidRDefault="00533DDD" w:rsidP="00533DDD"/>
    <w:p w14:paraId="37C05FD9" w14:textId="4EDBEBD1" w:rsidR="00B60F47" w:rsidRDefault="00284F17" w:rsidP="00B60F47">
      <w:r>
        <w:rPr>
          <w:noProof/>
        </w:rPr>
        <w:drawing>
          <wp:inline distT="0" distB="0" distL="0" distR="0" wp14:anchorId="051D12F6" wp14:editId="677A0342">
            <wp:extent cx="5219700" cy="3200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19700" cy="3200400"/>
                    </a:xfrm>
                    <a:prstGeom prst="rect">
                      <a:avLst/>
                    </a:prstGeom>
                    <a:noFill/>
                    <a:ln>
                      <a:noFill/>
                    </a:ln>
                  </pic:spPr>
                </pic:pic>
              </a:graphicData>
            </a:graphic>
          </wp:inline>
        </w:drawing>
      </w:r>
    </w:p>
    <w:p w14:paraId="5AC654ED" w14:textId="53E4DBD9" w:rsidR="00655D51" w:rsidRDefault="00284F17" w:rsidP="0064646C">
      <w:pPr>
        <w:pStyle w:val="Figuras"/>
        <w:rPr>
          <w:rFonts w:eastAsiaTheme="majorEastAsia"/>
        </w:rPr>
      </w:pPr>
      <w:bookmarkStart w:id="93" w:name="_Toc207809002"/>
      <w:r>
        <w:rPr>
          <w:rFonts w:eastAsiaTheme="majorEastAsia"/>
        </w:rPr>
        <w:t xml:space="preserve">Figura </w:t>
      </w:r>
      <w:r w:rsidR="0001629D">
        <w:rPr>
          <w:rFonts w:eastAsiaTheme="majorEastAsia"/>
        </w:rPr>
        <w:t>12</w:t>
      </w:r>
      <w:r>
        <w:rPr>
          <w:rFonts w:eastAsiaTheme="majorEastAsia"/>
        </w:rPr>
        <w:t>: Gr</w:t>
      </w:r>
      <w:r w:rsidR="006614D8">
        <w:rPr>
          <w:rFonts w:eastAsiaTheme="majorEastAsia"/>
        </w:rPr>
        <w:t>á</w:t>
      </w:r>
      <w:r>
        <w:rPr>
          <w:rFonts w:eastAsiaTheme="majorEastAsia"/>
        </w:rPr>
        <w:t>fico de Los Valores Reales y los Valores Pronosticados</w:t>
      </w:r>
      <w:r w:rsidR="00202082" w:rsidRPr="00202082">
        <w:rPr>
          <w:rFonts w:eastAsiaTheme="majorEastAsia"/>
        </w:rPr>
        <w:t xml:space="preserve"> </w:t>
      </w:r>
      <w:r w:rsidR="00202082">
        <w:rPr>
          <w:rFonts w:eastAsiaTheme="majorEastAsia"/>
        </w:rPr>
        <w:t>de la salida del modelo</w:t>
      </w:r>
      <w:r>
        <w:rPr>
          <w:rFonts w:eastAsiaTheme="majorEastAsia"/>
        </w:rPr>
        <w:t xml:space="preserve"> de una parte de conjunto de prueba </w:t>
      </w:r>
      <w:proofErr w:type="spellStart"/>
      <w:r>
        <w:rPr>
          <w:rFonts w:eastAsiaTheme="majorEastAsia"/>
        </w:rPr>
        <w:t>Y_test</w:t>
      </w:r>
      <w:proofErr w:type="spellEnd"/>
      <w:r>
        <w:rPr>
          <w:rFonts w:eastAsiaTheme="majorEastAsia"/>
        </w:rPr>
        <w:t>,</w:t>
      </w:r>
      <w:r w:rsidR="00897BB8">
        <w:rPr>
          <w:rFonts w:eastAsiaTheme="majorEastAsia"/>
        </w:rPr>
        <w:t xml:space="preserve"> de</w:t>
      </w:r>
      <w:r>
        <w:rPr>
          <w:rFonts w:eastAsiaTheme="majorEastAsia"/>
        </w:rPr>
        <w:t xml:space="preserve"> la prueba 3.</w:t>
      </w:r>
      <w:bookmarkEnd w:id="93"/>
    </w:p>
    <w:p w14:paraId="0A772165" w14:textId="6FF63FB6" w:rsidR="00655D51" w:rsidRDefault="00A16468" w:rsidP="00AA13FD">
      <w:pPr>
        <w:jc w:val="both"/>
        <w:rPr>
          <w:rFonts w:eastAsiaTheme="majorEastAsia"/>
        </w:rPr>
      </w:pPr>
      <w:r>
        <w:rPr>
          <w:rFonts w:eastAsiaTheme="majorEastAsia"/>
        </w:rPr>
        <w:t>En el caso de la figura 12</w:t>
      </w:r>
      <w:r w:rsidR="00655D51">
        <w:rPr>
          <w:rFonts w:eastAsiaTheme="majorEastAsia"/>
        </w:rPr>
        <w:t xml:space="preserve"> se obtiene un modelo que al principio predice bien la tendencia y luego se aleja de la misma terminando en una media.</w:t>
      </w:r>
    </w:p>
    <w:p w14:paraId="401444A0" w14:textId="0A93E2B1" w:rsidR="009B2399" w:rsidRDefault="009B2399">
      <w:pPr>
        <w:spacing w:after="160" w:line="259" w:lineRule="auto"/>
      </w:pPr>
    </w:p>
    <w:p w14:paraId="0A810B54" w14:textId="0BCB3D69" w:rsidR="00DE2438" w:rsidRPr="00FA1763" w:rsidRDefault="00FA1763" w:rsidP="00FA1763">
      <w:pPr>
        <w:pStyle w:val="Ttulo3"/>
      </w:pPr>
      <w:bookmarkStart w:id="94" w:name="_Toc207808956"/>
      <w:r w:rsidRPr="00FA1763">
        <w:lastRenderedPageBreak/>
        <w:t>4.</w:t>
      </w:r>
      <w:r w:rsidR="008E278A">
        <w:t>5.</w:t>
      </w:r>
      <w:r w:rsidR="00B431C0">
        <w:t>6</w:t>
      </w:r>
      <w:r w:rsidRPr="00FA1763">
        <w:t xml:space="preserve"> </w:t>
      </w:r>
      <w:r w:rsidR="00DE2438" w:rsidRPr="00FA1763">
        <w:t xml:space="preserve">Pruebas Editorial Universitaria </w:t>
      </w:r>
      <w:r w:rsidR="006614D8">
        <w:t>UA</w:t>
      </w:r>
      <w:bookmarkEnd w:id="94"/>
    </w:p>
    <w:p w14:paraId="56C5EB9C" w14:textId="77777777" w:rsidR="00DE2438" w:rsidRDefault="00DE2438" w:rsidP="004833B4"/>
    <w:p w14:paraId="757D27CB" w14:textId="45DA1A74" w:rsidR="00F31FDF" w:rsidRDefault="003A34F5" w:rsidP="00897BB8">
      <w:pPr>
        <w:jc w:val="both"/>
      </w:pPr>
      <w:r>
        <w:t xml:space="preserve">Concluidas </w:t>
      </w:r>
      <w:r w:rsidR="00753301">
        <w:t xml:space="preserve">los ensayos </w:t>
      </w:r>
      <w:r>
        <w:t xml:space="preserve">en </w:t>
      </w:r>
      <w:r w:rsidR="009C1EFE">
        <w:rPr>
          <w:rFonts w:eastAsiaTheme="majorEastAsia"/>
        </w:rPr>
        <w:t xml:space="preserve">TUM </w:t>
      </w:r>
      <w:proofErr w:type="spellStart"/>
      <w:r w:rsidR="00D852FD">
        <w:t>T</w:t>
      </w:r>
      <w:r w:rsidR="004815D9">
        <w:t>ransmedia</w:t>
      </w:r>
      <w:proofErr w:type="spellEnd"/>
      <w:r w:rsidR="006614D8">
        <w:t xml:space="preserve"> UA</w:t>
      </w:r>
      <w:r w:rsidR="004815D9">
        <w:t xml:space="preserve"> se seleccio</w:t>
      </w:r>
      <w:r w:rsidR="00D852FD">
        <w:t xml:space="preserve">nó </w:t>
      </w:r>
      <w:r w:rsidR="004815D9">
        <w:t>el model</w:t>
      </w:r>
      <w:r w:rsidR="00D852FD">
        <w:t>o</w:t>
      </w:r>
      <w:r w:rsidR="00F31FDF">
        <w:t xml:space="preserve"> con mejor rendimiento y se pasaron a probar con los datos</w:t>
      </w:r>
      <w:r w:rsidR="006614D8">
        <w:t xml:space="preserve"> de</w:t>
      </w:r>
      <w:r w:rsidR="00F31FDF">
        <w:t xml:space="preserve"> la página web de </w:t>
      </w:r>
      <w:r w:rsidR="00D852FD">
        <w:t>E</w:t>
      </w:r>
      <w:r w:rsidR="00F31FDF">
        <w:t>d</w:t>
      </w:r>
      <w:r w:rsidR="00AB43DC">
        <w:t>itorial</w:t>
      </w:r>
      <w:r w:rsidR="00DE2438">
        <w:t xml:space="preserve"> </w:t>
      </w:r>
      <w:proofErr w:type="spellStart"/>
      <w:r w:rsidR="00D852FD">
        <w:t>U.Na.M</w:t>
      </w:r>
      <w:proofErr w:type="spellEnd"/>
      <w:r w:rsidR="00343EBF">
        <w:t>.</w:t>
      </w:r>
    </w:p>
    <w:p w14:paraId="6555DB99" w14:textId="30F77FA0" w:rsidR="009B2399" w:rsidRDefault="009B2399" w:rsidP="00897BB8">
      <w:pPr>
        <w:jc w:val="both"/>
      </w:pPr>
      <w:r>
        <w:t xml:space="preserve">Para utilizar el mejor modelo de </w:t>
      </w:r>
      <w:r w:rsidR="009C1EFE">
        <w:rPr>
          <w:rFonts w:eastAsiaTheme="majorEastAsia"/>
        </w:rPr>
        <w:t xml:space="preserve">TUM </w:t>
      </w:r>
      <w:r>
        <w:t xml:space="preserve">en Editorial UA se construyó el </w:t>
      </w:r>
      <w:proofErr w:type="spellStart"/>
      <w:r w:rsidRPr="00386AF5">
        <w:rPr>
          <w:i/>
        </w:rPr>
        <w:t>dataset</w:t>
      </w:r>
      <w:proofErr w:type="spellEnd"/>
      <w:r>
        <w:t xml:space="preserve"> con las mismas columnas que </w:t>
      </w:r>
      <w:r w:rsidR="009C1EFE">
        <w:rPr>
          <w:rFonts w:eastAsiaTheme="majorEastAsia"/>
        </w:rPr>
        <w:t xml:space="preserve">TUM </w:t>
      </w:r>
      <w:proofErr w:type="spellStart"/>
      <w:r>
        <w:t>Transmedia</w:t>
      </w:r>
      <w:proofErr w:type="spellEnd"/>
      <w:r>
        <w:t xml:space="preserve">, y se utilizó ese </w:t>
      </w:r>
      <w:proofErr w:type="spellStart"/>
      <w:r w:rsidRPr="00386AF5">
        <w:rPr>
          <w:i/>
        </w:rPr>
        <w:t>dataset</w:t>
      </w:r>
      <w:proofErr w:type="spellEnd"/>
      <w:r>
        <w:t xml:space="preserve"> para pruebas posteriores de Editorial Universitaria UA.</w:t>
      </w:r>
    </w:p>
    <w:p w14:paraId="2CA7FC15" w14:textId="77777777" w:rsidR="009B2399" w:rsidRDefault="009B2399" w:rsidP="004833B4"/>
    <w:tbl>
      <w:tblPr>
        <w:tblStyle w:val="Tablaconcuadrcula"/>
        <w:tblW w:w="7769" w:type="dxa"/>
        <w:jc w:val="center"/>
        <w:tblLayout w:type="fixed"/>
        <w:tblLook w:val="04A0" w:firstRow="1" w:lastRow="0" w:firstColumn="1" w:lastColumn="0" w:noHBand="0" w:noVBand="1"/>
      </w:tblPr>
      <w:tblGrid>
        <w:gridCol w:w="657"/>
        <w:gridCol w:w="1778"/>
        <w:gridCol w:w="1778"/>
        <w:gridCol w:w="1778"/>
        <w:gridCol w:w="1778"/>
      </w:tblGrid>
      <w:tr w:rsidR="0076189B" w14:paraId="68FA4AA0" w14:textId="77777777" w:rsidTr="006614D8">
        <w:trPr>
          <w:trHeight w:val="365"/>
          <w:jc w:val="center"/>
        </w:trPr>
        <w:tc>
          <w:tcPr>
            <w:tcW w:w="657" w:type="dxa"/>
          </w:tcPr>
          <w:p w14:paraId="4E0F4E01" w14:textId="77777777" w:rsidR="0076189B" w:rsidRDefault="0076189B" w:rsidP="0076189B">
            <w:r>
              <w:t>#</w:t>
            </w:r>
          </w:p>
        </w:tc>
        <w:tc>
          <w:tcPr>
            <w:tcW w:w="1778" w:type="dxa"/>
          </w:tcPr>
          <w:p w14:paraId="3C306484" w14:textId="3A6911BD" w:rsidR="0076189B" w:rsidRDefault="0076189B" w:rsidP="0076189B">
            <w:r>
              <w:t>Modelo</w:t>
            </w:r>
          </w:p>
        </w:tc>
        <w:tc>
          <w:tcPr>
            <w:tcW w:w="1778" w:type="dxa"/>
          </w:tcPr>
          <w:p w14:paraId="278CE1DD" w14:textId="713C7FAD" w:rsidR="0076189B" w:rsidRDefault="0076189B" w:rsidP="0076189B">
            <w:r>
              <w:t>MAE</w:t>
            </w:r>
          </w:p>
        </w:tc>
        <w:tc>
          <w:tcPr>
            <w:tcW w:w="1778" w:type="dxa"/>
          </w:tcPr>
          <w:p w14:paraId="62C1A0D1" w14:textId="0F84786D" w:rsidR="0076189B" w:rsidRDefault="0076189B" w:rsidP="0076189B">
            <w:r>
              <w:t>SMAPE</w:t>
            </w:r>
          </w:p>
        </w:tc>
        <w:tc>
          <w:tcPr>
            <w:tcW w:w="1778" w:type="dxa"/>
          </w:tcPr>
          <w:p w14:paraId="39436158" w14:textId="47BD0560" w:rsidR="0076189B" w:rsidRDefault="0076189B" w:rsidP="0076189B">
            <w:r>
              <w:t>RMSE</w:t>
            </w:r>
          </w:p>
        </w:tc>
      </w:tr>
      <w:tr w:rsidR="0076189B" w:rsidRPr="00385995" w14:paraId="08796A58" w14:textId="77777777" w:rsidTr="006614D8">
        <w:trPr>
          <w:trHeight w:val="628"/>
          <w:jc w:val="center"/>
        </w:trPr>
        <w:tc>
          <w:tcPr>
            <w:tcW w:w="657" w:type="dxa"/>
          </w:tcPr>
          <w:p w14:paraId="650DDE46" w14:textId="323B1A16" w:rsidR="0076189B" w:rsidRPr="00385995" w:rsidRDefault="0076189B" w:rsidP="007A4ED5">
            <w:r>
              <w:t>4</w:t>
            </w:r>
          </w:p>
        </w:tc>
        <w:tc>
          <w:tcPr>
            <w:tcW w:w="1778" w:type="dxa"/>
          </w:tcPr>
          <w:p w14:paraId="601510D3" w14:textId="74CBA970" w:rsidR="0076189B" w:rsidRPr="00385995" w:rsidRDefault="0076189B" w:rsidP="007A4ED5">
            <w:r>
              <w:t>El mejor modelo de TUM UA</w:t>
            </w:r>
          </w:p>
        </w:tc>
        <w:tc>
          <w:tcPr>
            <w:tcW w:w="1778" w:type="dxa"/>
          </w:tcPr>
          <w:p w14:paraId="23334FFC" w14:textId="557C9CFB" w:rsidR="0076189B" w:rsidRPr="00385995" w:rsidRDefault="0076189B" w:rsidP="0076189B">
            <w:r w:rsidRPr="0076189B">
              <w:t>258.66926229</w:t>
            </w:r>
          </w:p>
        </w:tc>
        <w:tc>
          <w:tcPr>
            <w:tcW w:w="1778" w:type="dxa"/>
          </w:tcPr>
          <w:p w14:paraId="02904E84" w14:textId="5E87C86E" w:rsidR="0076189B" w:rsidRPr="00385995" w:rsidRDefault="0076189B" w:rsidP="0076189B">
            <w:r w:rsidRPr="0076189B">
              <w:t>1.1840436456</w:t>
            </w:r>
          </w:p>
        </w:tc>
        <w:tc>
          <w:tcPr>
            <w:tcW w:w="1778" w:type="dxa"/>
          </w:tcPr>
          <w:p w14:paraId="7520DADE" w14:textId="7DE2F0C6" w:rsidR="0076189B" w:rsidRPr="0076189B" w:rsidRDefault="0076189B" w:rsidP="0076189B">
            <w:r>
              <w:t>364.641053760</w:t>
            </w:r>
          </w:p>
        </w:tc>
      </w:tr>
    </w:tbl>
    <w:p w14:paraId="7801E8EC" w14:textId="50C7A75D" w:rsidR="0076189B" w:rsidRDefault="0076189B" w:rsidP="00417A28">
      <w:pPr>
        <w:pStyle w:val="Tablas"/>
      </w:pPr>
      <w:bookmarkStart w:id="95" w:name="_Toc207808976"/>
      <w:r>
        <w:t>Tabla 9</w:t>
      </w:r>
      <w:r w:rsidRPr="00754708">
        <w:t xml:space="preserve"> </w:t>
      </w:r>
      <w:r>
        <w:t>Prueba 4</w:t>
      </w:r>
      <w:bookmarkEnd w:id="95"/>
    </w:p>
    <w:p w14:paraId="13A29281" w14:textId="77777777" w:rsidR="00897BB8" w:rsidRDefault="00897BB8" w:rsidP="0076189B">
      <w:pPr>
        <w:jc w:val="center"/>
      </w:pPr>
    </w:p>
    <w:p w14:paraId="5DCEDE1F" w14:textId="58C9AC9F" w:rsidR="00284F17" w:rsidRDefault="00284F17" w:rsidP="00284F17">
      <w:r>
        <w:t xml:space="preserve">En la tabla 9 se ve el rendimiento del mejor modelo de </w:t>
      </w:r>
      <w:r w:rsidR="009C1EFE">
        <w:rPr>
          <w:rFonts w:eastAsiaTheme="majorEastAsia"/>
        </w:rPr>
        <w:t xml:space="preserve">TUM </w:t>
      </w:r>
      <w:proofErr w:type="spellStart"/>
      <w:r>
        <w:t>Transmedia</w:t>
      </w:r>
      <w:proofErr w:type="spellEnd"/>
      <w:r>
        <w:t xml:space="preserve"> UA aplicado y reentrenado por 500 </w:t>
      </w:r>
      <w:r w:rsidR="00202082">
        <w:t>épocas</w:t>
      </w:r>
      <w:r>
        <w:t xml:space="preserve"> con los datos de Editorial Universitaria UA.</w:t>
      </w:r>
    </w:p>
    <w:p w14:paraId="49F5CD6A" w14:textId="03F80F1F" w:rsidR="00343EBF" w:rsidRPr="007250B8" w:rsidRDefault="0076189B" w:rsidP="0064646C">
      <w:pPr>
        <w:jc w:val="center"/>
        <w:rPr>
          <w:rFonts w:ascii="Courier New" w:hAnsi="Courier New" w:cs="Courier New"/>
          <w:color w:val="212121"/>
          <w:sz w:val="21"/>
          <w:szCs w:val="21"/>
          <w:shd w:val="clear" w:color="auto" w:fill="FFFFFF"/>
        </w:rPr>
      </w:pPr>
      <w:r>
        <w:rPr>
          <w:rFonts w:ascii="Courier New" w:hAnsi="Courier New" w:cs="Courier New"/>
          <w:noProof/>
          <w:color w:val="212121"/>
          <w:sz w:val="21"/>
          <w:szCs w:val="21"/>
          <w:shd w:val="clear" w:color="auto" w:fill="FFFFFF"/>
        </w:rPr>
        <w:lastRenderedPageBreak/>
        <w:drawing>
          <wp:inline distT="0" distB="0" distL="0" distR="0" wp14:anchorId="312A8F45" wp14:editId="56A30A5B">
            <wp:extent cx="5210175" cy="31623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10175" cy="3162300"/>
                    </a:xfrm>
                    <a:prstGeom prst="rect">
                      <a:avLst/>
                    </a:prstGeom>
                    <a:noFill/>
                    <a:ln>
                      <a:noFill/>
                    </a:ln>
                  </pic:spPr>
                </pic:pic>
              </a:graphicData>
            </a:graphic>
          </wp:inline>
        </w:drawing>
      </w:r>
      <w:r w:rsidR="0001629D">
        <w:rPr>
          <w:rStyle w:val="FigurasCar"/>
          <w:rFonts w:eastAsiaTheme="majorEastAsia"/>
        </w:rPr>
        <w:t>Figura 13</w:t>
      </w:r>
      <w:r w:rsidR="00343EBF" w:rsidRPr="0064646C">
        <w:rPr>
          <w:rStyle w:val="FigurasCar"/>
          <w:rFonts w:eastAsiaTheme="majorEastAsia"/>
        </w:rPr>
        <w:t xml:space="preserve">: </w:t>
      </w:r>
      <w:r w:rsidR="006614D8" w:rsidRPr="0064646C">
        <w:rPr>
          <w:rStyle w:val="FigurasCar"/>
          <w:rFonts w:eastAsiaTheme="majorEastAsia"/>
        </w:rPr>
        <w:t>Grá</w:t>
      </w:r>
      <w:r w:rsidR="00284F17" w:rsidRPr="0064646C">
        <w:rPr>
          <w:rStyle w:val="FigurasCar"/>
          <w:rFonts w:eastAsiaTheme="majorEastAsia"/>
        </w:rPr>
        <w:t>fico de Los Valores Reales y los Valores Pronosticados</w:t>
      </w:r>
      <w:r w:rsidR="00202082" w:rsidRPr="0064646C">
        <w:rPr>
          <w:rStyle w:val="FigurasCar"/>
          <w:rFonts w:eastAsiaTheme="majorEastAsia"/>
        </w:rPr>
        <w:t xml:space="preserve"> de la salida del modelo</w:t>
      </w:r>
      <w:r w:rsidR="00284F17" w:rsidRPr="0064646C">
        <w:rPr>
          <w:rStyle w:val="FigurasCar"/>
          <w:rFonts w:eastAsiaTheme="majorEastAsia"/>
        </w:rPr>
        <w:t xml:space="preserve"> de una parte de</w:t>
      </w:r>
      <w:r w:rsidR="00A51D3A">
        <w:rPr>
          <w:rStyle w:val="FigurasCar"/>
          <w:rFonts w:eastAsiaTheme="majorEastAsia"/>
        </w:rPr>
        <w:t>l</w:t>
      </w:r>
      <w:r w:rsidR="00284F17" w:rsidRPr="0064646C">
        <w:rPr>
          <w:rStyle w:val="FigurasCar"/>
          <w:rFonts w:eastAsiaTheme="majorEastAsia"/>
        </w:rPr>
        <w:t xml:space="preserve"> conjunto de prueba </w:t>
      </w:r>
      <w:proofErr w:type="spellStart"/>
      <w:r w:rsidR="00284F17" w:rsidRPr="0064646C">
        <w:rPr>
          <w:rStyle w:val="FigurasCar"/>
          <w:rFonts w:eastAsiaTheme="majorEastAsia"/>
        </w:rPr>
        <w:t>Y_test</w:t>
      </w:r>
      <w:proofErr w:type="spellEnd"/>
      <w:r w:rsidR="00284F17" w:rsidRPr="0064646C">
        <w:rPr>
          <w:rStyle w:val="FigurasCar"/>
          <w:rFonts w:eastAsiaTheme="majorEastAsia"/>
        </w:rPr>
        <w:t>,</w:t>
      </w:r>
      <w:r w:rsidR="00897BB8" w:rsidRPr="0064646C">
        <w:rPr>
          <w:rStyle w:val="FigurasCar"/>
          <w:rFonts w:eastAsiaTheme="majorEastAsia"/>
        </w:rPr>
        <w:t xml:space="preserve"> de </w:t>
      </w:r>
      <w:r w:rsidR="00284F17" w:rsidRPr="0064646C">
        <w:rPr>
          <w:rStyle w:val="FigurasCar"/>
          <w:rFonts w:eastAsiaTheme="majorEastAsia"/>
        </w:rPr>
        <w:t xml:space="preserve"> la prueba 4.</w:t>
      </w:r>
    </w:p>
    <w:p w14:paraId="4AE00BFD" w14:textId="714FC19D" w:rsidR="00897BB8" w:rsidRDefault="00C45DFE">
      <w:pPr>
        <w:spacing w:after="160" w:line="259" w:lineRule="auto"/>
        <w:rPr>
          <w:color w:val="000000"/>
        </w:rPr>
      </w:pPr>
      <w:r>
        <w:rPr>
          <w:color w:val="000000"/>
        </w:rPr>
        <w:t>En la figura 13 se puede ver que los valores pr</w:t>
      </w:r>
      <w:r w:rsidR="00753301">
        <w:rPr>
          <w:color w:val="000000"/>
        </w:rPr>
        <w:t xml:space="preserve">onosticados por el modelo del ensayo </w:t>
      </w:r>
      <w:r>
        <w:rPr>
          <w:color w:val="000000"/>
        </w:rPr>
        <w:t>4 se alejan de los valores reales.</w:t>
      </w:r>
    </w:p>
    <w:p w14:paraId="232C703E" w14:textId="77777777" w:rsidR="00C45DFE" w:rsidRDefault="00C45DFE">
      <w:pPr>
        <w:spacing w:after="160" w:line="259" w:lineRule="auto"/>
        <w:rPr>
          <w:rFonts w:eastAsiaTheme="majorEastAsia"/>
        </w:rPr>
      </w:pPr>
    </w:p>
    <w:tbl>
      <w:tblPr>
        <w:tblStyle w:val="Tablaconcuadrcula"/>
        <w:tblW w:w="6812" w:type="dxa"/>
        <w:jc w:val="center"/>
        <w:tblLayout w:type="fixed"/>
        <w:tblLook w:val="04A0" w:firstRow="1" w:lastRow="0" w:firstColumn="1" w:lastColumn="0" w:noHBand="0" w:noVBand="1"/>
      </w:tblPr>
      <w:tblGrid>
        <w:gridCol w:w="576"/>
        <w:gridCol w:w="1559"/>
        <w:gridCol w:w="1559"/>
        <w:gridCol w:w="1559"/>
        <w:gridCol w:w="1559"/>
      </w:tblGrid>
      <w:tr w:rsidR="00284F17" w14:paraId="54E6CA18" w14:textId="77777777" w:rsidTr="006614D8">
        <w:trPr>
          <w:jc w:val="center"/>
        </w:trPr>
        <w:tc>
          <w:tcPr>
            <w:tcW w:w="576" w:type="dxa"/>
          </w:tcPr>
          <w:p w14:paraId="5EC033CA" w14:textId="77777777" w:rsidR="00284F17" w:rsidRDefault="00284F17" w:rsidP="007A4ED5">
            <w:r>
              <w:t>#</w:t>
            </w:r>
          </w:p>
        </w:tc>
        <w:tc>
          <w:tcPr>
            <w:tcW w:w="1559" w:type="dxa"/>
          </w:tcPr>
          <w:p w14:paraId="0E8FAFBE" w14:textId="77777777" w:rsidR="00284F17" w:rsidRDefault="00284F17" w:rsidP="007A4ED5">
            <w:r w:rsidRPr="00FA1763">
              <w:t>Unidades</w:t>
            </w:r>
          </w:p>
        </w:tc>
        <w:tc>
          <w:tcPr>
            <w:tcW w:w="1559" w:type="dxa"/>
          </w:tcPr>
          <w:p w14:paraId="3955B9F5" w14:textId="77777777" w:rsidR="00284F17" w:rsidRDefault="00284F17" w:rsidP="007A4ED5">
            <w:r>
              <w:t>Capas</w:t>
            </w:r>
          </w:p>
        </w:tc>
        <w:tc>
          <w:tcPr>
            <w:tcW w:w="1559" w:type="dxa"/>
          </w:tcPr>
          <w:p w14:paraId="28CBACBE" w14:textId="77777777" w:rsidR="00284F17" w:rsidRDefault="00284F17" w:rsidP="007A4ED5">
            <w:proofErr w:type="spellStart"/>
            <w:r>
              <w:t>lr</w:t>
            </w:r>
            <w:proofErr w:type="spellEnd"/>
          </w:p>
        </w:tc>
        <w:tc>
          <w:tcPr>
            <w:tcW w:w="1559" w:type="dxa"/>
          </w:tcPr>
          <w:p w14:paraId="28AECC77" w14:textId="5688DEBE" w:rsidR="00284F17" w:rsidRDefault="00897BB8" w:rsidP="007A4ED5">
            <w:proofErr w:type="spellStart"/>
            <w:r>
              <w:t>Batch</w:t>
            </w:r>
            <w:proofErr w:type="spellEnd"/>
            <w:r>
              <w:t xml:space="preserve"> </w:t>
            </w:r>
            <w:proofErr w:type="spellStart"/>
            <w:r>
              <w:t>S</w:t>
            </w:r>
            <w:r w:rsidRPr="006E63ED">
              <w:t>ize</w:t>
            </w:r>
            <w:proofErr w:type="spellEnd"/>
          </w:p>
        </w:tc>
      </w:tr>
      <w:tr w:rsidR="00284F17" w:rsidRPr="00385995" w14:paraId="13A7BB00" w14:textId="77777777" w:rsidTr="006614D8">
        <w:trPr>
          <w:jc w:val="center"/>
        </w:trPr>
        <w:tc>
          <w:tcPr>
            <w:tcW w:w="576" w:type="dxa"/>
          </w:tcPr>
          <w:p w14:paraId="34E3E4E5" w14:textId="2A01F82F" w:rsidR="00284F17" w:rsidRPr="00385995" w:rsidRDefault="00284F17" w:rsidP="007A4ED5">
            <w:r>
              <w:t>5</w:t>
            </w:r>
          </w:p>
        </w:tc>
        <w:tc>
          <w:tcPr>
            <w:tcW w:w="1559" w:type="dxa"/>
          </w:tcPr>
          <w:p w14:paraId="25D0E76E" w14:textId="5C3EB62E" w:rsidR="00284F17" w:rsidRPr="00385995" w:rsidRDefault="00284F17" w:rsidP="007A4ED5">
            <w:r w:rsidRPr="00284F17">
              <w:t>160</w:t>
            </w:r>
          </w:p>
        </w:tc>
        <w:tc>
          <w:tcPr>
            <w:tcW w:w="1559" w:type="dxa"/>
          </w:tcPr>
          <w:p w14:paraId="5A4B3051" w14:textId="6CDFE4F1" w:rsidR="00284F17" w:rsidRPr="00385995" w:rsidRDefault="00284F17" w:rsidP="007A4ED5">
            <w:r>
              <w:t>1</w:t>
            </w:r>
          </w:p>
        </w:tc>
        <w:tc>
          <w:tcPr>
            <w:tcW w:w="1559" w:type="dxa"/>
          </w:tcPr>
          <w:p w14:paraId="307A88CE" w14:textId="77777777" w:rsidR="00284F17" w:rsidRPr="00284F17" w:rsidRDefault="00284F17" w:rsidP="00284F17">
            <w:r w:rsidRPr="00284F17">
              <w:t>0.0001338028856513705</w:t>
            </w:r>
          </w:p>
          <w:p w14:paraId="11896699" w14:textId="1911FF60" w:rsidR="00284F17" w:rsidRPr="00385995" w:rsidRDefault="00284F17" w:rsidP="007A4ED5"/>
        </w:tc>
        <w:tc>
          <w:tcPr>
            <w:tcW w:w="1559" w:type="dxa"/>
          </w:tcPr>
          <w:p w14:paraId="5F31C6E2" w14:textId="76BE9577" w:rsidR="00284F17" w:rsidRPr="00385995" w:rsidRDefault="00284F17" w:rsidP="007A4ED5">
            <w:r w:rsidRPr="00284F17">
              <w:t>192</w:t>
            </w:r>
          </w:p>
        </w:tc>
      </w:tr>
    </w:tbl>
    <w:p w14:paraId="74110319" w14:textId="1E198406" w:rsidR="00343EBF" w:rsidRDefault="00DA43E3" w:rsidP="00417A28">
      <w:pPr>
        <w:pStyle w:val="Tablas"/>
        <w:rPr>
          <w:rFonts w:eastAsiaTheme="majorEastAsia"/>
        </w:rPr>
      </w:pPr>
      <w:bookmarkStart w:id="96" w:name="_Toc207808977"/>
      <w:r>
        <w:t>Tabla 10</w:t>
      </w:r>
      <w:r w:rsidR="009F634B">
        <w:t xml:space="preserve"> Prueba</w:t>
      </w:r>
      <w:r w:rsidR="00284F17">
        <w:t xml:space="preserve"> 5</w:t>
      </w:r>
      <w:r w:rsidR="003F69E0">
        <w:t xml:space="preserve"> de</w:t>
      </w:r>
      <w:r w:rsidR="009F634B">
        <w:t xml:space="preserve"> </w:t>
      </w:r>
      <w:r w:rsidR="003F69E0">
        <w:rPr>
          <w:rFonts w:eastAsiaTheme="majorEastAsia"/>
        </w:rPr>
        <w:t>Editorial Universitaria de UA</w:t>
      </w:r>
      <w:bookmarkEnd w:id="96"/>
    </w:p>
    <w:p w14:paraId="404EB714" w14:textId="77777777" w:rsidR="00D852FD" w:rsidRDefault="00D852FD" w:rsidP="004815D9">
      <w:pPr>
        <w:rPr>
          <w:rFonts w:eastAsiaTheme="majorEastAsia"/>
        </w:rPr>
      </w:pPr>
    </w:p>
    <w:p w14:paraId="26D241C9" w14:textId="5B688272" w:rsidR="00D852FD" w:rsidRPr="00C12427" w:rsidRDefault="00655D51" w:rsidP="00C12427">
      <w:pPr>
        <w:jc w:val="both"/>
      </w:pPr>
      <w:r w:rsidRPr="00C12427">
        <w:t>Dado</w:t>
      </w:r>
      <w:r w:rsidR="00284F17" w:rsidRPr="00C12427">
        <w:t xml:space="preserve"> que </w:t>
      </w:r>
      <w:r w:rsidR="006B79D5">
        <w:t>el experimento</w:t>
      </w:r>
      <w:r w:rsidR="00284F17" w:rsidRPr="00C12427">
        <w:t xml:space="preserve"> 4 no tuvo un </w:t>
      </w:r>
      <w:r w:rsidR="000476E1" w:rsidRPr="00C12427">
        <w:t xml:space="preserve">MAE </w:t>
      </w:r>
      <w:r w:rsidR="00284F17" w:rsidRPr="00C12427">
        <w:t xml:space="preserve"> por debajo de 30, </w:t>
      </w:r>
      <w:r w:rsidR="006B79D5">
        <w:t>se decide</w:t>
      </w:r>
      <w:r w:rsidR="00284F17" w:rsidRPr="00C12427">
        <w:t xml:space="preserve"> hacer una búsqueda de </w:t>
      </w:r>
      <w:proofErr w:type="spellStart"/>
      <w:r w:rsidR="00284F17" w:rsidRPr="00C12427">
        <w:t>hiperparametros</w:t>
      </w:r>
      <w:proofErr w:type="spellEnd"/>
      <w:r w:rsidR="00284F17" w:rsidRPr="00C12427">
        <w:t xml:space="preserve"> </w:t>
      </w:r>
      <w:r w:rsidR="001861F1">
        <w:t>con</w:t>
      </w:r>
      <w:r w:rsidR="000476E1" w:rsidRPr="00C12427">
        <w:t xml:space="preserve"> el algoritmo</w:t>
      </w:r>
      <w:r w:rsidR="00187A12" w:rsidRPr="00C12427">
        <w:t xml:space="preserve"> </w:t>
      </w:r>
      <w:proofErr w:type="spellStart"/>
      <w:r w:rsidR="00187A12" w:rsidRPr="00C12427">
        <w:t>H</w:t>
      </w:r>
      <w:r w:rsidR="00284F17" w:rsidRPr="00C12427">
        <w:t>yperband</w:t>
      </w:r>
      <w:proofErr w:type="spellEnd"/>
      <w:r w:rsidR="000476E1" w:rsidRPr="00C12427">
        <w:t>, e</w:t>
      </w:r>
      <w:r w:rsidR="00DA43E3" w:rsidRPr="00C12427">
        <w:t>n la tabla 10</w:t>
      </w:r>
      <w:r w:rsidR="000476E1" w:rsidRPr="00C12427">
        <w:t xml:space="preserve"> se puede ver los mejores parámetros obtenidos</w:t>
      </w:r>
      <w:r w:rsidR="00161E05">
        <w:t xml:space="preserve"> de la prueba 5</w:t>
      </w:r>
      <w:r w:rsidR="000476E1" w:rsidRPr="00C12427">
        <w:t>.</w:t>
      </w:r>
    </w:p>
    <w:p w14:paraId="64784BB8" w14:textId="77777777" w:rsidR="000476E1" w:rsidRDefault="000476E1" w:rsidP="004815D9">
      <w:pPr>
        <w:rPr>
          <w:rFonts w:eastAsiaTheme="majorEastAsia"/>
        </w:rPr>
      </w:pPr>
    </w:p>
    <w:p w14:paraId="1F9EEB06" w14:textId="1972CE7D" w:rsidR="000476E1" w:rsidRDefault="00C12427" w:rsidP="004815D9">
      <w:pPr>
        <w:rPr>
          <w:rFonts w:eastAsiaTheme="majorEastAsia"/>
        </w:rPr>
      </w:pPr>
      <w:r>
        <w:rPr>
          <w:rFonts w:eastAsiaTheme="majorEastAsia"/>
          <w:noProof/>
        </w:rPr>
        <w:lastRenderedPageBreak/>
        <w:drawing>
          <wp:inline distT="0" distB="0" distL="0" distR="0" wp14:anchorId="222EF394" wp14:editId="4A18188E">
            <wp:extent cx="5219700" cy="31432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19700" cy="3143250"/>
                    </a:xfrm>
                    <a:prstGeom prst="rect">
                      <a:avLst/>
                    </a:prstGeom>
                    <a:noFill/>
                    <a:ln>
                      <a:noFill/>
                    </a:ln>
                  </pic:spPr>
                </pic:pic>
              </a:graphicData>
            </a:graphic>
          </wp:inline>
        </w:drawing>
      </w:r>
    </w:p>
    <w:p w14:paraId="64684F26" w14:textId="46AD6CCF" w:rsidR="00C12427" w:rsidRDefault="0001629D" w:rsidP="0064646C">
      <w:pPr>
        <w:pStyle w:val="Figuras"/>
        <w:rPr>
          <w:rFonts w:eastAsiaTheme="majorEastAsia"/>
        </w:rPr>
      </w:pPr>
      <w:bookmarkStart w:id="97" w:name="_Toc207809003"/>
      <w:r>
        <w:rPr>
          <w:rFonts w:eastAsiaTheme="majorEastAsia"/>
        </w:rPr>
        <w:t>Figura 14</w:t>
      </w:r>
      <w:r w:rsidR="000476E1">
        <w:rPr>
          <w:rFonts w:eastAsiaTheme="majorEastAsia"/>
        </w:rPr>
        <w:t xml:space="preserve">: </w:t>
      </w:r>
      <w:r w:rsidR="008E278A">
        <w:rPr>
          <w:rFonts w:eastAsiaTheme="majorEastAsia"/>
        </w:rPr>
        <w:t xml:space="preserve">Gráfico </w:t>
      </w:r>
      <w:r w:rsidR="000476E1">
        <w:rPr>
          <w:rFonts w:eastAsiaTheme="majorEastAsia"/>
        </w:rPr>
        <w:t xml:space="preserve">de Los Valores Reales y los Valores Pronosticados </w:t>
      </w:r>
      <w:r w:rsidR="00202082">
        <w:rPr>
          <w:rFonts w:eastAsiaTheme="majorEastAsia"/>
        </w:rPr>
        <w:t xml:space="preserve">de la salida del modelo </w:t>
      </w:r>
      <w:r w:rsidR="000476E1">
        <w:rPr>
          <w:rFonts w:eastAsiaTheme="majorEastAsia"/>
        </w:rPr>
        <w:t>de una parte de</w:t>
      </w:r>
      <w:r w:rsidR="003858C2">
        <w:rPr>
          <w:rFonts w:eastAsiaTheme="majorEastAsia"/>
        </w:rPr>
        <w:t>l</w:t>
      </w:r>
      <w:r w:rsidR="000476E1">
        <w:rPr>
          <w:rFonts w:eastAsiaTheme="majorEastAsia"/>
        </w:rPr>
        <w:t xml:space="preserve"> conjunto de prueba </w:t>
      </w:r>
      <w:proofErr w:type="spellStart"/>
      <w:r w:rsidR="000476E1">
        <w:rPr>
          <w:rFonts w:eastAsiaTheme="majorEastAsia"/>
        </w:rPr>
        <w:t>Y_test</w:t>
      </w:r>
      <w:proofErr w:type="spellEnd"/>
      <w:r w:rsidR="00897BB8">
        <w:rPr>
          <w:rFonts w:eastAsiaTheme="majorEastAsia"/>
        </w:rPr>
        <w:t>, de</w:t>
      </w:r>
      <w:r w:rsidR="000476E1">
        <w:rPr>
          <w:rFonts w:eastAsiaTheme="majorEastAsia"/>
        </w:rPr>
        <w:t xml:space="preserve"> la prueba 5.</w:t>
      </w:r>
      <w:bookmarkEnd w:id="97"/>
    </w:p>
    <w:p w14:paraId="5454A559" w14:textId="77777777" w:rsidR="00C12427" w:rsidRDefault="00C12427" w:rsidP="000740FB">
      <w:pPr>
        <w:rPr>
          <w:rFonts w:eastAsiaTheme="majorEastAsia"/>
        </w:rPr>
      </w:pPr>
    </w:p>
    <w:p w14:paraId="6F1F22A6" w14:textId="484450CF" w:rsidR="00C12427" w:rsidRDefault="00C12427" w:rsidP="00AA13FD">
      <w:pPr>
        <w:jc w:val="both"/>
        <w:rPr>
          <w:rFonts w:eastAsiaTheme="majorEastAsia"/>
        </w:rPr>
      </w:pPr>
      <w:r>
        <w:rPr>
          <w:rFonts w:eastAsiaTheme="majorEastAsia"/>
        </w:rPr>
        <w:t>Como s</w:t>
      </w:r>
      <w:r w:rsidR="00300EB9">
        <w:rPr>
          <w:rFonts w:eastAsiaTheme="majorEastAsia"/>
        </w:rPr>
        <w:t>e puede observar en la figura 14</w:t>
      </w:r>
      <w:r>
        <w:rPr>
          <w:rFonts w:eastAsiaTheme="majorEastAsia"/>
        </w:rPr>
        <w:t xml:space="preserve"> el modelo obtenido es capaz de pronosticar una media, de manera que se pueda estimar </w:t>
      </w:r>
      <w:r w:rsidR="00AA13FD">
        <w:rPr>
          <w:rFonts w:eastAsiaTheme="majorEastAsia"/>
        </w:rPr>
        <w:t>la media de las vistas a futuro.</w:t>
      </w:r>
    </w:p>
    <w:p w14:paraId="1F6A709B" w14:textId="77777777" w:rsidR="000476E1" w:rsidRDefault="000476E1" w:rsidP="000476E1">
      <w:pPr>
        <w:rPr>
          <w:b/>
        </w:rPr>
      </w:pPr>
    </w:p>
    <w:tbl>
      <w:tblPr>
        <w:tblStyle w:val="Tablaconcuadrcula"/>
        <w:tblW w:w="8447" w:type="dxa"/>
        <w:tblLook w:val="04A0" w:firstRow="1" w:lastRow="0" w:firstColumn="1" w:lastColumn="0" w:noHBand="0" w:noVBand="1"/>
      </w:tblPr>
      <w:tblGrid>
        <w:gridCol w:w="1178"/>
        <w:gridCol w:w="2423"/>
        <w:gridCol w:w="2423"/>
        <w:gridCol w:w="2423"/>
      </w:tblGrid>
      <w:tr w:rsidR="000476E1" w14:paraId="37B66563" w14:textId="77777777" w:rsidTr="007A4ED5">
        <w:tc>
          <w:tcPr>
            <w:tcW w:w="1178" w:type="dxa"/>
          </w:tcPr>
          <w:p w14:paraId="516EAE1E" w14:textId="336BC6FE" w:rsidR="000476E1" w:rsidRDefault="000476E1" w:rsidP="007A4ED5">
            <w:r>
              <w:t>#</w:t>
            </w:r>
          </w:p>
        </w:tc>
        <w:tc>
          <w:tcPr>
            <w:tcW w:w="2423" w:type="dxa"/>
          </w:tcPr>
          <w:p w14:paraId="1E1A9D80" w14:textId="77777777" w:rsidR="000476E1" w:rsidRDefault="000476E1" w:rsidP="007A4ED5">
            <w:r>
              <w:t>MAE</w:t>
            </w:r>
          </w:p>
        </w:tc>
        <w:tc>
          <w:tcPr>
            <w:tcW w:w="2423" w:type="dxa"/>
          </w:tcPr>
          <w:p w14:paraId="7E1900DA" w14:textId="77777777" w:rsidR="000476E1" w:rsidRDefault="000476E1" w:rsidP="007A4ED5">
            <w:r>
              <w:t>SMAPE</w:t>
            </w:r>
          </w:p>
        </w:tc>
        <w:tc>
          <w:tcPr>
            <w:tcW w:w="2423" w:type="dxa"/>
          </w:tcPr>
          <w:p w14:paraId="2042A4BB" w14:textId="77777777" w:rsidR="000476E1" w:rsidRDefault="000476E1" w:rsidP="007A4ED5">
            <w:r>
              <w:t>RMSE</w:t>
            </w:r>
          </w:p>
        </w:tc>
      </w:tr>
      <w:tr w:rsidR="000476E1" w14:paraId="0672C72B" w14:textId="77777777" w:rsidTr="007A4ED5">
        <w:tc>
          <w:tcPr>
            <w:tcW w:w="1178" w:type="dxa"/>
          </w:tcPr>
          <w:p w14:paraId="6B5C5D6E" w14:textId="34BFB1BA" w:rsidR="000476E1" w:rsidRDefault="000476E1" w:rsidP="000476E1">
            <w:r>
              <w:t>4</w:t>
            </w:r>
          </w:p>
        </w:tc>
        <w:tc>
          <w:tcPr>
            <w:tcW w:w="2423" w:type="dxa"/>
          </w:tcPr>
          <w:p w14:paraId="51793654" w14:textId="16DE532F" w:rsidR="000476E1" w:rsidRDefault="000476E1" w:rsidP="000476E1">
            <w:r w:rsidRPr="0076189B">
              <w:t>258.66926229</w:t>
            </w:r>
          </w:p>
        </w:tc>
        <w:tc>
          <w:tcPr>
            <w:tcW w:w="2423" w:type="dxa"/>
          </w:tcPr>
          <w:p w14:paraId="3226079D" w14:textId="6A29E59F" w:rsidR="000476E1" w:rsidRDefault="000476E1" w:rsidP="000476E1">
            <w:r w:rsidRPr="0076189B">
              <w:t>1.1840436456</w:t>
            </w:r>
          </w:p>
        </w:tc>
        <w:tc>
          <w:tcPr>
            <w:tcW w:w="2423" w:type="dxa"/>
          </w:tcPr>
          <w:p w14:paraId="77FED65E" w14:textId="645B03C3" w:rsidR="000476E1" w:rsidRDefault="000476E1" w:rsidP="000476E1">
            <w:r>
              <w:t>364.641053760</w:t>
            </w:r>
          </w:p>
        </w:tc>
      </w:tr>
      <w:tr w:rsidR="000476E1" w14:paraId="550FAD29" w14:textId="77777777" w:rsidTr="007A4ED5">
        <w:tc>
          <w:tcPr>
            <w:tcW w:w="1178" w:type="dxa"/>
          </w:tcPr>
          <w:p w14:paraId="7C4F6933" w14:textId="02DA83D7" w:rsidR="000476E1" w:rsidRDefault="000476E1" w:rsidP="000476E1">
            <w:r>
              <w:t xml:space="preserve">5 </w:t>
            </w:r>
          </w:p>
        </w:tc>
        <w:tc>
          <w:tcPr>
            <w:tcW w:w="2423" w:type="dxa"/>
          </w:tcPr>
          <w:p w14:paraId="0D83CCA8" w14:textId="23C631E6" w:rsidR="000476E1" w:rsidRPr="000476E1" w:rsidRDefault="000476E1" w:rsidP="000476E1">
            <w:r w:rsidRPr="000476E1">
              <w:t>81.53907103825136</w:t>
            </w:r>
          </w:p>
        </w:tc>
        <w:tc>
          <w:tcPr>
            <w:tcW w:w="2423" w:type="dxa"/>
          </w:tcPr>
          <w:p w14:paraId="144EF7B7" w14:textId="76D82F8E" w:rsidR="000476E1" w:rsidRDefault="000476E1" w:rsidP="000476E1">
            <w:r w:rsidRPr="000476E1">
              <w:t>0.609703658254883</w:t>
            </w:r>
          </w:p>
        </w:tc>
        <w:tc>
          <w:tcPr>
            <w:tcW w:w="2423" w:type="dxa"/>
          </w:tcPr>
          <w:p w14:paraId="75A84FF0" w14:textId="7489EEFF" w:rsidR="000476E1" w:rsidRDefault="000476E1" w:rsidP="000476E1">
            <w:r w:rsidRPr="000476E1">
              <w:t>130.59741930437121</w:t>
            </w:r>
          </w:p>
        </w:tc>
      </w:tr>
    </w:tbl>
    <w:p w14:paraId="67F3BF0F" w14:textId="3EAC852D" w:rsidR="00D852FD" w:rsidRDefault="00DA43E3" w:rsidP="00417A28">
      <w:pPr>
        <w:pStyle w:val="Tablas"/>
        <w:rPr>
          <w:rFonts w:eastAsiaTheme="majorEastAsia"/>
        </w:rPr>
      </w:pPr>
      <w:bookmarkStart w:id="98" w:name="_Toc207808978"/>
      <w:r>
        <w:t>Tabla 11</w:t>
      </w:r>
      <w:r w:rsidR="000476E1" w:rsidRPr="00754708">
        <w:t xml:space="preserve"> </w:t>
      </w:r>
      <w:r w:rsidR="000476E1">
        <w:t>Comparaciones de Rendimientos entre Pruebas 4 y 5</w:t>
      </w:r>
      <w:bookmarkEnd w:id="98"/>
    </w:p>
    <w:p w14:paraId="0CF596E4" w14:textId="77777777" w:rsidR="00D852FD" w:rsidRDefault="00D852FD" w:rsidP="004815D9">
      <w:pPr>
        <w:rPr>
          <w:rFonts w:eastAsiaTheme="majorEastAsia"/>
        </w:rPr>
      </w:pPr>
    </w:p>
    <w:p w14:paraId="58309C29" w14:textId="046576F6" w:rsidR="00D852FD" w:rsidRDefault="000476E1" w:rsidP="00897BB8">
      <w:pPr>
        <w:jc w:val="both"/>
        <w:rPr>
          <w:rFonts w:eastAsiaTheme="majorEastAsia"/>
        </w:rPr>
      </w:pPr>
      <w:r>
        <w:rPr>
          <w:rFonts w:eastAsiaTheme="majorEastAsia"/>
        </w:rPr>
        <w:t>Como se puede observar en la tabla 1</w:t>
      </w:r>
      <w:r w:rsidR="00DA43E3">
        <w:rPr>
          <w:rFonts w:eastAsiaTheme="majorEastAsia"/>
        </w:rPr>
        <w:t xml:space="preserve">1 se pudo obtener </w:t>
      </w:r>
      <w:r w:rsidR="00D85E9E">
        <w:rPr>
          <w:rFonts w:eastAsiaTheme="majorEastAsia"/>
        </w:rPr>
        <w:t>un MAE de 81.53 no es un resultado esperado, ya que un buen resultado lo consideraríamos por debajo de 30.</w:t>
      </w:r>
    </w:p>
    <w:p w14:paraId="593CFFF9" w14:textId="475B4F68" w:rsidR="000476E1" w:rsidRDefault="000476E1" w:rsidP="004815D9">
      <w:pPr>
        <w:rPr>
          <w:rFonts w:eastAsiaTheme="majorEastAsia"/>
        </w:rPr>
      </w:pPr>
    </w:p>
    <w:p w14:paraId="5BE3B107" w14:textId="1BDC829D" w:rsidR="00D85E9E" w:rsidRDefault="00D85E9E">
      <w:pPr>
        <w:spacing w:after="160" w:line="259" w:lineRule="auto"/>
      </w:pPr>
      <w:r>
        <w:br w:type="page"/>
      </w:r>
    </w:p>
    <w:p w14:paraId="7F93AEA0" w14:textId="7F86124F" w:rsidR="00D852FD" w:rsidRDefault="00D852FD" w:rsidP="00D852FD">
      <w:pPr>
        <w:pStyle w:val="Ttulo3"/>
      </w:pPr>
      <w:bookmarkStart w:id="99" w:name="_Toc207808957"/>
      <w:r w:rsidRPr="00FA1763">
        <w:lastRenderedPageBreak/>
        <w:t>4.</w:t>
      </w:r>
      <w:r w:rsidR="00B431C0">
        <w:t>5.7</w:t>
      </w:r>
      <w:r w:rsidRPr="00FA1763">
        <w:t xml:space="preserve"> </w:t>
      </w:r>
      <w:r>
        <w:t xml:space="preserve">Conclusiones Pruebas </w:t>
      </w:r>
      <w:r w:rsidR="00EA29D7">
        <w:t>con datos de UA</w:t>
      </w:r>
      <w:bookmarkEnd w:id="99"/>
      <w:r w:rsidRPr="00FA1763">
        <w:t xml:space="preserve"> </w:t>
      </w:r>
    </w:p>
    <w:p w14:paraId="720375FE" w14:textId="77777777" w:rsidR="00EA29D7" w:rsidRPr="00EA29D7" w:rsidRDefault="00EA29D7" w:rsidP="00EA29D7"/>
    <w:p w14:paraId="63912909" w14:textId="5719EEE2" w:rsidR="00D852FD" w:rsidRPr="00D852FD" w:rsidRDefault="00EA29D7" w:rsidP="00897BB8">
      <w:pPr>
        <w:jc w:val="both"/>
      </w:pPr>
      <w:r>
        <w:t xml:space="preserve">Una vez finalizadas las pruebas tanto para Editorial Universitaria UA como para </w:t>
      </w:r>
      <w:r w:rsidR="009C1EFE">
        <w:rPr>
          <w:rFonts w:eastAsiaTheme="majorEastAsia"/>
        </w:rPr>
        <w:t xml:space="preserve">TUM </w:t>
      </w:r>
      <w:proofErr w:type="spellStart"/>
      <w:r>
        <w:t>Transmedia</w:t>
      </w:r>
      <w:proofErr w:type="spellEnd"/>
      <w:r>
        <w:t xml:space="preserve"> UA, procedemos a resumir los mejores resultados en la siguiente tabla</w:t>
      </w:r>
      <w:r w:rsidR="008E278A">
        <w:t>:</w:t>
      </w:r>
    </w:p>
    <w:p w14:paraId="1D00C24F" w14:textId="77777777" w:rsidR="00D852FD" w:rsidRDefault="00D852FD" w:rsidP="00D852FD"/>
    <w:tbl>
      <w:tblPr>
        <w:tblStyle w:val="Tablaconcuadrcula"/>
        <w:tblW w:w="0" w:type="auto"/>
        <w:tblLook w:val="04A0" w:firstRow="1" w:lastRow="0" w:firstColumn="1" w:lastColumn="0" w:noHBand="0" w:noVBand="1"/>
      </w:tblPr>
      <w:tblGrid>
        <w:gridCol w:w="1129"/>
        <w:gridCol w:w="4464"/>
        <w:gridCol w:w="2618"/>
      </w:tblGrid>
      <w:tr w:rsidR="00D852FD" w14:paraId="4071F05E" w14:textId="77777777" w:rsidTr="001A414E">
        <w:tc>
          <w:tcPr>
            <w:tcW w:w="1129" w:type="dxa"/>
          </w:tcPr>
          <w:p w14:paraId="412B012E" w14:textId="77777777" w:rsidR="00D852FD" w:rsidRDefault="00D852FD" w:rsidP="001A414E">
            <w:r>
              <w:t>Prueba #</w:t>
            </w:r>
          </w:p>
        </w:tc>
        <w:tc>
          <w:tcPr>
            <w:tcW w:w="4464" w:type="dxa"/>
          </w:tcPr>
          <w:p w14:paraId="29D90932" w14:textId="77777777" w:rsidR="00D852FD" w:rsidRDefault="00D852FD" w:rsidP="001A414E">
            <w:pPr>
              <w:ind w:firstLine="708"/>
            </w:pPr>
            <w:r>
              <w:t>Conjunto de Datos</w:t>
            </w:r>
          </w:p>
        </w:tc>
        <w:tc>
          <w:tcPr>
            <w:tcW w:w="2618" w:type="dxa"/>
          </w:tcPr>
          <w:p w14:paraId="06428195" w14:textId="4273A7CB" w:rsidR="00D852FD" w:rsidRDefault="00DA43E3" w:rsidP="001A414E">
            <w:r>
              <w:t>MAE</w:t>
            </w:r>
          </w:p>
        </w:tc>
      </w:tr>
      <w:tr w:rsidR="00DA43E3" w14:paraId="09D422EB" w14:textId="77777777" w:rsidTr="001A414E">
        <w:tc>
          <w:tcPr>
            <w:tcW w:w="1129" w:type="dxa"/>
          </w:tcPr>
          <w:p w14:paraId="6E1F2BAC" w14:textId="71FEF5D7" w:rsidR="00DA43E3" w:rsidRDefault="00DA43E3" w:rsidP="00DA43E3">
            <w:r>
              <w:t>1</w:t>
            </w:r>
          </w:p>
        </w:tc>
        <w:tc>
          <w:tcPr>
            <w:tcW w:w="4464" w:type="dxa"/>
          </w:tcPr>
          <w:p w14:paraId="3CDB6A68" w14:textId="077604EC" w:rsidR="00DA43E3" w:rsidRDefault="009C1EFE" w:rsidP="00DA43E3">
            <w:r>
              <w:rPr>
                <w:rFonts w:eastAsiaTheme="majorEastAsia"/>
              </w:rPr>
              <w:t xml:space="preserve">TUM </w:t>
            </w:r>
            <w:proofErr w:type="spellStart"/>
            <w:r w:rsidR="00DA43E3">
              <w:t>Transmedia</w:t>
            </w:r>
            <w:proofErr w:type="spellEnd"/>
            <w:r w:rsidR="00DA43E3">
              <w:t xml:space="preserve"> UA</w:t>
            </w:r>
          </w:p>
        </w:tc>
        <w:tc>
          <w:tcPr>
            <w:tcW w:w="2618" w:type="dxa"/>
          </w:tcPr>
          <w:p w14:paraId="488DFA9D" w14:textId="79320A04" w:rsidR="00DA43E3" w:rsidRDefault="00DA43E3" w:rsidP="00DA43E3">
            <w:r w:rsidRPr="0076189B">
              <w:t>11.126461988304094</w:t>
            </w:r>
          </w:p>
        </w:tc>
      </w:tr>
      <w:tr w:rsidR="00DA43E3" w14:paraId="4F36C5FA" w14:textId="77777777" w:rsidTr="001A414E">
        <w:tc>
          <w:tcPr>
            <w:tcW w:w="1129" w:type="dxa"/>
          </w:tcPr>
          <w:p w14:paraId="2A4C4898" w14:textId="5D2A3DA7" w:rsidR="00DA43E3" w:rsidRDefault="00DA43E3" w:rsidP="00DA43E3">
            <w:r>
              <w:t>5</w:t>
            </w:r>
          </w:p>
        </w:tc>
        <w:tc>
          <w:tcPr>
            <w:tcW w:w="4464" w:type="dxa"/>
          </w:tcPr>
          <w:p w14:paraId="4B89C40A" w14:textId="7E844816" w:rsidR="00DA43E3" w:rsidRDefault="00881339" w:rsidP="00DA43E3">
            <w:r>
              <w:t>Editorial Univer</w:t>
            </w:r>
            <w:r w:rsidR="00DA43E3">
              <w:t>s</w:t>
            </w:r>
            <w:r>
              <w:t>i</w:t>
            </w:r>
            <w:r w:rsidR="00DA43E3">
              <w:t>taria UA</w:t>
            </w:r>
          </w:p>
        </w:tc>
        <w:tc>
          <w:tcPr>
            <w:tcW w:w="2618" w:type="dxa"/>
          </w:tcPr>
          <w:p w14:paraId="7F327EC8" w14:textId="7B507660" w:rsidR="00DA43E3" w:rsidRDefault="00DA43E3" w:rsidP="00DA43E3">
            <w:r w:rsidRPr="000476E1">
              <w:t>81.53907103825136</w:t>
            </w:r>
          </w:p>
        </w:tc>
      </w:tr>
    </w:tbl>
    <w:p w14:paraId="30EAD2DC" w14:textId="629A47CA" w:rsidR="00D852FD" w:rsidRDefault="00DA43E3" w:rsidP="00417A28">
      <w:pPr>
        <w:pStyle w:val="Tablas"/>
      </w:pPr>
      <w:bookmarkStart w:id="100" w:name="_Toc207808979"/>
      <w:r>
        <w:t>Tabla 12</w:t>
      </w:r>
      <w:r w:rsidR="00D852FD">
        <w:t xml:space="preserve"> Resumen Pruebas con Mejores Resultados con datos de </w:t>
      </w:r>
      <w:r w:rsidR="00D852FD">
        <w:rPr>
          <w:rFonts w:eastAsiaTheme="majorEastAsia"/>
        </w:rPr>
        <w:t>UA.</w:t>
      </w:r>
      <w:bookmarkEnd w:id="100"/>
    </w:p>
    <w:p w14:paraId="490B351B" w14:textId="77777777" w:rsidR="00D852FD" w:rsidRDefault="00D852FD">
      <w:pPr>
        <w:spacing w:after="160" w:line="259" w:lineRule="auto"/>
      </w:pPr>
    </w:p>
    <w:p w14:paraId="258441DD" w14:textId="0A5E4B17" w:rsidR="001256D5" w:rsidRPr="001256D5" w:rsidRDefault="001256D5" w:rsidP="001256D5">
      <w:pPr>
        <w:jc w:val="both"/>
      </w:pPr>
      <w:r w:rsidRPr="001256D5">
        <w:t xml:space="preserve">En la tabla 12 se puede ver que el resultado en TUM </w:t>
      </w:r>
      <w:proofErr w:type="spellStart"/>
      <w:r w:rsidRPr="001256D5">
        <w:t>Transmedia</w:t>
      </w:r>
      <w:proofErr w:type="spellEnd"/>
      <w:r w:rsidRPr="001256D5">
        <w:t xml:space="preserve"> UA</w:t>
      </w:r>
      <w:r w:rsidR="0032336C">
        <w:t>,</w:t>
      </w:r>
      <w:r w:rsidRPr="001256D5">
        <w:t xml:space="preserve"> comparado con el trabajo mencionado en</w:t>
      </w:r>
      <w:r w:rsidR="0032336C">
        <w:t xml:space="preserve"> </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w:t>
      </w:r>
      <w:r w:rsidRPr="001256D5">
        <w:t xml:space="preserve">se puede considerar con una importante mejora debido a que </w:t>
      </w:r>
      <w:r>
        <w:t>el mejor resultado en</w:t>
      </w:r>
      <w:r w:rsidR="0032336C">
        <w:t xml:space="preserve"> </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fue un MAE de </w:t>
      </w:r>
      <w:r w:rsidRPr="001256D5">
        <w:t>17.4</w:t>
      </w:r>
      <w:r>
        <w:t xml:space="preserve">3 </w:t>
      </w:r>
      <w:r w:rsidR="0032336C">
        <w:t xml:space="preserve">para el </w:t>
      </w:r>
      <w:proofErr w:type="spellStart"/>
      <w:r w:rsidR="0032336C" w:rsidRPr="0032336C">
        <w:rPr>
          <w:i/>
        </w:rPr>
        <w:t>dataset</w:t>
      </w:r>
      <w:proofErr w:type="spellEnd"/>
      <w:r w:rsidR="0032336C">
        <w:t xml:space="preserve"> de idioma chino,</w:t>
      </w:r>
      <w:r w:rsidR="00795BBB">
        <w:t xml:space="preserve"> frente al MAE de 11.12 obtenido en el presente estudio, </w:t>
      </w:r>
      <w:r w:rsidRPr="001256D5">
        <w:t xml:space="preserve">mientras que el resultado de Editorial Universitaria UA </w:t>
      </w:r>
      <w:r w:rsidR="00795BBB">
        <w:t xml:space="preserve">un MAE de 81.53 </w:t>
      </w:r>
      <w:r w:rsidRPr="001256D5">
        <w:t>es un resultado intermedio ya que el rendi</w:t>
      </w:r>
      <w:r>
        <w:t xml:space="preserve">miento está </w:t>
      </w:r>
      <w:r w:rsidR="00795BBB">
        <w:t>en un rango entre los resultados</w:t>
      </w:r>
      <w:r>
        <w:t xml:space="preserve"> en</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w:t>
      </w:r>
      <w:r w:rsidR="00795BBB">
        <w:t>donde logran</w:t>
      </w:r>
      <w:r w:rsidRPr="001256D5">
        <w:t xml:space="preserve"> un MAE de entre </w:t>
      </w:r>
      <w:r w:rsidR="00795BBB">
        <w:t>1</w:t>
      </w:r>
      <w:r w:rsidRPr="001256D5">
        <w:t>7</w:t>
      </w:r>
      <w:r w:rsidR="00E830C4">
        <w:t>.43</w:t>
      </w:r>
      <w:r w:rsidRPr="001256D5">
        <w:t xml:space="preserve"> en el mejor caso y 132.26 en el peo</w:t>
      </w:r>
      <w:r>
        <w:t>r de los casos, esto ya que en</w:t>
      </w:r>
      <w:r>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w:t>
      </w:r>
      <w:r w:rsidRPr="001256D5">
        <w:t>tienen varios resultados, uno por cada idioma, aun así no se considera un buen resultado en Editorial Universitaria UA debido a que se plantea obtener un MAE por debajo de 30 como objetivo inicial del presente trabajo.</w:t>
      </w:r>
    </w:p>
    <w:p w14:paraId="580E4864" w14:textId="77777777" w:rsidR="001256D5" w:rsidRDefault="001256D5" w:rsidP="00825A69">
      <w:pPr>
        <w:jc w:val="both"/>
      </w:pPr>
    </w:p>
    <w:p w14:paraId="3CFEDBEB" w14:textId="2B176038" w:rsidR="00D115C2" w:rsidRDefault="00FA1763" w:rsidP="00D115C2">
      <w:pPr>
        <w:pStyle w:val="Ttulo3"/>
      </w:pPr>
      <w:bookmarkStart w:id="101" w:name="_Toc207808958"/>
      <w:r w:rsidRPr="00FA1763">
        <w:t>4.</w:t>
      </w:r>
      <w:r w:rsidR="00B431C0">
        <w:t>5.8</w:t>
      </w:r>
      <w:r w:rsidRPr="00FA1763">
        <w:t xml:space="preserve"> </w:t>
      </w:r>
      <w:r w:rsidR="00E847F3">
        <w:t>Conversión de Modelos de UA a</w:t>
      </w:r>
      <w:r w:rsidR="00D115C2">
        <w:t xml:space="preserve"> </w:t>
      </w:r>
      <w:r w:rsidR="009C1EFE">
        <w:t xml:space="preserve">TUM </w:t>
      </w:r>
      <w:proofErr w:type="spellStart"/>
      <w:r w:rsidR="00D115C2">
        <w:t>Transmedia</w:t>
      </w:r>
      <w:proofErr w:type="spellEnd"/>
      <w:r w:rsidR="00E847F3">
        <w:t xml:space="preserve"> GA4</w:t>
      </w:r>
      <w:bookmarkEnd w:id="101"/>
    </w:p>
    <w:p w14:paraId="253A711B" w14:textId="77777777" w:rsidR="007250B8" w:rsidRPr="007250B8" w:rsidRDefault="007250B8" w:rsidP="007250B8"/>
    <w:p w14:paraId="621518D0" w14:textId="32BFA63F" w:rsidR="00496E89" w:rsidRDefault="00803ACC" w:rsidP="00C12427">
      <w:pPr>
        <w:jc w:val="both"/>
      </w:pPr>
      <w:r w:rsidRPr="00C12427">
        <w:t>Se proced</w:t>
      </w:r>
      <w:r w:rsidR="00FB0264">
        <w:t xml:space="preserve">e </w:t>
      </w:r>
      <w:r w:rsidRPr="00C12427">
        <w:t>a reentrenar</w:t>
      </w:r>
      <w:r w:rsidR="00897BB8" w:rsidRPr="00C12427">
        <w:t xml:space="preserve"> por 500 épocas</w:t>
      </w:r>
      <w:r w:rsidRPr="00C12427">
        <w:t xml:space="preserve"> </w:t>
      </w:r>
      <w:r w:rsidR="004975E7" w:rsidRPr="00C12427">
        <w:t>el mejor modelo</w:t>
      </w:r>
      <w:r w:rsidRPr="00C12427">
        <w:t xml:space="preserve"> de </w:t>
      </w:r>
      <w:r w:rsidR="009C1EFE" w:rsidRPr="00C12427">
        <w:t xml:space="preserve">TUM </w:t>
      </w:r>
      <w:proofErr w:type="spellStart"/>
      <w:r w:rsidRPr="00C12427">
        <w:t>Transmedia</w:t>
      </w:r>
      <w:proofErr w:type="spellEnd"/>
      <w:r w:rsidRPr="00C12427">
        <w:t xml:space="preserve"> UA con los datos de </w:t>
      </w:r>
      <w:r w:rsidR="009C1EFE" w:rsidRPr="00C12427">
        <w:t xml:space="preserve">TUM </w:t>
      </w:r>
      <w:proofErr w:type="spellStart"/>
      <w:r w:rsidRPr="00C12427">
        <w:t>Transmedia</w:t>
      </w:r>
      <w:proofErr w:type="spellEnd"/>
      <w:r w:rsidRPr="00C12427">
        <w:t xml:space="preserve"> GA4.</w:t>
      </w:r>
      <w:r w:rsidR="00496E89" w:rsidRPr="00496E89">
        <w:t xml:space="preserve"> </w:t>
      </w:r>
      <w:r w:rsidR="00496E89">
        <w:t xml:space="preserve">Para utilizar el mejor modelo de </w:t>
      </w:r>
      <w:r w:rsidR="009C1EFE" w:rsidRPr="00C12427">
        <w:t xml:space="preserve">TUM </w:t>
      </w:r>
      <w:proofErr w:type="spellStart"/>
      <w:r w:rsidR="00496E89" w:rsidRPr="00C12427">
        <w:t>Transmedia</w:t>
      </w:r>
      <w:proofErr w:type="spellEnd"/>
      <w:r w:rsidR="00496E89" w:rsidRPr="00C12427">
        <w:t xml:space="preserve"> UA </w:t>
      </w:r>
      <w:r w:rsidR="00496E89">
        <w:t xml:space="preserve">en </w:t>
      </w:r>
      <w:r w:rsidR="009C1EFE" w:rsidRPr="00C12427">
        <w:t xml:space="preserve">TUM </w:t>
      </w:r>
      <w:proofErr w:type="spellStart"/>
      <w:r w:rsidR="00496E89" w:rsidRPr="00C12427">
        <w:t>Transmedia</w:t>
      </w:r>
      <w:proofErr w:type="spellEnd"/>
      <w:r w:rsidR="00496E89" w:rsidRPr="00C12427">
        <w:t xml:space="preserve"> GA4 </w:t>
      </w:r>
      <w:r w:rsidR="00496E89">
        <w:t>se construy</w:t>
      </w:r>
      <w:r w:rsidR="007604D0">
        <w:t>e</w:t>
      </w:r>
      <w:r w:rsidR="00496E89">
        <w:t xml:space="preserve"> el </w:t>
      </w:r>
      <w:proofErr w:type="spellStart"/>
      <w:r w:rsidR="00496E89" w:rsidRPr="00C12427">
        <w:t>dataset</w:t>
      </w:r>
      <w:proofErr w:type="spellEnd"/>
      <w:r w:rsidR="00496E89" w:rsidRPr="00C12427">
        <w:t xml:space="preserve"> </w:t>
      </w:r>
      <w:r w:rsidR="00496E89">
        <w:t xml:space="preserve">con las mismas columnas que </w:t>
      </w:r>
      <w:r w:rsidR="009C1EFE" w:rsidRPr="00C12427">
        <w:t xml:space="preserve">TUM </w:t>
      </w:r>
      <w:proofErr w:type="spellStart"/>
      <w:r w:rsidR="00496E89">
        <w:t>Transmedia</w:t>
      </w:r>
      <w:proofErr w:type="spellEnd"/>
      <w:r w:rsidR="007A4ED5">
        <w:t xml:space="preserve"> UA</w:t>
      </w:r>
      <w:r w:rsidR="00496E89">
        <w:t>, y se utiliz</w:t>
      </w:r>
      <w:r w:rsidR="007604D0">
        <w:t>a</w:t>
      </w:r>
      <w:r w:rsidR="00496E89">
        <w:t xml:space="preserve"> ese </w:t>
      </w:r>
      <w:proofErr w:type="spellStart"/>
      <w:r w:rsidR="00496E89" w:rsidRPr="00C12427">
        <w:t>dataset</w:t>
      </w:r>
      <w:proofErr w:type="spellEnd"/>
      <w:r w:rsidR="00496E89" w:rsidRPr="00C12427">
        <w:t xml:space="preserve"> </w:t>
      </w:r>
      <w:r w:rsidR="00496E89">
        <w:t>para</w:t>
      </w:r>
      <w:r w:rsidR="008475C0">
        <w:t xml:space="preserve"> las</w:t>
      </w:r>
      <w:r w:rsidR="00496E89">
        <w:t xml:space="preserve"> pruebas </w:t>
      </w:r>
      <w:r w:rsidR="007A4ED5">
        <w:t>en</w:t>
      </w:r>
      <w:r w:rsidR="00496E89">
        <w:t xml:space="preserve"> </w:t>
      </w:r>
      <w:r w:rsidR="009C1EFE" w:rsidRPr="00C12427">
        <w:t xml:space="preserve">TUM </w:t>
      </w:r>
      <w:proofErr w:type="spellStart"/>
      <w:r w:rsidR="007A4ED5" w:rsidRPr="00C12427">
        <w:t>Transmedia</w:t>
      </w:r>
      <w:proofErr w:type="spellEnd"/>
      <w:r w:rsidR="007A4ED5" w:rsidRPr="00C12427">
        <w:t xml:space="preserve"> GA4</w:t>
      </w:r>
      <w:r w:rsidR="00496E89">
        <w:t>.</w:t>
      </w:r>
    </w:p>
    <w:p w14:paraId="1B2E279D" w14:textId="3711FCDE" w:rsidR="00803ACC" w:rsidRDefault="00803ACC" w:rsidP="00803ACC">
      <w:pPr>
        <w:rPr>
          <w:rFonts w:eastAsiaTheme="majorEastAsia"/>
        </w:rPr>
      </w:pPr>
    </w:p>
    <w:tbl>
      <w:tblPr>
        <w:tblStyle w:val="Tablaconcuadrcula"/>
        <w:tblW w:w="8215" w:type="dxa"/>
        <w:tblInd w:w="-5" w:type="dxa"/>
        <w:tblLayout w:type="fixed"/>
        <w:tblLook w:val="04A0" w:firstRow="1" w:lastRow="0" w:firstColumn="1" w:lastColumn="0" w:noHBand="0" w:noVBand="1"/>
      </w:tblPr>
      <w:tblGrid>
        <w:gridCol w:w="695"/>
        <w:gridCol w:w="1880"/>
        <w:gridCol w:w="1880"/>
        <w:gridCol w:w="1880"/>
        <w:gridCol w:w="1880"/>
      </w:tblGrid>
      <w:tr w:rsidR="007A4ED5" w14:paraId="70E7F978" w14:textId="77777777" w:rsidTr="006B278A">
        <w:trPr>
          <w:trHeight w:val="432"/>
        </w:trPr>
        <w:tc>
          <w:tcPr>
            <w:tcW w:w="695" w:type="dxa"/>
          </w:tcPr>
          <w:p w14:paraId="29953AAB" w14:textId="77777777" w:rsidR="007A4ED5" w:rsidRDefault="007A4ED5" w:rsidP="007A4ED5">
            <w:r>
              <w:t>#</w:t>
            </w:r>
          </w:p>
        </w:tc>
        <w:tc>
          <w:tcPr>
            <w:tcW w:w="1880" w:type="dxa"/>
          </w:tcPr>
          <w:p w14:paraId="5CF87D1F" w14:textId="77777777" w:rsidR="007A4ED5" w:rsidRDefault="007A4ED5" w:rsidP="007A4ED5">
            <w:r>
              <w:t>Modelo</w:t>
            </w:r>
          </w:p>
        </w:tc>
        <w:tc>
          <w:tcPr>
            <w:tcW w:w="1880" w:type="dxa"/>
          </w:tcPr>
          <w:p w14:paraId="43E507A5" w14:textId="77777777" w:rsidR="007A4ED5" w:rsidRDefault="007A4ED5" w:rsidP="007A4ED5">
            <w:r>
              <w:t>MAE</w:t>
            </w:r>
          </w:p>
        </w:tc>
        <w:tc>
          <w:tcPr>
            <w:tcW w:w="1880" w:type="dxa"/>
          </w:tcPr>
          <w:p w14:paraId="446328AC" w14:textId="77777777" w:rsidR="007A4ED5" w:rsidRDefault="007A4ED5" w:rsidP="007A4ED5">
            <w:r>
              <w:t>SMAPE</w:t>
            </w:r>
          </w:p>
        </w:tc>
        <w:tc>
          <w:tcPr>
            <w:tcW w:w="1880" w:type="dxa"/>
          </w:tcPr>
          <w:p w14:paraId="2B1C1F42" w14:textId="77777777" w:rsidR="007A4ED5" w:rsidRDefault="007A4ED5" w:rsidP="007A4ED5">
            <w:r>
              <w:t>RMSE</w:t>
            </w:r>
          </w:p>
        </w:tc>
      </w:tr>
      <w:tr w:rsidR="007A4ED5" w:rsidRPr="0076189B" w14:paraId="0DC86BE9" w14:textId="77777777" w:rsidTr="006B278A">
        <w:trPr>
          <w:trHeight w:val="744"/>
        </w:trPr>
        <w:tc>
          <w:tcPr>
            <w:tcW w:w="695" w:type="dxa"/>
          </w:tcPr>
          <w:p w14:paraId="0E5A7046" w14:textId="081B525F" w:rsidR="007A4ED5" w:rsidRPr="00385995" w:rsidRDefault="007A4ED5" w:rsidP="007A4ED5">
            <w:r>
              <w:t>6</w:t>
            </w:r>
          </w:p>
        </w:tc>
        <w:tc>
          <w:tcPr>
            <w:tcW w:w="1880" w:type="dxa"/>
          </w:tcPr>
          <w:p w14:paraId="3E91F4B0" w14:textId="77777777" w:rsidR="007A4ED5" w:rsidRPr="00385995" w:rsidRDefault="007A4ED5" w:rsidP="007A4ED5">
            <w:r>
              <w:t>El mejor modelo de TUM UA</w:t>
            </w:r>
          </w:p>
        </w:tc>
        <w:tc>
          <w:tcPr>
            <w:tcW w:w="1880" w:type="dxa"/>
          </w:tcPr>
          <w:p w14:paraId="0064D3D1" w14:textId="0DD740B6" w:rsidR="007A4ED5" w:rsidRPr="00385995" w:rsidRDefault="00E847F3" w:rsidP="00E847F3">
            <w:r>
              <w:t>26.5404255319</w:t>
            </w:r>
          </w:p>
        </w:tc>
        <w:tc>
          <w:tcPr>
            <w:tcW w:w="1880" w:type="dxa"/>
          </w:tcPr>
          <w:p w14:paraId="231CFC52" w14:textId="15DA3327" w:rsidR="007A4ED5" w:rsidRPr="007A4ED5" w:rsidRDefault="007A4ED5" w:rsidP="007A4ED5">
            <w:r w:rsidRPr="007A4ED5">
              <w:t>0.57887830853</w:t>
            </w:r>
          </w:p>
          <w:p w14:paraId="371E9E2B" w14:textId="5FE303FD" w:rsidR="007A4ED5" w:rsidRPr="00385995" w:rsidRDefault="007A4ED5" w:rsidP="007A4ED5"/>
        </w:tc>
        <w:tc>
          <w:tcPr>
            <w:tcW w:w="1880" w:type="dxa"/>
          </w:tcPr>
          <w:p w14:paraId="2CA695AA" w14:textId="6EE91903" w:rsidR="007A4ED5" w:rsidRPr="0076189B" w:rsidRDefault="007A4ED5" w:rsidP="00E847F3">
            <w:r w:rsidRPr="007A4ED5">
              <w:t>34.6621485053</w:t>
            </w:r>
          </w:p>
        </w:tc>
      </w:tr>
    </w:tbl>
    <w:p w14:paraId="3459E2AE" w14:textId="2856D13E" w:rsidR="003F69E0" w:rsidRDefault="007A4ED5" w:rsidP="00417A28">
      <w:pPr>
        <w:pStyle w:val="Tablas"/>
      </w:pPr>
      <w:bookmarkStart w:id="102" w:name="_Toc207808980"/>
      <w:r>
        <w:t>Tabla 13 Prueba</w:t>
      </w:r>
      <w:r w:rsidR="003F69E0">
        <w:t xml:space="preserve"> </w:t>
      </w:r>
      <w:r>
        <w:t>Número 6</w:t>
      </w:r>
      <w:bookmarkEnd w:id="102"/>
      <w:r w:rsidR="003F69E0">
        <w:t xml:space="preserve"> </w:t>
      </w:r>
    </w:p>
    <w:p w14:paraId="0387F48A" w14:textId="77777777" w:rsidR="00803ACC" w:rsidRDefault="00803ACC" w:rsidP="00803ACC"/>
    <w:p w14:paraId="25A5FD22" w14:textId="01CE2F74" w:rsidR="007A4ED5" w:rsidRPr="00825A69" w:rsidRDefault="007A4ED5" w:rsidP="00825A69">
      <w:pPr>
        <w:jc w:val="both"/>
      </w:pPr>
      <w:r w:rsidRPr="00C12427">
        <w:t xml:space="preserve">En la tabla </w:t>
      </w:r>
      <w:r w:rsidR="00300EB9">
        <w:t xml:space="preserve">13 </w:t>
      </w:r>
      <w:r w:rsidRPr="00C12427">
        <w:t xml:space="preserve">se puede ver el rendimiento del mejor modelo de TUM UA aplicado a TUM GA4, como se puede observar tiene un MAE por debajo de 30 </w:t>
      </w:r>
      <w:r w:rsidR="00DD2694" w:rsidRPr="00C12427">
        <w:t>con</w:t>
      </w:r>
      <w:r w:rsidRPr="00C12427">
        <w:t xml:space="preserve"> lo que </w:t>
      </w:r>
      <w:r w:rsidR="00C45DFE">
        <w:t>se concluye</w:t>
      </w:r>
      <w:r w:rsidRPr="00C12427">
        <w:t xml:space="preserve"> que es un buen resultado y </w:t>
      </w:r>
      <w:r w:rsidR="00F04E3E" w:rsidRPr="00C12427">
        <w:t>se decid</w:t>
      </w:r>
      <w:r w:rsidR="00C45DFE">
        <w:t>e</w:t>
      </w:r>
      <w:r w:rsidR="00F04E3E" w:rsidRPr="00C12427">
        <w:t xml:space="preserve"> no continuar realizando </w:t>
      </w:r>
      <w:r w:rsidR="00FD2576" w:rsidRPr="00C12427">
        <w:t>más</w:t>
      </w:r>
      <w:r w:rsidR="00F04E3E" w:rsidRPr="00C12427">
        <w:t xml:space="preserve"> pruebas en TUM</w:t>
      </w:r>
      <w:r w:rsidR="00DD2694" w:rsidRPr="00C12427">
        <w:t xml:space="preserve"> </w:t>
      </w:r>
      <w:r w:rsidR="00F04E3E" w:rsidRPr="00C12427">
        <w:t>GA4</w:t>
      </w:r>
      <w:r w:rsidR="00897BB8" w:rsidRPr="00C12427">
        <w:t>.</w:t>
      </w:r>
    </w:p>
    <w:p w14:paraId="6BECD15F" w14:textId="77777777" w:rsidR="007A4ED5" w:rsidRDefault="007A4ED5" w:rsidP="00036B2C">
      <w:pPr>
        <w:rPr>
          <w:rFonts w:eastAsiaTheme="majorEastAsia"/>
        </w:rPr>
      </w:pPr>
    </w:p>
    <w:p w14:paraId="4E99517C" w14:textId="0280780E" w:rsidR="00F04E3E" w:rsidRDefault="00F04E3E" w:rsidP="00036B2C">
      <w:pPr>
        <w:rPr>
          <w:rFonts w:eastAsiaTheme="majorEastAsia"/>
        </w:rPr>
      </w:pPr>
      <w:r>
        <w:rPr>
          <w:rFonts w:eastAsiaTheme="majorEastAsia"/>
          <w:noProof/>
        </w:rPr>
        <w:drawing>
          <wp:inline distT="0" distB="0" distL="0" distR="0" wp14:anchorId="55A46E48" wp14:editId="0C71BD86">
            <wp:extent cx="5219700" cy="31718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19700" cy="3171825"/>
                    </a:xfrm>
                    <a:prstGeom prst="rect">
                      <a:avLst/>
                    </a:prstGeom>
                    <a:noFill/>
                    <a:ln>
                      <a:noFill/>
                    </a:ln>
                  </pic:spPr>
                </pic:pic>
              </a:graphicData>
            </a:graphic>
          </wp:inline>
        </w:drawing>
      </w:r>
    </w:p>
    <w:p w14:paraId="6AD7CF25" w14:textId="77777777" w:rsidR="00F04E3E" w:rsidRDefault="00F04E3E" w:rsidP="00036B2C">
      <w:pPr>
        <w:rPr>
          <w:rFonts w:eastAsiaTheme="majorEastAsia"/>
        </w:rPr>
      </w:pPr>
    </w:p>
    <w:p w14:paraId="4D43B50B" w14:textId="594922B3" w:rsidR="00036B2C" w:rsidRDefault="00F04E3E" w:rsidP="0064646C">
      <w:pPr>
        <w:pStyle w:val="Figuras"/>
        <w:rPr>
          <w:rFonts w:eastAsiaTheme="majorEastAsia"/>
        </w:rPr>
      </w:pPr>
      <w:bookmarkStart w:id="103" w:name="_Toc207809004"/>
      <w:r>
        <w:rPr>
          <w:rFonts w:eastAsiaTheme="majorEastAsia"/>
        </w:rPr>
        <w:t>Figura 1</w:t>
      </w:r>
      <w:r w:rsidR="0001629D">
        <w:rPr>
          <w:rFonts w:eastAsiaTheme="majorEastAsia"/>
        </w:rPr>
        <w:t>5</w:t>
      </w:r>
      <w:r w:rsidR="00036B2C">
        <w:rPr>
          <w:rFonts w:eastAsiaTheme="majorEastAsia"/>
        </w:rPr>
        <w:t xml:space="preserve">: </w:t>
      </w:r>
      <w:r>
        <w:rPr>
          <w:rFonts w:eastAsiaTheme="majorEastAsia"/>
        </w:rPr>
        <w:t>Gr</w:t>
      </w:r>
      <w:r w:rsidR="00DD2694">
        <w:rPr>
          <w:rFonts w:eastAsiaTheme="majorEastAsia"/>
        </w:rPr>
        <w:t>á</w:t>
      </w:r>
      <w:r>
        <w:rPr>
          <w:rFonts w:eastAsiaTheme="majorEastAsia"/>
        </w:rPr>
        <w:t>fico de Los Valores Reales y los Valores Pronosticados</w:t>
      </w:r>
      <w:r w:rsidR="00202082">
        <w:rPr>
          <w:rFonts w:eastAsiaTheme="majorEastAsia"/>
        </w:rPr>
        <w:t xml:space="preserve"> de la salida del modelo</w:t>
      </w:r>
      <w:r>
        <w:rPr>
          <w:rFonts w:eastAsiaTheme="majorEastAsia"/>
        </w:rPr>
        <w:t xml:space="preserve"> de una parte del conjunto de prueba </w:t>
      </w:r>
      <w:proofErr w:type="spellStart"/>
      <w:r>
        <w:rPr>
          <w:rFonts w:eastAsiaTheme="majorEastAsia"/>
        </w:rPr>
        <w:t>Y_test</w:t>
      </w:r>
      <w:proofErr w:type="spellEnd"/>
      <w:r>
        <w:rPr>
          <w:rFonts w:eastAsiaTheme="majorEastAsia"/>
        </w:rPr>
        <w:t>,</w:t>
      </w:r>
      <w:r w:rsidR="00897BB8" w:rsidRPr="00897BB8">
        <w:rPr>
          <w:rFonts w:eastAsiaTheme="majorEastAsia"/>
        </w:rPr>
        <w:t xml:space="preserve"> </w:t>
      </w:r>
      <w:r w:rsidR="00897BB8">
        <w:rPr>
          <w:rFonts w:eastAsiaTheme="majorEastAsia"/>
        </w:rPr>
        <w:t>de</w:t>
      </w:r>
      <w:r>
        <w:rPr>
          <w:rFonts w:eastAsiaTheme="majorEastAsia"/>
        </w:rPr>
        <w:t xml:space="preserve"> la prueba 6.</w:t>
      </w:r>
      <w:bookmarkEnd w:id="103"/>
    </w:p>
    <w:p w14:paraId="7CB75777" w14:textId="77777777" w:rsidR="00C12427" w:rsidRDefault="00C12427" w:rsidP="00C12427">
      <w:pPr>
        <w:pStyle w:val="Figuras"/>
        <w:jc w:val="both"/>
        <w:rPr>
          <w:rFonts w:eastAsiaTheme="majorEastAsia"/>
        </w:rPr>
      </w:pPr>
    </w:p>
    <w:p w14:paraId="20A36A37" w14:textId="3C0F69CC" w:rsidR="00C12427" w:rsidRPr="00C12427" w:rsidRDefault="00C12427" w:rsidP="00C12427">
      <w:pPr>
        <w:jc w:val="both"/>
      </w:pPr>
      <w:r w:rsidRPr="00C12427">
        <w:lastRenderedPageBreak/>
        <w:t>En la figu</w:t>
      </w:r>
      <w:r w:rsidR="00300EB9">
        <w:t>ra 15</w:t>
      </w:r>
      <w:r w:rsidRPr="00C12427">
        <w:t xml:space="preserve"> se puede observar que el modelo es capaz de pronosticar tendencia, comenzando en valore</w:t>
      </w:r>
      <w:r>
        <w:t>s</w:t>
      </w:r>
      <w:r w:rsidRPr="00C12427">
        <w:t xml:space="preserve"> bajos y subiendo hasta los valores medios de los picos.</w:t>
      </w:r>
    </w:p>
    <w:p w14:paraId="7010C63D" w14:textId="666C50C7" w:rsidR="004C6CA9" w:rsidRDefault="004C6CA9">
      <w:pPr>
        <w:spacing w:after="160" w:line="259" w:lineRule="auto"/>
        <w:rPr>
          <w:rFonts w:eastAsiaTheme="majorEastAsia"/>
        </w:rPr>
      </w:pPr>
    </w:p>
    <w:p w14:paraId="4BE1E378" w14:textId="4FC3E80C" w:rsidR="00036B2C" w:rsidRDefault="00FA1763" w:rsidP="00D115C2">
      <w:pPr>
        <w:pStyle w:val="Ttulo3"/>
      </w:pPr>
      <w:bookmarkStart w:id="104" w:name="_Toc207808959"/>
      <w:r w:rsidRPr="00FA1763">
        <w:t>4.</w:t>
      </w:r>
      <w:r w:rsidR="00B431C0">
        <w:t>5.9</w:t>
      </w:r>
      <w:r w:rsidR="00E847F3">
        <w:t xml:space="preserve"> Pruebas </w:t>
      </w:r>
      <w:r w:rsidR="00D115C2">
        <w:t>Modelos de Editorial Universitaria</w:t>
      </w:r>
      <w:r w:rsidR="00E847F3">
        <w:t xml:space="preserve"> GA4</w:t>
      </w:r>
      <w:bookmarkEnd w:id="104"/>
    </w:p>
    <w:p w14:paraId="28FA4BCB" w14:textId="77777777" w:rsidR="007250B8" w:rsidRPr="007250B8" w:rsidRDefault="007250B8" w:rsidP="007250B8"/>
    <w:p w14:paraId="7A6F5BFB" w14:textId="342E74E9" w:rsidR="004815D9" w:rsidRDefault="00E847F3" w:rsidP="00897BB8">
      <w:pPr>
        <w:jc w:val="both"/>
        <w:rPr>
          <w:rFonts w:eastAsiaTheme="majorEastAsia"/>
        </w:rPr>
      </w:pPr>
      <w:r>
        <w:rPr>
          <w:rFonts w:eastAsiaTheme="majorEastAsia"/>
        </w:rPr>
        <w:t>Se proced</w:t>
      </w:r>
      <w:r w:rsidR="007604D0">
        <w:rPr>
          <w:rFonts w:eastAsiaTheme="majorEastAsia"/>
        </w:rPr>
        <w:t>e</w:t>
      </w:r>
      <w:r>
        <w:rPr>
          <w:rFonts w:eastAsiaTheme="majorEastAsia"/>
        </w:rPr>
        <w:t xml:space="preserve"> a reentrenar</w:t>
      </w:r>
      <w:r w:rsidR="00897BB8">
        <w:rPr>
          <w:rFonts w:eastAsiaTheme="majorEastAsia"/>
        </w:rPr>
        <w:t xml:space="preserve"> por 500 épocas</w:t>
      </w:r>
      <w:r>
        <w:rPr>
          <w:rFonts w:eastAsiaTheme="majorEastAsia"/>
        </w:rPr>
        <w:t xml:space="preserve"> </w:t>
      </w:r>
      <w:r w:rsidR="00D93315">
        <w:rPr>
          <w:rFonts w:eastAsiaTheme="majorEastAsia"/>
        </w:rPr>
        <w:t xml:space="preserve">el mejor modelo de </w:t>
      </w:r>
      <w:r w:rsidR="009C1EFE">
        <w:rPr>
          <w:rFonts w:eastAsiaTheme="majorEastAsia"/>
        </w:rPr>
        <w:t xml:space="preserve">TUM </w:t>
      </w:r>
      <w:proofErr w:type="spellStart"/>
      <w:r w:rsidR="00D93315">
        <w:rPr>
          <w:rFonts w:eastAsiaTheme="majorEastAsia"/>
        </w:rPr>
        <w:t>Transmedia</w:t>
      </w:r>
      <w:proofErr w:type="spellEnd"/>
      <w:r w:rsidR="00D93315">
        <w:rPr>
          <w:rFonts w:eastAsiaTheme="majorEastAsia"/>
        </w:rPr>
        <w:t xml:space="preserve"> UA con los datos de</w:t>
      </w:r>
      <w:r w:rsidR="00D93315" w:rsidRPr="00803ACC">
        <w:rPr>
          <w:rFonts w:eastAsiaTheme="majorEastAsia"/>
        </w:rPr>
        <w:t xml:space="preserve"> </w:t>
      </w:r>
      <w:r w:rsidR="00D93315">
        <w:rPr>
          <w:rFonts w:eastAsiaTheme="majorEastAsia"/>
        </w:rPr>
        <w:t>Editorial Universitaria GA4 y también se reentren</w:t>
      </w:r>
      <w:r w:rsidR="007604D0">
        <w:rPr>
          <w:rFonts w:eastAsiaTheme="majorEastAsia"/>
        </w:rPr>
        <w:t>a</w:t>
      </w:r>
      <w:r w:rsidR="00897BB8">
        <w:rPr>
          <w:rFonts w:eastAsiaTheme="majorEastAsia"/>
        </w:rPr>
        <w:t xml:space="preserve"> por 500 épocas</w:t>
      </w:r>
      <w:r w:rsidR="00D93315">
        <w:rPr>
          <w:rFonts w:eastAsiaTheme="majorEastAsia"/>
        </w:rPr>
        <w:t xml:space="preserve"> </w:t>
      </w:r>
      <w:r>
        <w:rPr>
          <w:rFonts w:eastAsiaTheme="majorEastAsia"/>
        </w:rPr>
        <w:t>el mejor modelo</w:t>
      </w:r>
      <w:r w:rsidR="00036B2C">
        <w:rPr>
          <w:rFonts w:eastAsiaTheme="majorEastAsia"/>
        </w:rPr>
        <w:t xml:space="preserve"> de Editorial Universitaria UA con los datos de</w:t>
      </w:r>
      <w:r w:rsidR="00036B2C" w:rsidRPr="00803ACC">
        <w:rPr>
          <w:rFonts w:eastAsiaTheme="majorEastAsia"/>
        </w:rPr>
        <w:t xml:space="preserve"> </w:t>
      </w:r>
      <w:r w:rsidR="00036B2C">
        <w:rPr>
          <w:rFonts w:eastAsiaTheme="majorEastAsia"/>
        </w:rPr>
        <w:t>Editorial Universitaria GA4.</w:t>
      </w:r>
    </w:p>
    <w:p w14:paraId="6463D023" w14:textId="5DFF1595" w:rsidR="00BE3061" w:rsidRDefault="00BE3061">
      <w:pPr>
        <w:spacing w:before="0" w:after="160" w:line="259" w:lineRule="auto"/>
        <w:rPr>
          <w:rFonts w:eastAsiaTheme="majorEastAsia"/>
        </w:rPr>
      </w:pPr>
    </w:p>
    <w:tbl>
      <w:tblPr>
        <w:tblStyle w:val="Tablaconcuadrcula"/>
        <w:tblW w:w="7769" w:type="dxa"/>
        <w:tblInd w:w="-5" w:type="dxa"/>
        <w:tblLayout w:type="fixed"/>
        <w:tblLook w:val="04A0" w:firstRow="1" w:lastRow="0" w:firstColumn="1" w:lastColumn="0" w:noHBand="0" w:noVBand="1"/>
      </w:tblPr>
      <w:tblGrid>
        <w:gridCol w:w="657"/>
        <w:gridCol w:w="1778"/>
        <w:gridCol w:w="1778"/>
        <w:gridCol w:w="1778"/>
        <w:gridCol w:w="1778"/>
      </w:tblGrid>
      <w:tr w:rsidR="00D93315" w14:paraId="4F976849" w14:textId="77777777" w:rsidTr="00CB5FDE">
        <w:trPr>
          <w:trHeight w:val="365"/>
        </w:trPr>
        <w:tc>
          <w:tcPr>
            <w:tcW w:w="657" w:type="dxa"/>
          </w:tcPr>
          <w:p w14:paraId="7022BA48" w14:textId="77777777" w:rsidR="00D93315" w:rsidRDefault="00D93315" w:rsidP="00CB5FDE">
            <w:r>
              <w:t>#</w:t>
            </w:r>
          </w:p>
        </w:tc>
        <w:tc>
          <w:tcPr>
            <w:tcW w:w="1778" w:type="dxa"/>
          </w:tcPr>
          <w:p w14:paraId="7F514BA5" w14:textId="77777777" w:rsidR="00D93315" w:rsidRDefault="00D93315" w:rsidP="00CB5FDE">
            <w:r>
              <w:t>Modelo</w:t>
            </w:r>
          </w:p>
        </w:tc>
        <w:tc>
          <w:tcPr>
            <w:tcW w:w="1778" w:type="dxa"/>
          </w:tcPr>
          <w:p w14:paraId="6CD003EE" w14:textId="77777777" w:rsidR="00D93315" w:rsidRDefault="00D93315" w:rsidP="00CB5FDE">
            <w:r>
              <w:t>MAE</w:t>
            </w:r>
          </w:p>
        </w:tc>
        <w:tc>
          <w:tcPr>
            <w:tcW w:w="1778" w:type="dxa"/>
          </w:tcPr>
          <w:p w14:paraId="0333BF92" w14:textId="77777777" w:rsidR="00D93315" w:rsidRDefault="00D93315" w:rsidP="00CB5FDE">
            <w:r>
              <w:t>SMAPE</w:t>
            </w:r>
          </w:p>
        </w:tc>
        <w:tc>
          <w:tcPr>
            <w:tcW w:w="1778" w:type="dxa"/>
          </w:tcPr>
          <w:p w14:paraId="7348EC1F" w14:textId="77777777" w:rsidR="00D93315" w:rsidRDefault="00D93315" w:rsidP="00CB5FDE">
            <w:r>
              <w:t>RMSE</w:t>
            </w:r>
          </w:p>
        </w:tc>
      </w:tr>
      <w:tr w:rsidR="00D93315" w:rsidRPr="0076189B" w14:paraId="26788CBF" w14:textId="77777777" w:rsidTr="00CB5FDE">
        <w:trPr>
          <w:trHeight w:val="628"/>
        </w:trPr>
        <w:tc>
          <w:tcPr>
            <w:tcW w:w="657" w:type="dxa"/>
          </w:tcPr>
          <w:p w14:paraId="7E888F35" w14:textId="21CAEC30" w:rsidR="00D93315" w:rsidRPr="00385995" w:rsidRDefault="00D93315" w:rsidP="00CB5FDE">
            <w:r>
              <w:t>7</w:t>
            </w:r>
          </w:p>
        </w:tc>
        <w:tc>
          <w:tcPr>
            <w:tcW w:w="1778" w:type="dxa"/>
          </w:tcPr>
          <w:p w14:paraId="57EAEA86" w14:textId="77777777" w:rsidR="00D93315" w:rsidRPr="00385995" w:rsidRDefault="00D93315" w:rsidP="00CB5FDE">
            <w:r>
              <w:t>El mejor modelo de TUM UA</w:t>
            </w:r>
          </w:p>
        </w:tc>
        <w:tc>
          <w:tcPr>
            <w:tcW w:w="1778" w:type="dxa"/>
          </w:tcPr>
          <w:p w14:paraId="6A3403B3" w14:textId="029FC04E" w:rsidR="00D93315" w:rsidRPr="00385995" w:rsidRDefault="00D93315" w:rsidP="00D93315">
            <w:r w:rsidRPr="00EB6374">
              <w:t>89.944642857</w:t>
            </w:r>
          </w:p>
        </w:tc>
        <w:tc>
          <w:tcPr>
            <w:tcW w:w="1778" w:type="dxa"/>
          </w:tcPr>
          <w:p w14:paraId="20DCFF0A" w14:textId="26F0E577" w:rsidR="00D93315" w:rsidRPr="00EB6374" w:rsidRDefault="00D93315" w:rsidP="00D93315">
            <w:r w:rsidRPr="00EB6374">
              <w:t>0.9568072360</w:t>
            </w:r>
          </w:p>
          <w:p w14:paraId="687ECEE1" w14:textId="14A1DE62" w:rsidR="00D93315" w:rsidRPr="007A4ED5" w:rsidRDefault="00D93315" w:rsidP="00CB5FDE"/>
          <w:p w14:paraId="63D37A4F" w14:textId="77777777" w:rsidR="00D93315" w:rsidRPr="00385995" w:rsidRDefault="00D93315" w:rsidP="00CB5FDE"/>
        </w:tc>
        <w:tc>
          <w:tcPr>
            <w:tcW w:w="1778" w:type="dxa"/>
          </w:tcPr>
          <w:p w14:paraId="43080A1B" w14:textId="6F22D922" w:rsidR="00D93315" w:rsidRPr="0076189B" w:rsidRDefault="00D93315" w:rsidP="00CB5FDE">
            <w:r w:rsidRPr="00EB6374">
              <w:t>129.76339273</w:t>
            </w:r>
          </w:p>
        </w:tc>
      </w:tr>
      <w:tr w:rsidR="00D93315" w:rsidRPr="0076189B" w14:paraId="5F4A2625" w14:textId="77777777" w:rsidTr="00CB5FDE">
        <w:trPr>
          <w:trHeight w:val="628"/>
        </w:trPr>
        <w:tc>
          <w:tcPr>
            <w:tcW w:w="657" w:type="dxa"/>
          </w:tcPr>
          <w:p w14:paraId="5E2E1A88" w14:textId="45A11B0C" w:rsidR="00D93315" w:rsidRDefault="00D93315" w:rsidP="00D93315">
            <w:r>
              <w:t>8</w:t>
            </w:r>
          </w:p>
        </w:tc>
        <w:tc>
          <w:tcPr>
            <w:tcW w:w="1778" w:type="dxa"/>
          </w:tcPr>
          <w:p w14:paraId="29BCCEBD" w14:textId="091A05F8" w:rsidR="00D93315" w:rsidRDefault="00D93315" w:rsidP="00D93315">
            <w:r>
              <w:t xml:space="preserve">El mejor modelo de </w:t>
            </w:r>
            <w:r w:rsidRPr="00EB6374">
              <w:t xml:space="preserve">Editorial </w:t>
            </w:r>
            <w:r>
              <w:t>UA</w:t>
            </w:r>
          </w:p>
        </w:tc>
        <w:tc>
          <w:tcPr>
            <w:tcW w:w="1778" w:type="dxa"/>
          </w:tcPr>
          <w:p w14:paraId="5CD4DB4B" w14:textId="6CEDA269" w:rsidR="00EE2C52" w:rsidRPr="00EB6374" w:rsidRDefault="00EE2C52" w:rsidP="00EE2C52">
            <w:r w:rsidRPr="00EB6374">
              <w:t>71.077976190</w:t>
            </w:r>
          </w:p>
          <w:p w14:paraId="4B5401C0" w14:textId="77777777" w:rsidR="00D93315" w:rsidRDefault="00D93315" w:rsidP="00D93315"/>
        </w:tc>
        <w:tc>
          <w:tcPr>
            <w:tcW w:w="1778" w:type="dxa"/>
          </w:tcPr>
          <w:p w14:paraId="70D3FB76" w14:textId="7FEEFA36" w:rsidR="00D93315" w:rsidRPr="007A4ED5" w:rsidRDefault="00EE2C52" w:rsidP="00EE2C52">
            <w:r w:rsidRPr="00EB6374">
              <w:t>0.6042800485</w:t>
            </w:r>
          </w:p>
        </w:tc>
        <w:tc>
          <w:tcPr>
            <w:tcW w:w="1778" w:type="dxa"/>
          </w:tcPr>
          <w:p w14:paraId="0F62E078" w14:textId="04AC7EF4" w:rsidR="00D93315" w:rsidRPr="007A4ED5" w:rsidRDefault="00EB6374" w:rsidP="00EB6374">
            <w:r w:rsidRPr="00EB6374">
              <w:t>104.79610588</w:t>
            </w:r>
          </w:p>
        </w:tc>
      </w:tr>
    </w:tbl>
    <w:p w14:paraId="6A346E19" w14:textId="2EAD67E9" w:rsidR="00EB6374" w:rsidRDefault="00EB6374" w:rsidP="00417A28">
      <w:pPr>
        <w:pStyle w:val="Tablas"/>
      </w:pPr>
      <w:bookmarkStart w:id="105" w:name="_Toc207808981"/>
      <w:r>
        <w:t>Tabla 14</w:t>
      </w:r>
      <w:r w:rsidR="00D93315">
        <w:t xml:space="preserve"> </w:t>
      </w:r>
      <w:r w:rsidR="00DD2694">
        <w:t xml:space="preserve">Rendimientos de los Modelos de las </w:t>
      </w:r>
      <w:r w:rsidR="00D93315">
        <w:t>Pruebas Número 7 y 8</w:t>
      </w:r>
      <w:bookmarkEnd w:id="105"/>
    </w:p>
    <w:p w14:paraId="43916F71" w14:textId="77777777" w:rsidR="00D85E9E" w:rsidRDefault="00D85E9E" w:rsidP="003F69E0">
      <w:pPr>
        <w:jc w:val="center"/>
      </w:pPr>
    </w:p>
    <w:p w14:paraId="3AB6EB23" w14:textId="1DEBE7EC" w:rsidR="00EB6374" w:rsidRDefault="00D85E9E" w:rsidP="00825A69">
      <w:pPr>
        <w:jc w:val="both"/>
      </w:pPr>
      <w:r>
        <w:t xml:space="preserve">La tabla 14 resume las 2 pruebas realizadas con los datos de Editorial Universitaria GA4, </w:t>
      </w:r>
      <w:r w:rsidR="00D918A3" w:rsidRPr="00D918A3">
        <w:t>donde el mejor modelo es el que corresponde a la prueba 8, porque con las 3 métricas se puede ver un mejor rendimiento en la prueba 8.</w:t>
      </w:r>
    </w:p>
    <w:p w14:paraId="64975679" w14:textId="1CDD432A" w:rsidR="00825A69" w:rsidRDefault="00825A69" w:rsidP="00825A69">
      <w:pPr>
        <w:spacing w:before="0" w:after="160" w:line="259" w:lineRule="auto"/>
      </w:pPr>
      <w:r>
        <w:br w:type="page"/>
      </w:r>
    </w:p>
    <w:p w14:paraId="16677BC1" w14:textId="39ECB39E" w:rsidR="00EB6374" w:rsidRDefault="00EB6374" w:rsidP="00EB6374">
      <w:r>
        <w:rPr>
          <w:noProof/>
        </w:rPr>
        <w:lastRenderedPageBreak/>
        <w:drawing>
          <wp:inline distT="0" distB="0" distL="0" distR="0" wp14:anchorId="350F9C5F" wp14:editId="7BA9BE0B">
            <wp:extent cx="5210175" cy="314325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10175" cy="3143250"/>
                    </a:xfrm>
                    <a:prstGeom prst="rect">
                      <a:avLst/>
                    </a:prstGeom>
                    <a:noFill/>
                    <a:ln>
                      <a:noFill/>
                    </a:ln>
                  </pic:spPr>
                </pic:pic>
              </a:graphicData>
            </a:graphic>
          </wp:inline>
        </w:drawing>
      </w:r>
    </w:p>
    <w:p w14:paraId="1B034D05" w14:textId="77777777" w:rsidR="00EB6374" w:rsidRDefault="00EB6374" w:rsidP="00EB6374"/>
    <w:p w14:paraId="68AE6B3E" w14:textId="525A87AF" w:rsidR="00EB6374" w:rsidRDefault="0001629D" w:rsidP="0064646C">
      <w:pPr>
        <w:pStyle w:val="Figuras"/>
        <w:rPr>
          <w:rFonts w:eastAsiaTheme="majorEastAsia"/>
        </w:rPr>
      </w:pPr>
      <w:bookmarkStart w:id="106" w:name="_Toc207809005"/>
      <w:r>
        <w:rPr>
          <w:rFonts w:eastAsiaTheme="majorEastAsia"/>
        </w:rPr>
        <w:t>Figura 16</w:t>
      </w:r>
      <w:r w:rsidR="00EB6374">
        <w:rPr>
          <w:rFonts w:eastAsiaTheme="majorEastAsia"/>
        </w:rPr>
        <w:t>: Gr</w:t>
      </w:r>
      <w:r w:rsidR="00C16BD9">
        <w:rPr>
          <w:rFonts w:eastAsiaTheme="majorEastAsia"/>
        </w:rPr>
        <w:t>á</w:t>
      </w:r>
      <w:r w:rsidR="00EB6374">
        <w:rPr>
          <w:rFonts w:eastAsiaTheme="majorEastAsia"/>
        </w:rPr>
        <w:t>fico de Los Valores Reales y los Valores Pronosticados</w:t>
      </w:r>
      <w:r w:rsidR="00202082">
        <w:rPr>
          <w:rFonts w:eastAsiaTheme="majorEastAsia"/>
        </w:rPr>
        <w:t xml:space="preserve"> de la salida del modelo</w:t>
      </w:r>
      <w:r w:rsidR="00EB6374">
        <w:rPr>
          <w:rFonts w:eastAsiaTheme="majorEastAsia"/>
        </w:rPr>
        <w:t xml:space="preserve"> de una parte del conjunto de prueba </w:t>
      </w:r>
      <w:proofErr w:type="spellStart"/>
      <w:r w:rsidR="00EB6374">
        <w:rPr>
          <w:rFonts w:eastAsiaTheme="majorEastAsia"/>
        </w:rPr>
        <w:t>Y_test</w:t>
      </w:r>
      <w:proofErr w:type="spellEnd"/>
      <w:r w:rsidR="00DD2694">
        <w:rPr>
          <w:rFonts w:eastAsiaTheme="majorEastAsia"/>
        </w:rPr>
        <w:t xml:space="preserve"> de</w:t>
      </w:r>
      <w:r w:rsidR="00EB6374">
        <w:rPr>
          <w:rFonts w:eastAsiaTheme="majorEastAsia"/>
        </w:rPr>
        <w:t xml:space="preserve"> </w:t>
      </w:r>
      <w:r w:rsidR="00202082">
        <w:rPr>
          <w:rFonts w:eastAsiaTheme="majorEastAsia"/>
        </w:rPr>
        <w:t>l</w:t>
      </w:r>
      <w:r w:rsidR="00EB6374">
        <w:rPr>
          <w:rFonts w:eastAsiaTheme="majorEastAsia"/>
        </w:rPr>
        <w:t xml:space="preserve">a prueba </w:t>
      </w:r>
      <w:r w:rsidR="00C16BD9">
        <w:rPr>
          <w:rFonts w:eastAsiaTheme="majorEastAsia"/>
        </w:rPr>
        <w:t>7</w:t>
      </w:r>
      <w:r w:rsidR="00EB6374">
        <w:rPr>
          <w:rFonts w:eastAsiaTheme="majorEastAsia"/>
        </w:rPr>
        <w:t>.</w:t>
      </w:r>
      <w:bookmarkEnd w:id="106"/>
    </w:p>
    <w:p w14:paraId="6E4F2C04" w14:textId="77777777" w:rsidR="00C16BD9" w:rsidRDefault="00C16BD9" w:rsidP="00C16BD9">
      <w:r>
        <w:rPr>
          <w:noProof/>
        </w:rPr>
        <w:drawing>
          <wp:inline distT="0" distB="0" distL="0" distR="0" wp14:anchorId="41410F6E" wp14:editId="77F9BCE2">
            <wp:extent cx="5219700" cy="31813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19700" cy="3181350"/>
                    </a:xfrm>
                    <a:prstGeom prst="rect">
                      <a:avLst/>
                    </a:prstGeom>
                    <a:noFill/>
                    <a:ln>
                      <a:noFill/>
                    </a:ln>
                  </pic:spPr>
                </pic:pic>
              </a:graphicData>
            </a:graphic>
          </wp:inline>
        </w:drawing>
      </w:r>
    </w:p>
    <w:p w14:paraId="6E587655" w14:textId="77777777" w:rsidR="00C16BD9" w:rsidRDefault="00C16BD9" w:rsidP="00C16BD9"/>
    <w:p w14:paraId="52C095D6" w14:textId="7B9DA8A9" w:rsidR="00C16BD9" w:rsidRDefault="0001629D" w:rsidP="0064646C">
      <w:pPr>
        <w:pStyle w:val="Figuras"/>
        <w:rPr>
          <w:rFonts w:eastAsiaTheme="majorEastAsia"/>
        </w:rPr>
      </w:pPr>
      <w:bookmarkStart w:id="107" w:name="_Toc207809006"/>
      <w:r>
        <w:rPr>
          <w:rFonts w:eastAsiaTheme="majorEastAsia"/>
        </w:rPr>
        <w:t>Figura 17</w:t>
      </w:r>
      <w:r w:rsidR="00DD2694">
        <w:rPr>
          <w:rFonts w:eastAsiaTheme="majorEastAsia"/>
        </w:rPr>
        <w:t>: Grá</w:t>
      </w:r>
      <w:r w:rsidR="00C16BD9">
        <w:rPr>
          <w:rFonts w:eastAsiaTheme="majorEastAsia"/>
        </w:rPr>
        <w:t>fico de Los Valores Reales y los Valores Pronosticados</w:t>
      </w:r>
      <w:r w:rsidR="00202082" w:rsidRPr="00202082">
        <w:rPr>
          <w:rFonts w:eastAsiaTheme="majorEastAsia"/>
        </w:rPr>
        <w:t xml:space="preserve"> </w:t>
      </w:r>
      <w:r w:rsidR="00202082">
        <w:rPr>
          <w:rFonts w:eastAsiaTheme="majorEastAsia"/>
        </w:rPr>
        <w:t>de la salida del modelo</w:t>
      </w:r>
      <w:r w:rsidR="00C16BD9">
        <w:rPr>
          <w:rFonts w:eastAsiaTheme="majorEastAsia"/>
        </w:rPr>
        <w:t xml:space="preserve"> de una parte del conjunto de prueba </w:t>
      </w:r>
      <w:proofErr w:type="spellStart"/>
      <w:r w:rsidR="00C16BD9">
        <w:rPr>
          <w:rFonts w:eastAsiaTheme="majorEastAsia"/>
        </w:rPr>
        <w:t>Y_test</w:t>
      </w:r>
      <w:proofErr w:type="spellEnd"/>
      <w:r w:rsidR="00C16BD9">
        <w:rPr>
          <w:rFonts w:eastAsiaTheme="majorEastAsia"/>
        </w:rPr>
        <w:t>,</w:t>
      </w:r>
      <w:r w:rsidR="00897BB8">
        <w:rPr>
          <w:rFonts w:eastAsiaTheme="majorEastAsia"/>
        </w:rPr>
        <w:t xml:space="preserve"> de </w:t>
      </w:r>
      <w:r w:rsidR="00C16BD9">
        <w:rPr>
          <w:rFonts w:eastAsiaTheme="majorEastAsia"/>
        </w:rPr>
        <w:t xml:space="preserve">la prueba </w:t>
      </w:r>
      <w:r w:rsidR="002D5045">
        <w:rPr>
          <w:rFonts w:eastAsiaTheme="majorEastAsia"/>
        </w:rPr>
        <w:t>8</w:t>
      </w:r>
      <w:r w:rsidR="00C16BD9">
        <w:rPr>
          <w:rFonts w:eastAsiaTheme="majorEastAsia"/>
        </w:rPr>
        <w:t>.</w:t>
      </w:r>
      <w:bookmarkEnd w:id="107"/>
    </w:p>
    <w:p w14:paraId="4669CA4A" w14:textId="77777777" w:rsidR="00C16BD9" w:rsidRDefault="00C16BD9" w:rsidP="00883FE8"/>
    <w:p w14:paraId="5DE2AB19" w14:textId="5E737145" w:rsidR="00736D7C" w:rsidRDefault="00ED684D" w:rsidP="00897BB8">
      <w:pPr>
        <w:jc w:val="both"/>
      </w:pPr>
      <w:r>
        <w:t>S</w:t>
      </w:r>
      <w:r w:rsidR="00C16BD9">
        <w:t>e puede ver en la figura 1</w:t>
      </w:r>
      <w:r w:rsidR="00D918A3">
        <w:t>6</w:t>
      </w:r>
      <w:r w:rsidR="00C16BD9">
        <w:t xml:space="preserve"> que el modelo de la prueb</w:t>
      </w:r>
      <w:r w:rsidR="00D85E9E">
        <w:t xml:space="preserve">a 7 se adapta mejor al </w:t>
      </w:r>
      <w:r w:rsidR="002D5045">
        <w:t>acer</w:t>
      </w:r>
      <w:r w:rsidR="00D85E9E">
        <w:t>tar</w:t>
      </w:r>
      <w:r w:rsidR="002D5045">
        <w:t xml:space="preserve"> el pico más potente</w:t>
      </w:r>
      <w:r w:rsidR="002E2A3D">
        <w:t>, es decir este modelo es capaz de pronosticar tendencia</w:t>
      </w:r>
      <w:r w:rsidR="002D5045">
        <w:t xml:space="preserve">, sin embargo, </w:t>
      </w:r>
      <w:r w:rsidR="00C16BD9">
        <w:t>el modelo</w:t>
      </w:r>
      <w:r w:rsidR="00D85E9E">
        <w:t xml:space="preserve"> de la prueba</w:t>
      </w:r>
      <w:r w:rsidR="00C16BD9">
        <w:t xml:space="preserve"> 8 como se puede ver en la figura 1</w:t>
      </w:r>
      <w:r w:rsidR="00D918A3">
        <w:t>7</w:t>
      </w:r>
      <w:r w:rsidR="00C16BD9">
        <w:t xml:space="preserve"> tiene una salida que está más cerca de una mayor cantidad de puntos</w:t>
      </w:r>
      <w:r w:rsidR="002D5045">
        <w:t xml:space="preserve"> de datos</w:t>
      </w:r>
      <w:r w:rsidR="00C16BD9">
        <w:t xml:space="preserve">, esto </w:t>
      </w:r>
      <w:r w:rsidR="002D5045">
        <w:t>de acuerdo al error medio absoluto y las otras métricas</w:t>
      </w:r>
      <w:r w:rsidR="00001DC2">
        <w:t xml:space="preserve">, esto se explica en </w:t>
      </w:r>
      <w:r w:rsidR="00001DC2">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001DC2">
        <w:fldChar w:fldCharType="separate"/>
      </w:r>
      <w:r w:rsidR="00FB28D7" w:rsidRPr="00FB28D7">
        <w:rPr>
          <w:noProof/>
        </w:rPr>
        <w:t>[7]</w:t>
      </w:r>
      <w:r w:rsidR="00001DC2">
        <w:fldChar w:fldCharType="end"/>
      </w:r>
      <w:r w:rsidR="00001DC2">
        <w:t xml:space="preserve"> donde menciona que los modelos no con capaces de predecir picos, esto debido a que es un comportamiento impredecible proveniente de que los visitantes de las páginas web son humanos y tienen sus formas propias de actuar </w:t>
      </w:r>
      <w:r w:rsidR="00001DC2">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00001DC2">
        <w:fldChar w:fldCharType="separate"/>
      </w:r>
      <w:r w:rsidR="00FB28D7" w:rsidRPr="00FB28D7">
        <w:rPr>
          <w:noProof/>
        </w:rPr>
        <w:t>[7]</w:t>
      </w:r>
      <w:r w:rsidR="00001DC2">
        <w:fldChar w:fldCharType="end"/>
      </w:r>
      <w:r w:rsidR="002E2A3D">
        <w:t>, en este caso el modelo de la prueba 8 es más un modelo de pronóstico de media, que de tendencia, y el modelo de la prueba 7 es más un modelo de pronóstico de tendencia</w:t>
      </w:r>
      <w:r w:rsidR="00001DC2">
        <w:t>.</w:t>
      </w:r>
    </w:p>
    <w:p w14:paraId="52E5C388" w14:textId="77777777" w:rsidR="00965A6F" w:rsidRDefault="00965A6F" w:rsidP="00897BB8">
      <w:pPr>
        <w:jc w:val="both"/>
      </w:pPr>
    </w:p>
    <w:p w14:paraId="3513CA99" w14:textId="4D725DF1" w:rsidR="002E2A3D" w:rsidRDefault="00965A6F" w:rsidP="00965A6F">
      <w:pPr>
        <w:pStyle w:val="Ttulo3"/>
      </w:pPr>
      <w:bookmarkStart w:id="108" w:name="_Toc207808960"/>
      <w:r w:rsidRPr="00FA1763">
        <w:t>4.</w:t>
      </w:r>
      <w:r w:rsidR="0062228A">
        <w:t>5</w:t>
      </w:r>
      <w:r w:rsidR="00B431C0">
        <w:t>.10</w:t>
      </w:r>
      <w:r>
        <w:t xml:space="preserve"> Resumen Pruebas de Modelos</w:t>
      </w:r>
      <w:bookmarkEnd w:id="108"/>
      <w:r>
        <w:t xml:space="preserve"> </w:t>
      </w:r>
    </w:p>
    <w:p w14:paraId="071510D2" w14:textId="7ADAB856" w:rsidR="00965A6F" w:rsidRDefault="00965A6F" w:rsidP="00965A6F">
      <w:pPr>
        <w:jc w:val="both"/>
      </w:pPr>
      <w:r>
        <w:t xml:space="preserve">Para la página web de </w:t>
      </w:r>
      <w:r>
        <w:rPr>
          <w:rFonts w:eastAsiaTheme="majorEastAsia"/>
        </w:rPr>
        <w:t xml:space="preserve">TUM </w:t>
      </w:r>
      <w:proofErr w:type="spellStart"/>
      <w:r>
        <w:t>Transmedia</w:t>
      </w:r>
      <w:proofErr w:type="spellEnd"/>
      <w:r>
        <w:t xml:space="preserve">, el mejor modelo con los datos de UA tiene un MAE de </w:t>
      </w:r>
      <w:r w:rsidRPr="00CB5FDE">
        <w:t>11</w:t>
      </w:r>
      <w:r>
        <w:t xml:space="preserve">, mientras que el mejor modelo en el documento científico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donde se pronostican páginas web de Wikipedia, tiene un MAE de 17 sobre el </w:t>
      </w:r>
      <w:proofErr w:type="spellStart"/>
      <w:r w:rsidRPr="00386AF5">
        <w:rPr>
          <w:i/>
        </w:rPr>
        <w:t>dataset</w:t>
      </w:r>
      <w:proofErr w:type="spellEnd"/>
      <w:r>
        <w:t xml:space="preserve"> de idioma chino de Wikipedia, dado que menores números de MAE se traducen en mejores resultados, </w:t>
      </w:r>
      <w:r w:rsidR="00E44EBE">
        <w:rPr>
          <w:color w:val="000000"/>
        </w:rPr>
        <w:t xml:space="preserve">se puede concluir </w:t>
      </w:r>
      <w:r>
        <w:t xml:space="preserve">que es un buen resultado el rendimiento del modelo obtenido para </w:t>
      </w:r>
      <w:r>
        <w:rPr>
          <w:rFonts w:eastAsiaTheme="majorEastAsia"/>
        </w:rPr>
        <w:t xml:space="preserve">TUM </w:t>
      </w:r>
      <w:proofErr w:type="spellStart"/>
      <w:r>
        <w:t>Transmedia</w:t>
      </w:r>
      <w:proofErr w:type="spellEnd"/>
      <w:r>
        <w:t xml:space="preserve"> UA.</w:t>
      </w:r>
    </w:p>
    <w:p w14:paraId="3353D557" w14:textId="7672C1B2" w:rsidR="00965A6F" w:rsidRDefault="00965A6F" w:rsidP="00965A6F">
      <w:pPr>
        <w:jc w:val="both"/>
      </w:pPr>
      <w:r>
        <w:t xml:space="preserve">Para la página web de la Editorial Universitaria UA tenemos el mejor modelo generado, este modelo tiene un MAE de </w:t>
      </w:r>
      <w:r w:rsidRPr="000476E1">
        <w:t>81</w:t>
      </w:r>
      <w:r>
        <w:t xml:space="preserve">, en el documento científico </w:t>
      </w:r>
      <w:r>
        <w:fldChar w:fldCharType="begin" w:fldLock="1"/>
      </w:r>
      <w:r w:rsidR="007836C7">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fldChar w:fldCharType="separate"/>
      </w:r>
      <w:r w:rsidRPr="00FB28D7">
        <w:rPr>
          <w:noProof/>
        </w:rPr>
        <w:t>[7]</w:t>
      </w:r>
      <w:r>
        <w:fldChar w:fldCharType="end"/>
      </w:r>
      <w:r>
        <w:t xml:space="preserve"> se menciona que un buen rendimiento es un MAE por debajo de 30, lo cual para este conjunto de datos no se ha podido obtener.</w:t>
      </w:r>
    </w:p>
    <w:p w14:paraId="674A9B15" w14:textId="5AD59368" w:rsidR="00965A6F" w:rsidRDefault="00965A6F" w:rsidP="00965A6F">
      <w:r>
        <w:t xml:space="preserve">Durante el desarrollo de la tesis hubo un suceso inesperado, y este fue el cambio de la forma de registrar el tráfico web desde la propiedad Universal </w:t>
      </w:r>
      <w:proofErr w:type="spellStart"/>
      <w:r>
        <w:t>Analytics</w:t>
      </w:r>
      <w:proofErr w:type="spellEnd"/>
      <w:r>
        <w:t xml:space="preserve"> a Google </w:t>
      </w:r>
      <w:proofErr w:type="spellStart"/>
      <w:r>
        <w:t>Analytics</w:t>
      </w:r>
      <w:proofErr w:type="spellEnd"/>
      <w:r>
        <w:t xml:space="preserve"> 4 </w:t>
      </w:r>
      <w:r>
        <w:fldChar w:fldCharType="begin" w:fldLock="1"/>
      </w:r>
      <w:r w:rsidR="00CB38B5">
        <w:instrText>ADDIN CSL_CITATION {"citationItems":[{"id":"ITEM-1","itemData":{"URL":"https://support.google.com/analytics/answer/9964640","accessed":{"date-parts":[["2024","2","10"]]},"author":[{"dropping-particle":"","family":"Google Lcc","given":"","non-dropping-particle":"","parse-names":false,"suffix":""}],"id":"ITEM-1","issued":{"date-parts":[["0"]]},"title":"[UA→GA4] Diferencias entre los datos de Universal Analytics y Google Analytics 4","type":"webpage"},"uris":["http://www.mendeley.com/documents/?uuid=6a616f3f-534c-4a1d-8252-924fdb2fc555"]}],"mendeley":{"formattedCitation":"[46]","plainTextFormattedCitation":"[46]","previouslyFormattedCitation":"[46]"},"properties":{"noteIndex":0},"schema":"https://github.com/citation-style-language/schema/raw/master/csl-citation.json"}</w:instrText>
      </w:r>
      <w:r>
        <w:fldChar w:fldCharType="separate"/>
      </w:r>
      <w:r w:rsidR="009D2820" w:rsidRPr="009D2820">
        <w:rPr>
          <w:noProof/>
        </w:rPr>
        <w:t>[46]</w:t>
      </w:r>
      <w:r>
        <w:fldChar w:fldCharType="end"/>
      </w:r>
      <w:r>
        <w:t xml:space="preserve"> siendo este último el único en continuar funcionando. Se realizaron pruebas de pasar los modelos entrenados con los datos de UA a GA4.</w:t>
      </w:r>
    </w:p>
    <w:p w14:paraId="342C7462" w14:textId="77777777" w:rsidR="00965A6F" w:rsidRDefault="00965A6F" w:rsidP="00965A6F">
      <w:pPr>
        <w:jc w:val="both"/>
      </w:pPr>
    </w:p>
    <w:p w14:paraId="2879A1D4" w14:textId="08CAB576" w:rsidR="00965A6F" w:rsidRDefault="00965A6F" w:rsidP="00965A6F">
      <w:pPr>
        <w:jc w:val="both"/>
      </w:pPr>
      <w:r>
        <w:t xml:space="preserve">Los mejores modelos de </w:t>
      </w:r>
      <w:r>
        <w:rPr>
          <w:rFonts w:eastAsiaTheme="majorEastAsia"/>
        </w:rPr>
        <w:t xml:space="preserve">TUM </w:t>
      </w:r>
      <w:proofErr w:type="spellStart"/>
      <w:r>
        <w:t>Transmedia</w:t>
      </w:r>
      <w:proofErr w:type="spellEnd"/>
      <w:r>
        <w:t xml:space="preserve"> UA y Editorial Universitaria UA se probaron con los datos de Editorial Universitaria GA4 el cual mejoró levemente el </w:t>
      </w:r>
      <w:r>
        <w:lastRenderedPageBreak/>
        <w:t>rendimiento pasando de un MAE de 81 a 71</w:t>
      </w:r>
      <w:r w:rsidR="00E44EBE">
        <w:t>,</w:t>
      </w:r>
      <w:r>
        <w:t xml:space="preserve"> aun así</w:t>
      </w:r>
      <w:r w:rsidR="00E44EBE">
        <w:t>,</w:t>
      </w:r>
      <w:r>
        <w:t xml:space="preserve"> es un rendimiento está por debajo de lo esperado, por otro lado,</w:t>
      </w:r>
      <w:r w:rsidRPr="00C13366">
        <w:t xml:space="preserve"> </w:t>
      </w:r>
      <w:r>
        <w:t xml:space="preserve">el mejor modelo de </w:t>
      </w:r>
      <w:r>
        <w:rPr>
          <w:rFonts w:eastAsiaTheme="majorEastAsia"/>
        </w:rPr>
        <w:t xml:space="preserve">TUM </w:t>
      </w:r>
      <w:proofErr w:type="spellStart"/>
      <w:r>
        <w:t>Transmedia</w:t>
      </w:r>
      <w:proofErr w:type="spellEnd"/>
      <w:r>
        <w:t xml:space="preserve"> UA</w:t>
      </w:r>
      <w:r w:rsidR="00E44EBE">
        <w:t>,</w:t>
      </w:r>
      <w:r>
        <w:t xml:space="preserve"> se probó con los datos de </w:t>
      </w:r>
      <w:r>
        <w:rPr>
          <w:rFonts w:eastAsiaTheme="majorEastAsia"/>
        </w:rPr>
        <w:t xml:space="preserve">TUM </w:t>
      </w:r>
      <w:proofErr w:type="spellStart"/>
      <w:r>
        <w:t>Transmedia</w:t>
      </w:r>
      <w:proofErr w:type="spellEnd"/>
      <w:r>
        <w:t xml:space="preserve"> GA4 manteniendo un buen rendimiento con un MAE por debajo de 30.</w:t>
      </w:r>
    </w:p>
    <w:p w14:paraId="5D420DC4" w14:textId="77777777" w:rsidR="00965A6F" w:rsidRDefault="00965A6F" w:rsidP="00965A6F">
      <w:pPr>
        <w:jc w:val="both"/>
      </w:pPr>
    </w:p>
    <w:p w14:paraId="4A170A8B" w14:textId="77777777" w:rsidR="00965A6F" w:rsidRDefault="00965A6F" w:rsidP="00965A6F">
      <w:pPr>
        <w:jc w:val="both"/>
      </w:pPr>
      <w:r>
        <w:t>Dado que los modelos de GA4  tuvieron un conjunto reducido de datos para poder reentrenarse, está la posibilidad de que si contáramos con una mayor cantidad de datos, pudiéramos tener un mejor rendimiento en el pronóstico.</w:t>
      </w:r>
    </w:p>
    <w:p w14:paraId="16412A7F" w14:textId="77777777" w:rsidR="00310B49" w:rsidRDefault="00F70896" w:rsidP="00965A6F">
      <w:pPr>
        <w:jc w:val="both"/>
      </w:pPr>
      <w:r>
        <w:t>Hay modelos resultantes de las pruebas que se alejan de la media y predicen tendencia mientras que otros dan como resultado algo semejante a una media.</w:t>
      </w:r>
    </w:p>
    <w:p w14:paraId="7BD84404" w14:textId="01D4EBAC" w:rsidR="00F70896" w:rsidRDefault="00F70896" w:rsidP="00965A6F">
      <w:pPr>
        <w:jc w:val="both"/>
      </w:pPr>
      <w:r>
        <w:t xml:space="preserve">La siguiente tabla muestra cuales modelos </w:t>
      </w:r>
      <w:r w:rsidR="00E44EBE">
        <w:t>son</w:t>
      </w:r>
      <w:r>
        <w:t xml:space="preserve"> útiles para predecir tendencia o media.</w:t>
      </w:r>
    </w:p>
    <w:tbl>
      <w:tblPr>
        <w:tblStyle w:val="Tablaconcuadrcula"/>
        <w:tblW w:w="0" w:type="auto"/>
        <w:tblLook w:val="04A0" w:firstRow="1" w:lastRow="0" w:firstColumn="1" w:lastColumn="0" w:noHBand="0" w:noVBand="1"/>
      </w:tblPr>
      <w:tblGrid>
        <w:gridCol w:w="1122"/>
        <w:gridCol w:w="1216"/>
        <w:gridCol w:w="2805"/>
        <w:gridCol w:w="3068"/>
      </w:tblGrid>
      <w:tr w:rsidR="00F70896" w14:paraId="1A3360F4" w14:textId="77777777" w:rsidTr="003D2A4F">
        <w:tc>
          <w:tcPr>
            <w:tcW w:w="1122" w:type="dxa"/>
          </w:tcPr>
          <w:p w14:paraId="3FE81FBD" w14:textId="1D0151B5" w:rsidR="00F70896" w:rsidRDefault="00F70896" w:rsidP="00965A6F">
            <w:pPr>
              <w:jc w:val="both"/>
            </w:pPr>
            <w:r>
              <w:t>#Prueba</w:t>
            </w:r>
          </w:p>
        </w:tc>
        <w:tc>
          <w:tcPr>
            <w:tcW w:w="1216" w:type="dxa"/>
          </w:tcPr>
          <w:p w14:paraId="471660AA" w14:textId="22A7EC1E" w:rsidR="00F70896" w:rsidRDefault="00F70896" w:rsidP="00965A6F">
            <w:pPr>
              <w:jc w:val="both"/>
            </w:pPr>
            <w:r>
              <w:t>Predice</w:t>
            </w:r>
          </w:p>
        </w:tc>
        <w:tc>
          <w:tcPr>
            <w:tcW w:w="2805" w:type="dxa"/>
          </w:tcPr>
          <w:p w14:paraId="40872CC7" w14:textId="03F16D44" w:rsidR="00F70896" w:rsidRDefault="00F70896" w:rsidP="00965A6F">
            <w:pPr>
              <w:jc w:val="both"/>
            </w:pPr>
            <w:r>
              <w:t>MAE</w:t>
            </w:r>
          </w:p>
        </w:tc>
        <w:tc>
          <w:tcPr>
            <w:tcW w:w="3068" w:type="dxa"/>
          </w:tcPr>
          <w:p w14:paraId="1CCDB206" w14:textId="5FF96A85" w:rsidR="00F70896" w:rsidRDefault="00F70896" w:rsidP="00965A6F">
            <w:pPr>
              <w:jc w:val="both"/>
            </w:pPr>
            <w:r>
              <w:t>SMAPE</w:t>
            </w:r>
          </w:p>
        </w:tc>
      </w:tr>
      <w:tr w:rsidR="00834653" w14:paraId="7CE407D2" w14:textId="77777777" w:rsidTr="003D2A4F">
        <w:tc>
          <w:tcPr>
            <w:tcW w:w="1122" w:type="dxa"/>
          </w:tcPr>
          <w:p w14:paraId="401B4323" w14:textId="3F889B03" w:rsidR="00834653" w:rsidRDefault="00834653" w:rsidP="00834653">
            <w:pPr>
              <w:jc w:val="both"/>
            </w:pPr>
            <w:r>
              <w:t>1</w:t>
            </w:r>
          </w:p>
        </w:tc>
        <w:tc>
          <w:tcPr>
            <w:tcW w:w="1216" w:type="dxa"/>
          </w:tcPr>
          <w:p w14:paraId="70EB6F07" w14:textId="6AF7CD37" w:rsidR="00834653" w:rsidRDefault="00834653" w:rsidP="00834653">
            <w:pPr>
              <w:jc w:val="both"/>
            </w:pPr>
            <w:r>
              <w:t>Media</w:t>
            </w:r>
          </w:p>
        </w:tc>
        <w:tc>
          <w:tcPr>
            <w:tcW w:w="2805" w:type="dxa"/>
          </w:tcPr>
          <w:p w14:paraId="130F4D2B" w14:textId="313102D8" w:rsidR="00834653" w:rsidRDefault="00834653" w:rsidP="00834653">
            <w:pPr>
              <w:jc w:val="both"/>
            </w:pPr>
            <w:r w:rsidRPr="00385995">
              <w:t>11.126461988304094</w:t>
            </w:r>
          </w:p>
        </w:tc>
        <w:tc>
          <w:tcPr>
            <w:tcW w:w="3068" w:type="dxa"/>
          </w:tcPr>
          <w:p w14:paraId="4D101435" w14:textId="7B71A1E3" w:rsidR="00834653" w:rsidRDefault="00834653" w:rsidP="00834653">
            <w:pPr>
              <w:jc w:val="both"/>
            </w:pPr>
            <w:r w:rsidRPr="00385995">
              <w:t>0.5977127357014901</w:t>
            </w:r>
          </w:p>
        </w:tc>
      </w:tr>
      <w:tr w:rsidR="00834653" w14:paraId="66708480" w14:textId="77777777" w:rsidTr="003D2A4F">
        <w:tc>
          <w:tcPr>
            <w:tcW w:w="1122" w:type="dxa"/>
          </w:tcPr>
          <w:p w14:paraId="530D09EF" w14:textId="76AF8872" w:rsidR="00834653" w:rsidRDefault="00834653" w:rsidP="00834653">
            <w:pPr>
              <w:jc w:val="both"/>
            </w:pPr>
            <w:r>
              <w:t>2</w:t>
            </w:r>
          </w:p>
        </w:tc>
        <w:tc>
          <w:tcPr>
            <w:tcW w:w="1216" w:type="dxa"/>
          </w:tcPr>
          <w:p w14:paraId="3642FF66" w14:textId="38055943" w:rsidR="00834653" w:rsidRDefault="00834653" w:rsidP="00834653">
            <w:pPr>
              <w:jc w:val="both"/>
            </w:pPr>
            <w:r>
              <w:t>Media</w:t>
            </w:r>
          </w:p>
        </w:tc>
        <w:tc>
          <w:tcPr>
            <w:tcW w:w="2805" w:type="dxa"/>
          </w:tcPr>
          <w:p w14:paraId="434CC345" w14:textId="515C7D05" w:rsidR="00834653" w:rsidRDefault="00834653" w:rsidP="00834653">
            <w:pPr>
              <w:jc w:val="both"/>
            </w:pPr>
            <w:r w:rsidRPr="00385995">
              <w:t>13.274267093758834</w:t>
            </w:r>
          </w:p>
        </w:tc>
        <w:tc>
          <w:tcPr>
            <w:tcW w:w="3068" w:type="dxa"/>
          </w:tcPr>
          <w:p w14:paraId="72EC1863" w14:textId="643516E2" w:rsidR="00834653" w:rsidRDefault="00834653" w:rsidP="00834653">
            <w:pPr>
              <w:jc w:val="both"/>
            </w:pPr>
            <w:r w:rsidRPr="00385995">
              <w:t>0.6972292246352332</w:t>
            </w:r>
          </w:p>
        </w:tc>
      </w:tr>
      <w:tr w:rsidR="003D2A4F" w14:paraId="79EB1E9E" w14:textId="77777777" w:rsidTr="003D2A4F">
        <w:tc>
          <w:tcPr>
            <w:tcW w:w="1122" w:type="dxa"/>
          </w:tcPr>
          <w:p w14:paraId="05980A21" w14:textId="47126CC2" w:rsidR="003D2A4F" w:rsidRDefault="003D2A4F" w:rsidP="003D2A4F">
            <w:pPr>
              <w:jc w:val="both"/>
            </w:pPr>
            <w:r>
              <w:t>3</w:t>
            </w:r>
          </w:p>
        </w:tc>
        <w:tc>
          <w:tcPr>
            <w:tcW w:w="1216" w:type="dxa"/>
          </w:tcPr>
          <w:p w14:paraId="34C94F7B" w14:textId="074F93D9" w:rsidR="003D2A4F" w:rsidRDefault="003D2A4F" w:rsidP="003D2A4F">
            <w:pPr>
              <w:jc w:val="both"/>
            </w:pPr>
            <w:r>
              <w:t>Tendencia</w:t>
            </w:r>
          </w:p>
        </w:tc>
        <w:tc>
          <w:tcPr>
            <w:tcW w:w="2805" w:type="dxa"/>
          </w:tcPr>
          <w:p w14:paraId="29FB0411" w14:textId="31600B20" w:rsidR="003D2A4F" w:rsidRDefault="003D2A4F" w:rsidP="003D2A4F">
            <w:pPr>
              <w:jc w:val="both"/>
            </w:pPr>
            <w:r w:rsidRPr="0076189B">
              <w:t>12.152266081871344</w:t>
            </w:r>
          </w:p>
        </w:tc>
        <w:tc>
          <w:tcPr>
            <w:tcW w:w="3068" w:type="dxa"/>
          </w:tcPr>
          <w:p w14:paraId="1DD7C69C" w14:textId="4C9790E8" w:rsidR="003D2A4F" w:rsidRDefault="003D2A4F" w:rsidP="003D2A4F">
            <w:pPr>
              <w:jc w:val="both"/>
            </w:pPr>
            <w:r w:rsidRPr="0076189B">
              <w:t>0.6348007961755141</w:t>
            </w:r>
          </w:p>
        </w:tc>
      </w:tr>
      <w:tr w:rsidR="003D2A4F" w14:paraId="6BB8CB09" w14:textId="77777777" w:rsidTr="003D2A4F">
        <w:tc>
          <w:tcPr>
            <w:tcW w:w="1122" w:type="dxa"/>
          </w:tcPr>
          <w:p w14:paraId="4C028C55" w14:textId="28E32552" w:rsidR="003D2A4F" w:rsidRDefault="003D2A4F" w:rsidP="003D2A4F">
            <w:pPr>
              <w:jc w:val="both"/>
            </w:pPr>
            <w:r>
              <w:t>4</w:t>
            </w:r>
          </w:p>
        </w:tc>
        <w:tc>
          <w:tcPr>
            <w:tcW w:w="1216" w:type="dxa"/>
          </w:tcPr>
          <w:p w14:paraId="18CE7950" w14:textId="4F2E3989" w:rsidR="003D2A4F" w:rsidRDefault="003D2A4F" w:rsidP="003D2A4F">
            <w:pPr>
              <w:jc w:val="both"/>
            </w:pPr>
            <w:r>
              <w:t>Tendencia</w:t>
            </w:r>
          </w:p>
        </w:tc>
        <w:tc>
          <w:tcPr>
            <w:tcW w:w="2805" w:type="dxa"/>
          </w:tcPr>
          <w:p w14:paraId="4410C323" w14:textId="6F2BD5BE" w:rsidR="003D2A4F" w:rsidRDefault="003D2A4F" w:rsidP="003D2A4F">
            <w:pPr>
              <w:jc w:val="both"/>
            </w:pPr>
            <w:r w:rsidRPr="0076189B">
              <w:t>258.66926229</w:t>
            </w:r>
          </w:p>
        </w:tc>
        <w:tc>
          <w:tcPr>
            <w:tcW w:w="3068" w:type="dxa"/>
          </w:tcPr>
          <w:p w14:paraId="521ADDB8" w14:textId="7FB3BA74" w:rsidR="003D2A4F" w:rsidRDefault="003D2A4F" w:rsidP="003D2A4F">
            <w:pPr>
              <w:jc w:val="both"/>
            </w:pPr>
            <w:r w:rsidRPr="0076189B">
              <w:t>1.1840436456</w:t>
            </w:r>
          </w:p>
        </w:tc>
      </w:tr>
      <w:tr w:rsidR="003D2A4F" w14:paraId="45DF788E" w14:textId="77777777" w:rsidTr="003D2A4F">
        <w:tc>
          <w:tcPr>
            <w:tcW w:w="1122" w:type="dxa"/>
          </w:tcPr>
          <w:p w14:paraId="2B520764" w14:textId="2D1B8246" w:rsidR="003D2A4F" w:rsidRDefault="003D2A4F" w:rsidP="003D2A4F">
            <w:pPr>
              <w:jc w:val="both"/>
            </w:pPr>
            <w:r>
              <w:t>5</w:t>
            </w:r>
          </w:p>
        </w:tc>
        <w:tc>
          <w:tcPr>
            <w:tcW w:w="1216" w:type="dxa"/>
          </w:tcPr>
          <w:p w14:paraId="04F24932" w14:textId="3D29DA63" w:rsidR="003D2A4F" w:rsidRDefault="003D2A4F" w:rsidP="003D2A4F">
            <w:pPr>
              <w:jc w:val="both"/>
            </w:pPr>
            <w:r>
              <w:t>Media</w:t>
            </w:r>
          </w:p>
        </w:tc>
        <w:tc>
          <w:tcPr>
            <w:tcW w:w="2805" w:type="dxa"/>
          </w:tcPr>
          <w:p w14:paraId="5DEEA9AD" w14:textId="3939C974" w:rsidR="003D2A4F" w:rsidRDefault="003D2A4F" w:rsidP="003D2A4F">
            <w:pPr>
              <w:jc w:val="both"/>
            </w:pPr>
            <w:r w:rsidRPr="000476E1">
              <w:t>81.53907103825136</w:t>
            </w:r>
          </w:p>
        </w:tc>
        <w:tc>
          <w:tcPr>
            <w:tcW w:w="3068" w:type="dxa"/>
          </w:tcPr>
          <w:p w14:paraId="27F039A0" w14:textId="78F240AD" w:rsidR="003D2A4F" w:rsidRDefault="003D2A4F" w:rsidP="003D2A4F">
            <w:pPr>
              <w:jc w:val="both"/>
            </w:pPr>
            <w:r w:rsidRPr="000476E1">
              <w:t>0.609703658254883</w:t>
            </w:r>
          </w:p>
        </w:tc>
      </w:tr>
      <w:tr w:rsidR="003D2A4F" w14:paraId="13E8561D" w14:textId="77777777" w:rsidTr="003D2A4F">
        <w:tc>
          <w:tcPr>
            <w:tcW w:w="1122" w:type="dxa"/>
          </w:tcPr>
          <w:p w14:paraId="643DDE5B" w14:textId="533C5BB1" w:rsidR="003D2A4F" w:rsidRDefault="003D2A4F" w:rsidP="003D2A4F">
            <w:pPr>
              <w:jc w:val="both"/>
            </w:pPr>
            <w:r>
              <w:t>6</w:t>
            </w:r>
          </w:p>
        </w:tc>
        <w:tc>
          <w:tcPr>
            <w:tcW w:w="1216" w:type="dxa"/>
          </w:tcPr>
          <w:p w14:paraId="34883914" w14:textId="47D53B5D" w:rsidR="003D2A4F" w:rsidRDefault="003D2A4F" w:rsidP="003D2A4F">
            <w:pPr>
              <w:jc w:val="both"/>
            </w:pPr>
            <w:r>
              <w:t>Tendencia</w:t>
            </w:r>
          </w:p>
        </w:tc>
        <w:tc>
          <w:tcPr>
            <w:tcW w:w="2805" w:type="dxa"/>
          </w:tcPr>
          <w:p w14:paraId="69027CF2" w14:textId="05DF4A39" w:rsidR="003D2A4F" w:rsidRDefault="003D2A4F" w:rsidP="003D2A4F">
            <w:pPr>
              <w:jc w:val="both"/>
            </w:pPr>
            <w:r>
              <w:t>26.5404255319</w:t>
            </w:r>
          </w:p>
        </w:tc>
        <w:tc>
          <w:tcPr>
            <w:tcW w:w="3068" w:type="dxa"/>
          </w:tcPr>
          <w:p w14:paraId="1F803119" w14:textId="274779CF" w:rsidR="003D2A4F" w:rsidRDefault="003D2A4F" w:rsidP="003D2A4F">
            <w:r w:rsidRPr="007A4ED5">
              <w:t>0.57887830853</w:t>
            </w:r>
          </w:p>
        </w:tc>
      </w:tr>
      <w:tr w:rsidR="003D2A4F" w14:paraId="5257825A" w14:textId="77777777" w:rsidTr="003D2A4F">
        <w:tc>
          <w:tcPr>
            <w:tcW w:w="1122" w:type="dxa"/>
          </w:tcPr>
          <w:p w14:paraId="431A7CCF" w14:textId="4D96883E" w:rsidR="003D2A4F" w:rsidRDefault="003D2A4F" w:rsidP="003D2A4F">
            <w:pPr>
              <w:jc w:val="both"/>
            </w:pPr>
            <w:r>
              <w:t>7</w:t>
            </w:r>
          </w:p>
        </w:tc>
        <w:tc>
          <w:tcPr>
            <w:tcW w:w="1216" w:type="dxa"/>
          </w:tcPr>
          <w:p w14:paraId="6A32DF0C" w14:textId="4798CDD0" w:rsidR="003D2A4F" w:rsidRDefault="003D2A4F" w:rsidP="003D2A4F">
            <w:pPr>
              <w:jc w:val="both"/>
            </w:pPr>
            <w:r>
              <w:t>Tendencia</w:t>
            </w:r>
          </w:p>
        </w:tc>
        <w:tc>
          <w:tcPr>
            <w:tcW w:w="2805" w:type="dxa"/>
          </w:tcPr>
          <w:p w14:paraId="3CA3C4FF" w14:textId="179B1E1F" w:rsidR="003D2A4F" w:rsidRDefault="003D2A4F" w:rsidP="003D2A4F">
            <w:pPr>
              <w:jc w:val="both"/>
            </w:pPr>
            <w:r w:rsidRPr="00EB6374">
              <w:t>89.944642857</w:t>
            </w:r>
          </w:p>
        </w:tc>
        <w:tc>
          <w:tcPr>
            <w:tcW w:w="3068" w:type="dxa"/>
          </w:tcPr>
          <w:p w14:paraId="71C94B37" w14:textId="5D424C2F" w:rsidR="003D2A4F" w:rsidRDefault="003D2A4F" w:rsidP="003D2A4F">
            <w:r w:rsidRPr="00EB6374">
              <w:t>0.9568072360</w:t>
            </w:r>
          </w:p>
        </w:tc>
      </w:tr>
      <w:tr w:rsidR="003D2A4F" w14:paraId="59BF4FD4" w14:textId="77777777" w:rsidTr="003D2A4F">
        <w:tc>
          <w:tcPr>
            <w:tcW w:w="1122" w:type="dxa"/>
          </w:tcPr>
          <w:p w14:paraId="50C67566" w14:textId="22F57E6E" w:rsidR="003D2A4F" w:rsidRDefault="003D2A4F" w:rsidP="003D2A4F">
            <w:pPr>
              <w:jc w:val="both"/>
            </w:pPr>
            <w:r>
              <w:t>8</w:t>
            </w:r>
          </w:p>
        </w:tc>
        <w:tc>
          <w:tcPr>
            <w:tcW w:w="1216" w:type="dxa"/>
          </w:tcPr>
          <w:p w14:paraId="6892B2F4" w14:textId="7A979931" w:rsidR="003D2A4F" w:rsidRDefault="003D2A4F" w:rsidP="003D2A4F">
            <w:pPr>
              <w:jc w:val="both"/>
            </w:pPr>
            <w:r>
              <w:t>Media</w:t>
            </w:r>
          </w:p>
        </w:tc>
        <w:tc>
          <w:tcPr>
            <w:tcW w:w="2805" w:type="dxa"/>
          </w:tcPr>
          <w:p w14:paraId="5EE81FDE" w14:textId="0F90DBAF" w:rsidR="003D2A4F" w:rsidRDefault="003D2A4F" w:rsidP="00183B6D">
            <w:r w:rsidRPr="00EB6374">
              <w:t>71.077976190</w:t>
            </w:r>
          </w:p>
        </w:tc>
        <w:tc>
          <w:tcPr>
            <w:tcW w:w="3068" w:type="dxa"/>
          </w:tcPr>
          <w:p w14:paraId="0A1B70B4" w14:textId="0FF9C86A" w:rsidR="003D2A4F" w:rsidRDefault="003D2A4F" w:rsidP="003D2A4F">
            <w:pPr>
              <w:jc w:val="both"/>
            </w:pPr>
            <w:r w:rsidRPr="00EB6374">
              <w:t>0.6042800485</w:t>
            </w:r>
          </w:p>
        </w:tc>
      </w:tr>
    </w:tbl>
    <w:p w14:paraId="543A5B48" w14:textId="4E84D2B9" w:rsidR="00736D7C" w:rsidRDefault="00183B6D" w:rsidP="001568C9">
      <w:pPr>
        <w:pStyle w:val="Tablas"/>
      </w:pPr>
      <w:bookmarkStart w:id="109" w:name="_Toc207808982"/>
      <w:r>
        <w:t>Tabla 15 Resumen de las pruebas realizada</w:t>
      </w:r>
      <w:r w:rsidR="00977CBE">
        <w:t>s</w:t>
      </w:r>
      <w:bookmarkEnd w:id="109"/>
    </w:p>
    <w:p w14:paraId="445132C2" w14:textId="77777777" w:rsidR="001568C9" w:rsidRDefault="001568C9" w:rsidP="00736D7C">
      <w:pPr>
        <w:sectPr w:rsidR="001568C9" w:rsidSect="005A72B6">
          <w:headerReference w:type="even" r:id="rId53"/>
          <w:headerReference w:type="default" r:id="rId54"/>
          <w:footerReference w:type="even" r:id="rId55"/>
          <w:footerReference w:type="default" r:id="rId56"/>
          <w:pgSz w:w="11907" w:h="16840" w:code="9"/>
          <w:pgMar w:top="1418" w:right="1418" w:bottom="1418" w:left="2268" w:header="709" w:footer="709" w:gutter="0"/>
          <w:cols w:space="708"/>
          <w:docGrid w:linePitch="360"/>
        </w:sectPr>
      </w:pPr>
    </w:p>
    <w:p w14:paraId="1636D0E7" w14:textId="1E494213" w:rsidR="00D174B6" w:rsidRDefault="00D174B6">
      <w:pPr>
        <w:spacing w:before="0" w:after="160" w:line="259" w:lineRule="auto"/>
      </w:pPr>
      <w:r>
        <w:lastRenderedPageBreak/>
        <w:br w:type="page"/>
      </w:r>
    </w:p>
    <w:p w14:paraId="7B7884A7" w14:textId="77777777" w:rsidR="001568C9" w:rsidRDefault="001568C9" w:rsidP="00736D7C">
      <w:pPr>
        <w:sectPr w:rsidR="001568C9" w:rsidSect="005A72B6">
          <w:headerReference w:type="even" r:id="rId57"/>
          <w:footerReference w:type="even" r:id="rId58"/>
          <w:pgSz w:w="11907" w:h="16840" w:code="9"/>
          <w:pgMar w:top="1418" w:right="1418" w:bottom="1418" w:left="2268" w:header="709" w:footer="709" w:gutter="0"/>
          <w:cols w:space="708"/>
          <w:docGrid w:linePitch="360"/>
        </w:sectPr>
      </w:pPr>
    </w:p>
    <w:p w14:paraId="2486C504" w14:textId="7A151796" w:rsidR="00736D7C" w:rsidRDefault="00736D7C" w:rsidP="00736D7C"/>
    <w:p w14:paraId="4DC26AFF" w14:textId="77777777" w:rsidR="00D174B6" w:rsidRDefault="00D174B6" w:rsidP="00736D7C"/>
    <w:p w14:paraId="6140E977" w14:textId="77777777" w:rsidR="00736D7C" w:rsidRDefault="00736D7C" w:rsidP="00736D7C"/>
    <w:p w14:paraId="12497138" w14:textId="77777777" w:rsidR="00736D7C" w:rsidRDefault="00736D7C" w:rsidP="00736D7C"/>
    <w:p w14:paraId="268935E8" w14:textId="77777777" w:rsidR="00736D7C" w:rsidRDefault="00736D7C" w:rsidP="00736D7C"/>
    <w:p w14:paraId="310C34D1" w14:textId="0D64F1BB" w:rsidR="00AA1F8D" w:rsidRDefault="00AA1F8D" w:rsidP="00AA1F8D">
      <w:pPr>
        <w:pStyle w:val="Ttulo1"/>
      </w:pPr>
      <w:bookmarkStart w:id="110" w:name="_Toc207808961"/>
      <w:r>
        <w:t>Capítulo 5</w:t>
      </w:r>
      <w:bookmarkEnd w:id="110"/>
    </w:p>
    <w:p w14:paraId="5E9E8C25" w14:textId="77777777" w:rsidR="00736D7C" w:rsidRDefault="00736D7C" w:rsidP="00736D7C"/>
    <w:p w14:paraId="037343FB" w14:textId="77777777" w:rsidR="00736D7C" w:rsidRDefault="00736D7C" w:rsidP="00736D7C"/>
    <w:p w14:paraId="17810962" w14:textId="77777777" w:rsidR="00736D7C" w:rsidRPr="00736D7C" w:rsidRDefault="00736D7C" w:rsidP="00736D7C"/>
    <w:p w14:paraId="59F81F38" w14:textId="6B2CF690" w:rsidR="00AA1F8D" w:rsidRPr="00FE0A8A" w:rsidRDefault="00B431C0" w:rsidP="00AA1F8D">
      <w:pPr>
        <w:pStyle w:val="Ttulo1"/>
        <w:rPr>
          <w:b w:val="0"/>
          <w:i/>
        </w:rPr>
      </w:pPr>
      <w:bookmarkStart w:id="111" w:name="_Toc207808962"/>
      <w:r>
        <w:rPr>
          <w:b w:val="0"/>
          <w:i/>
        </w:rPr>
        <w:t>Conclusio</w:t>
      </w:r>
      <w:r w:rsidRPr="00FE0A8A">
        <w:rPr>
          <w:b w:val="0"/>
          <w:i/>
        </w:rPr>
        <w:t>n</w:t>
      </w:r>
      <w:r>
        <w:rPr>
          <w:b w:val="0"/>
          <w:i/>
        </w:rPr>
        <w:t>es</w:t>
      </w:r>
      <w:bookmarkEnd w:id="111"/>
    </w:p>
    <w:p w14:paraId="42D80575" w14:textId="74563331" w:rsidR="00AA1F8D" w:rsidRDefault="00AA1F8D">
      <w:pPr>
        <w:spacing w:after="160" w:line="259" w:lineRule="auto"/>
      </w:pPr>
      <w:r>
        <w:br w:type="page"/>
      </w:r>
    </w:p>
    <w:p w14:paraId="45F08A1C" w14:textId="2ACDF0C0" w:rsidR="00745A91" w:rsidRPr="00A64279" w:rsidRDefault="00A64279" w:rsidP="00A64279">
      <w:pPr>
        <w:pStyle w:val="Ttulo2"/>
      </w:pPr>
      <w:bookmarkStart w:id="112" w:name="_Toc207808963"/>
      <w:r w:rsidRPr="00A64279">
        <w:lastRenderedPageBreak/>
        <w:t xml:space="preserve">5.1 </w:t>
      </w:r>
      <w:r w:rsidRPr="00A64279">
        <w:rPr>
          <w:rStyle w:val="Ttulo2Car"/>
          <w:b/>
        </w:rPr>
        <w:t>Conclusiones</w:t>
      </w:r>
      <w:bookmarkEnd w:id="112"/>
    </w:p>
    <w:p w14:paraId="7535E021" w14:textId="77777777" w:rsidR="00432D81" w:rsidRPr="00432D81" w:rsidRDefault="00432D81" w:rsidP="00432D81">
      <w:pPr>
        <w:jc w:val="both"/>
      </w:pPr>
      <w:r w:rsidRPr="00432D81">
        <w:rPr>
          <w:color w:val="000000"/>
        </w:rPr>
        <w:t xml:space="preserve">El desarrollo de este trabajo aporta </w:t>
      </w:r>
      <w:r w:rsidRPr="00432D81">
        <w:t xml:space="preserve">a la </w:t>
      </w:r>
      <w:proofErr w:type="spellStart"/>
      <w:r w:rsidRPr="00432D81">
        <w:t>U.Na.M</w:t>
      </w:r>
      <w:proofErr w:type="spellEnd"/>
      <w:r w:rsidRPr="00432D81">
        <w:t xml:space="preserve"> modelos de Pronóstico de Tráfico Web para las páginas institucionales TUM </w:t>
      </w:r>
      <w:proofErr w:type="spellStart"/>
      <w:r w:rsidRPr="00432D81">
        <w:t>Transmedia</w:t>
      </w:r>
      <w:proofErr w:type="spellEnd"/>
      <w:r w:rsidRPr="00432D81">
        <w:t xml:space="preserve"> y Editorial Universitaria. </w:t>
      </w:r>
    </w:p>
    <w:p w14:paraId="2EE43CFD" w14:textId="4122D4FA" w:rsidR="00432D81" w:rsidRPr="00432D81" w:rsidRDefault="00432D81" w:rsidP="00432D81">
      <w:pPr>
        <w:jc w:val="both"/>
      </w:pPr>
      <w:r w:rsidRPr="00432D81">
        <w:t>En el apartado 4.4 Modelos, del capítulo 4 en la tabla 3 se puede observar una comparación de las distintas tecnologías de los modelos propuestos en el marco teórico, para determinar cuál se adecua más a la problemática</w:t>
      </w:r>
      <w:r w:rsidR="000768D0">
        <w:t>,</w:t>
      </w:r>
      <w:r w:rsidRPr="00432D81">
        <w:t xml:space="preserve"> se utilizaron los criterios mencionados en el apartado 4.4.1.</w:t>
      </w:r>
    </w:p>
    <w:p w14:paraId="05047813" w14:textId="77777777" w:rsidR="00432D81" w:rsidRPr="00432D81" w:rsidRDefault="00432D81" w:rsidP="00432D81">
      <w:pPr>
        <w:jc w:val="both"/>
      </w:pPr>
      <w:r w:rsidRPr="00432D81">
        <w:t xml:space="preserve">Como se puede observar en el capítulo 4, a partir del apartado 4.5.10, se detalla que se ha logrado encontrar modelos que pueden servir para pronosticar series de tiempo de tráfico web y el desempeño de los modelos es determinado usando datos extraídos de las páginas institucionales de la </w:t>
      </w:r>
      <w:proofErr w:type="spellStart"/>
      <w:r w:rsidRPr="00432D81">
        <w:t>U.Na.M</w:t>
      </w:r>
      <w:proofErr w:type="spellEnd"/>
      <w:r w:rsidRPr="00432D81">
        <w:t>.</w:t>
      </w:r>
    </w:p>
    <w:p w14:paraId="177F334B" w14:textId="77777777" w:rsidR="00432D81" w:rsidRPr="00432D81" w:rsidRDefault="00432D81" w:rsidP="00432D81">
      <w:pPr>
        <w:jc w:val="both"/>
      </w:pPr>
      <w:r w:rsidRPr="00432D81">
        <w:t xml:space="preserve">En la tabla 15 del capítulo 4, en el apartado 4.5.10, se puede ver un resumen de las pruebas realizadas, se han encontrado modelos que al medir su rendimiento con la métrica del error medio absoluto, estos obtienen un valor por debajo de 30, tanto para el conjunto de datos de Universal </w:t>
      </w:r>
      <w:proofErr w:type="spellStart"/>
      <w:r w:rsidRPr="00432D81">
        <w:t>Analytics</w:t>
      </w:r>
      <w:proofErr w:type="spellEnd"/>
      <w:r w:rsidRPr="00432D81">
        <w:t xml:space="preserve">, como el conjunto de datos de Google </w:t>
      </w:r>
      <w:proofErr w:type="spellStart"/>
      <w:r w:rsidRPr="00432D81">
        <w:t>Analytics</w:t>
      </w:r>
      <w:proofErr w:type="spellEnd"/>
      <w:r w:rsidRPr="00432D81">
        <w:t xml:space="preserve"> 4, correspondiente a la página web de TUM </w:t>
      </w:r>
      <w:proofErr w:type="spellStart"/>
      <w:r w:rsidRPr="00432D81">
        <w:t>Transmedia</w:t>
      </w:r>
      <w:proofErr w:type="spellEnd"/>
      <w:r w:rsidRPr="00432D81">
        <w:t>, lo que es considerado un buen resultado.</w:t>
      </w:r>
    </w:p>
    <w:p w14:paraId="05DF752E" w14:textId="77CD8160" w:rsidR="00432D81" w:rsidRPr="00432D81" w:rsidRDefault="00432D81" w:rsidP="00432D81">
      <w:pPr>
        <w:jc w:val="both"/>
      </w:pPr>
      <w:r w:rsidRPr="00432D81">
        <w:t xml:space="preserve">Respecto al punto de detectar patrones de estacionalidad y tendencia, referente al tráfico web de las páginas institucionales de la </w:t>
      </w:r>
      <w:proofErr w:type="spellStart"/>
      <w:r w:rsidRPr="00432D81">
        <w:t>U.Na.M</w:t>
      </w:r>
      <w:proofErr w:type="spellEnd"/>
      <w:r w:rsidRPr="00432D81">
        <w:t>. Como se puede ver en el capítulo 4, en el apartado 4.5.10 en el resumen de pruebas, en la tabla 15 se detalla que se han encontrado modelos que pueden servir para pronosticar las páginas web de la institución</w:t>
      </w:r>
      <w:r w:rsidR="002C3207">
        <w:t>,</w:t>
      </w:r>
      <w:r w:rsidRPr="00432D81">
        <w:t xml:space="preserve"> algunos más enfocados en tendencia y otros en media.</w:t>
      </w:r>
    </w:p>
    <w:p w14:paraId="33F8AA29" w14:textId="32D772E5" w:rsidR="00432D81" w:rsidRDefault="00432D81">
      <w:pPr>
        <w:spacing w:before="0" w:after="160" w:line="259" w:lineRule="auto"/>
      </w:pPr>
      <w:r>
        <w:br w:type="page"/>
      </w:r>
    </w:p>
    <w:p w14:paraId="405811A8" w14:textId="03C2F709" w:rsidR="00992BA7" w:rsidRDefault="00A64279" w:rsidP="00A64279">
      <w:pPr>
        <w:pStyle w:val="Ttulo2"/>
      </w:pPr>
      <w:bookmarkStart w:id="113" w:name="_Toc207808964"/>
      <w:r>
        <w:lastRenderedPageBreak/>
        <w:t>5</w:t>
      </w:r>
      <w:r w:rsidRPr="00A64279">
        <w:t>.2 Futuras líneas de investigación</w:t>
      </w:r>
      <w:bookmarkEnd w:id="113"/>
    </w:p>
    <w:p w14:paraId="0DAA21AB" w14:textId="77777777" w:rsidR="00992BA7" w:rsidRDefault="00992BA7" w:rsidP="004833B4"/>
    <w:p w14:paraId="52DA431C" w14:textId="3EEA526F" w:rsidR="00992BA7" w:rsidRDefault="000A3B8E" w:rsidP="000A3B8E">
      <w:r>
        <w:t>A partir del desarrollo de esta Tesis surgen varias líneas de trabajo que s</w:t>
      </w:r>
      <w:r w:rsidR="00962A51">
        <w:t xml:space="preserve">on </w:t>
      </w:r>
      <w:r>
        <w:t>enumeradas a continuación:</w:t>
      </w:r>
    </w:p>
    <w:p w14:paraId="71964483" w14:textId="77777777" w:rsidR="00F1585A" w:rsidRDefault="00F1585A" w:rsidP="000A3B8E"/>
    <w:p w14:paraId="2CCF4AEE" w14:textId="563B24F5" w:rsidR="00F1585A" w:rsidRDefault="00F1585A" w:rsidP="000A3B8E">
      <w:pPr>
        <w:pStyle w:val="Prrafodelista"/>
        <w:numPr>
          <w:ilvl w:val="0"/>
          <w:numId w:val="21"/>
        </w:numPr>
      </w:pPr>
      <w:r>
        <w:t xml:space="preserve">Desarrollar un sistema que realice el pronóstico de series de tiempo de tráfico </w:t>
      </w:r>
      <w:r w:rsidR="00DD2694">
        <w:t>de manera automatizada cada x cantidad de tiempo</w:t>
      </w:r>
      <w:r>
        <w:t>.</w:t>
      </w:r>
    </w:p>
    <w:p w14:paraId="1E55D929" w14:textId="77777777" w:rsidR="00F1585A" w:rsidRDefault="00F1585A" w:rsidP="00F1585A">
      <w:pPr>
        <w:pStyle w:val="Prrafodelista"/>
      </w:pPr>
    </w:p>
    <w:p w14:paraId="21359FF3" w14:textId="03BAF40F" w:rsidR="00757315" w:rsidRDefault="00757315" w:rsidP="000A3B8E">
      <w:pPr>
        <w:pStyle w:val="Prrafodelista"/>
        <w:numPr>
          <w:ilvl w:val="0"/>
          <w:numId w:val="21"/>
        </w:numPr>
      </w:pPr>
      <w:r>
        <w:t xml:space="preserve">Realizar un estudio de caso comparativo de </w:t>
      </w:r>
      <w:r w:rsidR="00CC70D1">
        <w:t>diferentes</w:t>
      </w:r>
      <w:r>
        <w:t xml:space="preserve"> </w:t>
      </w:r>
      <w:proofErr w:type="spellStart"/>
      <w:r>
        <w:t>IAs</w:t>
      </w:r>
      <w:proofErr w:type="spellEnd"/>
      <w:r>
        <w:t xml:space="preserve"> con los datos de las páginas web de la </w:t>
      </w:r>
      <w:proofErr w:type="spellStart"/>
      <w:r>
        <w:t>U.Na.M</w:t>
      </w:r>
      <w:proofErr w:type="spellEnd"/>
      <w:r w:rsidR="00CC70D1">
        <w:t>.</w:t>
      </w:r>
    </w:p>
    <w:p w14:paraId="16E7F881" w14:textId="77777777" w:rsidR="007678C0" w:rsidRDefault="007678C0" w:rsidP="007678C0">
      <w:pPr>
        <w:pStyle w:val="Prrafodelista"/>
      </w:pPr>
    </w:p>
    <w:p w14:paraId="1A4D6689" w14:textId="440BE1F3" w:rsidR="00992BA7" w:rsidRDefault="00757315" w:rsidP="000A3B8E">
      <w:pPr>
        <w:pStyle w:val="Prrafodelista"/>
        <w:numPr>
          <w:ilvl w:val="0"/>
          <w:numId w:val="21"/>
        </w:numPr>
      </w:pPr>
      <w:r>
        <w:t xml:space="preserve">Generar nuevos modelos </w:t>
      </w:r>
      <w:r w:rsidR="00CC70D1">
        <w:t>agregando</w:t>
      </w:r>
      <w:r>
        <w:t xml:space="preserve"> nuevos datos que solo </w:t>
      </w:r>
      <w:r w:rsidR="007678C0">
        <w:t>se miden</w:t>
      </w:r>
      <w:r>
        <w:t xml:space="preserve"> en GA4 que no se medían en UA.</w:t>
      </w:r>
    </w:p>
    <w:p w14:paraId="5C351C71" w14:textId="77777777" w:rsidR="007678C0" w:rsidRDefault="007678C0" w:rsidP="007678C0">
      <w:pPr>
        <w:pStyle w:val="Prrafodelista"/>
      </w:pPr>
    </w:p>
    <w:p w14:paraId="32FCB0E1" w14:textId="77777777" w:rsidR="00507D08" w:rsidRDefault="00757315" w:rsidP="00507D08">
      <w:pPr>
        <w:pStyle w:val="Prrafodelista"/>
        <w:numPr>
          <w:ilvl w:val="0"/>
          <w:numId w:val="21"/>
        </w:numPr>
      </w:pPr>
      <w:r>
        <w:t>Utilizar los resultados del Pronóstico de Series de Tiempo de T</w:t>
      </w:r>
      <w:r w:rsidR="00F1585A">
        <w:t>rá</w:t>
      </w:r>
      <w:r>
        <w:t xml:space="preserve">fico Web para pronosticar </w:t>
      </w:r>
      <w:r w:rsidR="00CC70D1">
        <w:t>el uso de</w:t>
      </w:r>
      <w:r>
        <w:t xml:space="preserve"> recursos de hardware.</w:t>
      </w:r>
    </w:p>
    <w:p w14:paraId="6ED6019E" w14:textId="231A67E1" w:rsidR="003F41E6" w:rsidRDefault="00962A51" w:rsidP="00507D08">
      <w:pPr>
        <w:pStyle w:val="Prrafodelista"/>
      </w:pPr>
      <w:r>
        <w:t xml:space="preserve"> </w:t>
      </w:r>
    </w:p>
    <w:p w14:paraId="6BF69C45" w14:textId="42666617" w:rsidR="006A1C18" w:rsidRDefault="003F41E6" w:rsidP="00742D5D">
      <w:pPr>
        <w:pStyle w:val="Prrafodelista"/>
        <w:numPr>
          <w:ilvl w:val="0"/>
          <w:numId w:val="21"/>
        </w:numPr>
      </w:pPr>
      <w:r>
        <w:t>Entrenar modelos de pronóstico de series de tiempo de tráfico web cuando se tengan una mayor cantidad de datos de GA4.</w:t>
      </w:r>
    </w:p>
    <w:p w14:paraId="335D4ACE" w14:textId="77777777" w:rsidR="00432D81" w:rsidRDefault="00432D81" w:rsidP="00432D81">
      <w:pPr>
        <w:pStyle w:val="Prrafodelista"/>
      </w:pPr>
    </w:p>
    <w:p w14:paraId="710DB81D" w14:textId="4C9CE287" w:rsidR="00432D81" w:rsidRDefault="00432D81" w:rsidP="00432D81">
      <w:pPr>
        <w:numPr>
          <w:ilvl w:val="0"/>
          <w:numId w:val="21"/>
        </w:numPr>
        <w:spacing w:line="240" w:lineRule="auto"/>
        <w:jc w:val="both"/>
        <w:textAlignment w:val="baseline"/>
        <w:rPr>
          <w:color w:val="000000"/>
        </w:rPr>
      </w:pPr>
      <w:r w:rsidRPr="00432D81">
        <w:rPr>
          <w:color w:val="000000"/>
        </w:rPr>
        <w:t>Detectar e informar indicadores que permitan predecir el comportamiento de los servidores para permitir la toma de decisiones que posibilite el mayor rendimiento de los mismos.</w:t>
      </w:r>
    </w:p>
    <w:p w14:paraId="39AB31A8" w14:textId="77777777" w:rsidR="00432D81" w:rsidRPr="00432D81" w:rsidRDefault="00432D81" w:rsidP="00432D81">
      <w:pPr>
        <w:spacing w:line="240" w:lineRule="auto"/>
        <w:ind w:left="720"/>
        <w:jc w:val="both"/>
        <w:textAlignment w:val="baseline"/>
        <w:rPr>
          <w:color w:val="000000"/>
        </w:rPr>
      </w:pPr>
    </w:p>
    <w:p w14:paraId="365D3622" w14:textId="77777777" w:rsidR="00432D81" w:rsidRPr="00432D81" w:rsidRDefault="00432D81" w:rsidP="00432D81">
      <w:pPr>
        <w:numPr>
          <w:ilvl w:val="0"/>
          <w:numId w:val="21"/>
        </w:numPr>
        <w:spacing w:after="0" w:line="240" w:lineRule="auto"/>
        <w:jc w:val="both"/>
        <w:textAlignment w:val="baseline"/>
        <w:rPr>
          <w:color w:val="000000"/>
        </w:rPr>
      </w:pPr>
      <w:r w:rsidRPr="00432D81">
        <w:rPr>
          <w:color w:val="000000"/>
        </w:rPr>
        <w:t xml:space="preserve">Entender el comportamiento de los usuarios de las páginas institucionales. </w:t>
      </w:r>
    </w:p>
    <w:p w14:paraId="7B8EE111" w14:textId="77777777" w:rsidR="00432D81" w:rsidRDefault="00432D81" w:rsidP="00432D81">
      <w:pPr>
        <w:pStyle w:val="Prrafodelista"/>
      </w:pPr>
    </w:p>
    <w:p w14:paraId="35449E48" w14:textId="77777777" w:rsidR="00037B72" w:rsidRDefault="00037B72">
      <w:pPr>
        <w:spacing w:before="0" w:after="160" w:line="259" w:lineRule="auto"/>
      </w:pPr>
      <w:r>
        <w:br w:type="page"/>
      </w:r>
    </w:p>
    <w:p w14:paraId="6D6747C2" w14:textId="538F2328" w:rsidR="006A1C18" w:rsidRDefault="006A1C18">
      <w:pPr>
        <w:spacing w:after="160" w:line="259" w:lineRule="auto"/>
      </w:pPr>
      <w:r>
        <w:lastRenderedPageBreak/>
        <w:br w:type="page"/>
      </w:r>
    </w:p>
    <w:p w14:paraId="266355AF" w14:textId="41195411" w:rsidR="00992BA7" w:rsidRDefault="00992BA7" w:rsidP="00D174B6"/>
    <w:p w14:paraId="3D3B28E8" w14:textId="77777777" w:rsidR="00D174B6" w:rsidRDefault="00D174B6" w:rsidP="00D174B6"/>
    <w:p w14:paraId="219D1989" w14:textId="77777777" w:rsidR="00D174B6" w:rsidRDefault="00D174B6" w:rsidP="00D174B6"/>
    <w:p w14:paraId="22E95AAA" w14:textId="77777777" w:rsidR="00D174B6" w:rsidRDefault="00D174B6" w:rsidP="00D174B6"/>
    <w:p w14:paraId="6D47E094" w14:textId="77777777" w:rsidR="00D174B6" w:rsidRDefault="00D174B6" w:rsidP="00D174B6"/>
    <w:p w14:paraId="17D8FC08" w14:textId="59F64703" w:rsidR="006A1C18" w:rsidRDefault="006A1C18" w:rsidP="006A1C18">
      <w:pPr>
        <w:pStyle w:val="Ttulo1"/>
      </w:pPr>
      <w:bookmarkStart w:id="114" w:name="_Toc207808965"/>
      <w:r>
        <w:t>Anexos</w:t>
      </w:r>
      <w:bookmarkEnd w:id="114"/>
    </w:p>
    <w:p w14:paraId="7A49881C" w14:textId="77777777" w:rsidR="006A1C18" w:rsidRDefault="006A1C18" w:rsidP="006A1C18"/>
    <w:p w14:paraId="71F785C4" w14:textId="77777777" w:rsidR="006A1C18" w:rsidRDefault="006A1C18" w:rsidP="006A1C18"/>
    <w:p w14:paraId="3FD3AA1D" w14:textId="77777777" w:rsidR="006A1C18" w:rsidRDefault="006A1C18" w:rsidP="006A1C18"/>
    <w:p w14:paraId="3631E264" w14:textId="77777777" w:rsidR="006A1C18" w:rsidRDefault="006A1C18" w:rsidP="006A1C18"/>
    <w:p w14:paraId="4BDAF217" w14:textId="77777777" w:rsidR="00992BA7" w:rsidRDefault="00992BA7" w:rsidP="004833B4"/>
    <w:p w14:paraId="3E1E9F9F" w14:textId="77777777" w:rsidR="009E60A6" w:rsidRDefault="00992BA7">
      <w:pPr>
        <w:spacing w:after="160" w:line="259" w:lineRule="auto"/>
        <w:sectPr w:rsidR="009E60A6" w:rsidSect="005A72B6">
          <w:headerReference w:type="even" r:id="rId59"/>
          <w:headerReference w:type="default" r:id="rId60"/>
          <w:footerReference w:type="even" r:id="rId61"/>
          <w:footerReference w:type="default" r:id="rId62"/>
          <w:pgSz w:w="11907" w:h="16840" w:code="9"/>
          <w:pgMar w:top="1418" w:right="1418" w:bottom="1418" w:left="2268" w:header="709" w:footer="709" w:gutter="0"/>
          <w:cols w:space="708"/>
          <w:docGrid w:linePitch="360"/>
        </w:sectPr>
      </w:pPr>
      <w:r>
        <w:br w:type="page"/>
      </w:r>
    </w:p>
    <w:p w14:paraId="29863C31" w14:textId="7E05C334" w:rsidR="00992BA7" w:rsidRDefault="00992BA7">
      <w:pPr>
        <w:spacing w:after="160" w:line="259" w:lineRule="auto"/>
      </w:pPr>
    </w:p>
    <w:p w14:paraId="6A67A311" w14:textId="77777777" w:rsidR="009E60A6" w:rsidRDefault="006B46FB">
      <w:pPr>
        <w:spacing w:before="0" w:after="160" w:line="259" w:lineRule="auto"/>
        <w:sectPr w:rsidR="009E60A6" w:rsidSect="005A72B6">
          <w:headerReference w:type="even" r:id="rId63"/>
          <w:footerReference w:type="even" r:id="rId64"/>
          <w:pgSz w:w="11907" w:h="16840" w:code="9"/>
          <w:pgMar w:top="1418" w:right="1418" w:bottom="1418" w:left="2268" w:header="709" w:footer="709" w:gutter="0"/>
          <w:cols w:space="708"/>
          <w:docGrid w:linePitch="360"/>
        </w:sectPr>
      </w:pPr>
      <w:r>
        <w:br w:type="page"/>
      </w:r>
    </w:p>
    <w:p w14:paraId="1A08E827" w14:textId="77777777" w:rsidR="006B46FB" w:rsidRDefault="006B46FB">
      <w:pPr>
        <w:spacing w:after="160" w:line="259" w:lineRule="auto"/>
      </w:pPr>
    </w:p>
    <w:p w14:paraId="4FB81E67" w14:textId="77777777" w:rsidR="00BE3061" w:rsidRDefault="00BE3061">
      <w:pPr>
        <w:spacing w:after="160" w:line="259" w:lineRule="auto"/>
      </w:pPr>
    </w:p>
    <w:p w14:paraId="36BA70CF" w14:textId="77777777" w:rsidR="00BE3061" w:rsidRDefault="00BE3061">
      <w:pPr>
        <w:spacing w:after="160" w:line="259" w:lineRule="auto"/>
      </w:pPr>
    </w:p>
    <w:p w14:paraId="298674AA" w14:textId="77777777" w:rsidR="00BE3061" w:rsidRDefault="00BE3061">
      <w:pPr>
        <w:spacing w:after="160" w:line="259" w:lineRule="auto"/>
      </w:pPr>
    </w:p>
    <w:p w14:paraId="263671D4" w14:textId="77777777" w:rsidR="00BE3061" w:rsidRDefault="00BE3061">
      <w:pPr>
        <w:spacing w:after="160" w:line="259" w:lineRule="auto"/>
      </w:pPr>
    </w:p>
    <w:p w14:paraId="0B326ACD" w14:textId="58249996" w:rsidR="00992BA7" w:rsidRDefault="00992BA7" w:rsidP="00992BA7">
      <w:pPr>
        <w:pStyle w:val="Ttulo1"/>
      </w:pPr>
      <w:bookmarkStart w:id="115" w:name="_Toc207808966"/>
      <w:r w:rsidRPr="00DE0470">
        <w:t>Anexo</w:t>
      </w:r>
      <w:r w:rsidR="00C2541A" w:rsidRPr="00DE0470">
        <w:t xml:space="preserve"> 1</w:t>
      </w:r>
      <w:bookmarkEnd w:id="115"/>
    </w:p>
    <w:p w14:paraId="580F1FA5" w14:textId="573DE9D0" w:rsidR="006A1C18" w:rsidRDefault="006A1C18">
      <w:pPr>
        <w:spacing w:after="160" w:line="259" w:lineRule="auto"/>
      </w:pPr>
      <w:r>
        <w:br w:type="page"/>
      </w:r>
    </w:p>
    <w:p w14:paraId="0E08E823" w14:textId="63B83F07" w:rsidR="006A1C18" w:rsidRPr="006A1C18" w:rsidRDefault="006A1C18" w:rsidP="00736D7C">
      <w:pPr>
        <w:jc w:val="both"/>
      </w:pPr>
      <w:r w:rsidRPr="006A1C18">
        <w:lastRenderedPageBreak/>
        <w:t xml:space="preserve">En este anexo </w:t>
      </w:r>
      <w:r w:rsidR="00161E05">
        <w:t>se encuentran</w:t>
      </w:r>
      <w:r>
        <w:t xml:space="preserve"> las tablas resúmenes de los modelos de las pruebas, esto es las capas, el orden de las capas, el tamaño de los tensores de salida y la cantidad de parámetros </w:t>
      </w:r>
      <w:proofErr w:type="spellStart"/>
      <w:r>
        <w:t>entrenables</w:t>
      </w:r>
      <w:proofErr w:type="spellEnd"/>
      <w:r>
        <w:t xml:space="preserve">. Este anexo también contará con el gráfico en formato </w:t>
      </w:r>
      <w:proofErr w:type="spellStart"/>
      <w:r>
        <w:t>dot</w:t>
      </w:r>
      <w:proofErr w:type="spellEnd"/>
      <w:r>
        <w:t xml:space="preserve"> de los modelos de las pruebas. Dado que las pruebas correspondientes al algoritmo </w:t>
      </w:r>
      <w:proofErr w:type="spellStart"/>
      <w:r>
        <w:t>Hyperband</w:t>
      </w:r>
      <w:proofErr w:type="spellEnd"/>
      <w:r>
        <w:t xml:space="preserve"> </w:t>
      </w:r>
      <w:r w:rsidR="00161E05">
        <w:t>generan</w:t>
      </w:r>
      <w:r>
        <w:t xml:space="preserve"> cientos de modelos en es</w:t>
      </w:r>
      <w:r w:rsidR="004D742D">
        <w:t>te anexo só</w:t>
      </w:r>
      <w:r>
        <w:t>lo se incluirá lo correspondiente al mejor modelo de cada prueba.</w:t>
      </w:r>
    </w:p>
    <w:p w14:paraId="06BE4116" w14:textId="77777777" w:rsidR="006A1C18" w:rsidRDefault="006A1C18" w:rsidP="00992BA7">
      <w:pPr>
        <w:rPr>
          <w:b/>
        </w:rPr>
      </w:pPr>
    </w:p>
    <w:p w14:paraId="76D82147" w14:textId="26A76ECE" w:rsidR="00D84630" w:rsidRPr="00F212CC" w:rsidRDefault="00852D48" w:rsidP="00992BA7">
      <w:pPr>
        <w:rPr>
          <w:b/>
        </w:rPr>
      </w:pPr>
      <w:r w:rsidRPr="00F212CC">
        <w:rPr>
          <w:b/>
        </w:rPr>
        <w:t>Resumen modelo de la Prueba 1</w:t>
      </w:r>
    </w:p>
    <w:p w14:paraId="624CC31E" w14:textId="77777777" w:rsidR="00F212CC" w:rsidRDefault="00F212CC" w:rsidP="00992BA7"/>
    <w:p w14:paraId="0D022739" w14:textId="2CEFAED5" w:rsidR="00852D48" w:rsidRDefault="00852D48" w:rsidP="00992BA7">
      <w:r>
        <w:rPr>
          <w:noProof/>
        </w:rPr>
        <w:drawing>
          <wp:inline distT="0" distB="0" distL="0" distR="0" wp14:anchorId="62E44409" wp14:editId="5189C24C">
            <wp:extent cx="5219700" cy="26955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19700" cy="2695575"/>
                    </a:xfrm>
                    <a:prstGeom prst="rect">
                      <a:avLst/>
                    </a:prstGeom>
                    <a:noFill/>
                    <a:ln>
                      <a:noFill/>
                    </a:ln>
                  </pic:spPr>
                </pic:pic>
              </a:graphicData>
            </a:graphic>
          </wp:inline>
        </w:drawing>
      </w:r>
    </w:p>
    <w:p w14:paraId="4FFDA426" w14:textId="53FF4272" w:rsidR="00D20498" w:rsidRDefault="00D11F59" w:rsidP="00417A28">
      <w:pPr>
        <w:pStyle w:val="Tablas"/>
      </w:pPr>
      <w:bookmarkStart w:id="116" w:name="_Toc207808983"/>
      <w:r>
        <w:t>Tabla 16</w:t>
      </w:r>
      <w:r w:rsidR="00D20498">
        <w:t xml:space="preserve"> Resumen del Modelo Obtenido de la Prueba Número 1</w:t>
      </w:r>
      <w:bookmarkEnd w:id="116"/>
    </w:p>
    <w:p w14:paraId="0212F753" w14:textId="77777777" w:rsidR="00852D48" w:rsidRDefault="00852D48" w:rsidP="00992BA7"/>
    <w:p w14:paraId="62ADA886" w14:textId="1F74609F" w:rsidR="00852D48" w:rsidRDefault="00852D48" w:rsidP="00992BA7">
      <w:r>
        <w:rPr>
          <w:noProof/>
        </w:rPr>
        <w:lastRenderedPageBreak/>
        <w:drawing>
          <wp:inline distT="0" distB="0" distL="0" distR="0" wp14:anchorId="0E62FCE3" wp14:editId="6A00100B">
            <wp:extent cx="4600575" cy="491490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1C36E034" w14:textId="73AEFCB1" w:rsidR="00D20498" w:rsidRDefault="00D11F59" w:rsidP="0064646C">
      <w:pPr>
        <w:pStyle w:val="Figuras"/>
        <w:rPr>
          <w:rFonts w:eastAsiaTheme="majorEastAsia"/>
        </w:rPr>
      </w:pPr>
      <w:bookmarkStart w:id="117" w:name="_Toc207809007"/>
      <w:r>
        <w:rPr>
          <w:rFonts w:eastAsiaTheme="majorEastAsia"/>
        </w:rPr>
        <w:t>Figura 18</w:t>
      </w:r>
      <w:r w:rsidR="006A1C18">
        <w:rPr>
          <w:rFonts w:eastAsiaTheme="majorEastAsia"/>
        </w:rPr>
        <w:t>: Grá</w:t>
      </w:r>
      <w:r w:rsidR="00D20498">
        <w:rPr>
          <w:rFonts w:eastAsiaTheme="majorEastAsia"/>
        </w:rPr>
        <w:t xml:space="preserve">fico Formato </w:t>
      </w:r>
      <w:proofErr w:type="spellStart"/>
      <w:r w:rsidR="00D20498">
        <w:rPr>
          <w:rFonts w:eastAsiaTheme="majorEastAsia"/>
        </w:rPr>
        <w:t>Dot</w:t>
      </w:r>
      <w:proofErr w:type="spellEnd"/>
      <w:r w:rsidR="00D20498">
        <w:rPr>
          <w:rFonts w:eastAsiaTheme="majorEastAsia"/>
        </w:rPr>
        <w:t xml:space="preserve"> de la primera prueba</w:t>
      </w:r>
      <w:bookmarkEnd w:id="117"/>
    </w:p>
    <w:p w14:paraId="5C819947" w14:textId="77777777" w:rsidR="00D84630" w:rsidRDefault="00D84630" w:rsidP="00992BA7"/>
    <w:p w14:paraId="7A256878" w14:textId="77777777" w:rsidR="00D20498" w:rsidRDefault="00D20498" w:rsidP="00992BA7"/>
    <w:p w14:paraId="0825C2C0" w14:textId="2BACFCAB" w:rsidR="00D20498" w:rsidRDefault="00D20498">
      <w:pPr>
        <w:spacing w:after="160" w:line="259" w:lineRule="auto"/>
      </w:pPr>
      <w:r>
        <w:br w:type="page"/>
      </w:r>
    </w:p>
    <w:p w14:paraId="2F8218C7" w14:textId="0CCCA27F" w:rsidR="00F212CC" w:rsidRPr="00F212CC" w:rsidRDefault="00F212CC" w:rsidP="00F212CC">
      <w:pPr>
        <w:rPr>
          <w:b/>
        </w:rPr>
      </w:pPr>
      <w:r w:rsidRPr="00F212CC">
        <w:rPr>
          <w:b/>
        </w:rPr>
        <w:lastRenderedPageBreak/>
        <w:t>Resumen modelo de la P</w:t>
      </w:r>
      <w:r>
        <w:rPr>
          <w:b/>
        </w:rPr>
        <w:t>rueba 2</w:t>
      </w:r>
    </w:p>
    <w:p w14:paraId="7EB1628C" w14:textId="22F9327F" w:rsidR="00F212CC" w:rsidRDefault="00F212CC" w:rsidP="00992BA7">
      <w:r>
        <w:rPr>
          <w:noProof/>
        </w:rPr>
        <w:drawing>
          <wp:inline distT="0" distB="0" distL="0" distR="0" wp14:anchorId="744F0E21" wp14:editId="32A5F01C">
            <wp:extent cx="5219700" cy="269557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19700" cy="2695575"/>
                    </a:xfrm>
                    <a:prstGeom prst="rect">
                      <a:avLst/>
                    </a:prstGeom>
                    <a:noFill/>
                    <a:ln>
                      <a:noFill/>
                    </a:ln>
                  </pic:spPr>
                </pic:pic>
              </a:graphicData>
            </a:graphic>
          </wp:inline>
        </w:drawing>
      </w:r>
    </w:p>
    <w:p w14:paraId="2494C3B9" w14:textId="0D5B5FDB" w:rsidR="00D20498" w:rsidRDefault="00D11F59" w:rsidP="00417A28">
      <w:pPr>
        <w:pStyle w:val="Tablas"/>
      </w:pPr>
      <w:bookmarkStart w:id="118" w:name="_Toc207808984"/>
      <w:r>
        <w:t>Tabla 17</w:t>
      </w:r>
      <w:r w:rsidR="00D20498">
        <w:t xml:space="preserve"> Resumen del Modelo Obtenido de la Prueba Número 2</w:t>
      </w:r>
      <w:bookmarkEnd w:id="118"/>
    </w:p>
    <w:p w14:paraId="4D130130" w14:textId="2A1FE14C" w:rsidR="00D54459" w:rsidRDefault="00D54459">
      <w:pPr>
        <w:spacing w:after="160" w:line="259" w:lineRule="auto"/>
      </w:pPr>
      <w:r>
        <w:br w:type="page"/>
      </w:r>
    </w:p>
    <w:p w14:paraId="687C6688" w14:textId="72DCF320" w:rsidR="00F212CC" w:rsidRDefault="00F212CC" w:rsidP="00992BA7">
      <w:r>
        <w:rPr>
          <w:noProof/>
        </w:rPr>
        <w:lastRenderedPageBreak/>
        <w:drawing>
          <wp:inline distT="0" distB="0" distL="0" distR="0" wp14:anchorId="2B0172AD" wp14:editId="71CA243C">
            <wp:extent cx="4600575" cy="49149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7ABBC401" w14:textId="77777777" w:rsidR="00F212CC" w:rsidRDefault="00F212CC" w:rsidP="00992BA7"/>
    <w:p w14:paraId="299E474D" w14:textId="5C180FE8" w:rsidR="00D20498" w:rsidRDefault="00D11F59" w:rsidP="0064646C">
      <w:pPr>
        <w:pStyle w:val="Figuras"/>
        <w:rPr>
          <w:rFonts w:eastAsiaTheme="majorEastAsia"/>
        </w:rPr>
      </w:pPr>
      <w:bookmarkStart w:id="119" w:name="_Toc207809008"/>
      <w:r>
        <w:rPr>
          <w:rFonts w:eastAsiaTheme="majorEastAsia"/>
        </w:rPr>
        <w:t>Figura 19</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segunda prueba</w:t>
      </w:r>
      <w:bookmarkEnd w:id="119"/>
    </w:p>
    <w:p w14:paraId="105B65E2" w14:textId="0F6E95CB" w:rsidR="00D20498" w:rsidRDefault="00D20498">
      <w:pPr>
        <w:spacing w:after="160" w:line="259" w:lineRule="auto"/>
      </w:pPr>
      <w:r>
        <w:br w:type="page"/>
      </w:r>
    </w:p>
    <w:p w14:paraId="2B506716" w14:textId="09F0ECDE" w:rsidR="00F212CC" w:rsidRDefault="00F212CC" w:rsidP="00F212CC">
      <w:pPr>
        <w:rPr>
          <w:b/>
        </w:rPr>
      </w:pPr>
      <w:r w:rsidRPr="00F212CC">
        <w:rPr>
          <w:b/>
        </w:rPr>
        <w:lastRenderedPageBreak/>
        <w:t>Resumen modelo de la P</w:t>
      </w:r>
      <w:r>
        <w:rPr>
          <w:b/>
        </w:rPr>
        <w:t>rueba 3</w:t>
      </w:r>
    </w:p>
    <w:p w14:paraId="1D604AF9" w14:textId="0CCC7D1B" w:rsidR="00F212CC" w:rsidRDefault="00A71567" w:rsidP="00F212CC">
      <w:pPr>
        <w:rPr>
          <w:b/>
        </w:rPr>
      </w:pPr>
      <w:r>
        <w:rPr>
          <w:b/>
          <w:noProof/>
        </w:rPr>
        <w:drawing>
          <wp:inline distT="0" distB="0" distL="0" distR="0" wp14:anchorId="5CBEC23D" wp14:editId="7EE40624">
            <wp:extent cx="5219700" cy="34099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19700" cy="3409950"/>
                    </a:xfrm>
                    <a:prstGeom prst="rect">
                      <a:avLst/>
                    </a:prstGeom>
                    <a:noFill/>
                    <a:ln>
                      <a:noFill/>
                    </a:ln>
                  </pic:spPr>
                </pic:pic>
              </a:graphicData>
            </a:graphic>
          </wp:inline>
        </w:drawing>
      </w:r>
    </w:p>
    <w:p w14:paraId="1B3408D5" w14:textId="0F4D28EA" w:rsidR="00D20498" w:rsidRDefault="00D11F59" w:rsidP="00417A28">
      <w:pPr>
        <w:pStyle w:val="Tablas"/>
      </w:pPr>
      <w:bookmarkStart w:id="120" w:name="_Toc207808985"/>
      <w:r>
        <w:t>Tabla 18</w:t>
      </w:r>
      <w:r w:rsidR="00D20498">
        <w:t xml:space="preserve"> Resumen del Modelo Obtenido de la Prueba Número 3</w:t>
      </w:r>
      <w:bookmarkEnd w:id="120"/>
    </w:p>
    <w:p w14:paraId="4C560614" w14:textId="77777777" w:rsidR="00D20498" w:rsidRDefault="00D20498" w:rsidP="00F212CC">
      <w:pPr>
        <w:rPr>
          <w:b/>
        </w:rPr>
      </w:pPr>
    </w:p>
    <w:p w14:paraId="1BE82930" w14:textId="360FB92B" w:rsidR="00A71567" w:rsidRDefault="00A71567" w:rsidP="00F212CC">
      <w:pPr>
        <w:rPr>
          <w:b/>
        </w:rPr>
      </w:pPr>
      <w:r>
        <w:rPr>
          <w:b/>
          <w:noProof/>
        </w:rPr>
        <w:lastRenderedPageBreak/>
        <w:drawing>
          <wp:inline distT="0" distB="0" distL="0" distR="0" wp14:anchorId="515945CB" wp14:editId="45D92290">
            <wp:extent cx="5219700" cy="64960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19700" cy="6496050"/>
                    </a:xfrm>
                    <a:prstGeom prst="rect">
                      <a:avLst/>
                    </a:prstGeom>
                    <a:noFill/>
                    <a:ln>
                      <a:noFill/>
                    </a:ln>
                  </pic:spPr>
                </pic:pic>
              </a:graphicData>
            </a:graphic>
          </wp:inline>
        </w:drawing>
      </w:r>
    </w:p>
    <w:p w14:paraId="5482B528" w14:textId="50BCF8F1" w:rsidR="00D20498" w:rsidRDefault="00D11F59" w:rsidP="0064646C">
      <w:pPr>
        <w:pStyle w:val="Figuras"/>
        <w:rPr>
          <w:rFonts w:eastAsiaTheme="majorEastAsia"/>
        </w:rPr>
      </w:pPr>
      <w:bookmarkStart w:id="121" w:name="_Toc207809009"/>
      <w:r>
        <w:rPr>
          <w:rFonts w:eastAsiaTheme="majorEastAsia"/>
        </w:rPr>
        <w:t>Figura 20</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tercera prueba</w:t>
      </w:r>
      <w:bookmarkEnd w:id="121"/>
    </w:p>
    <w:p w14:paraId="11390BB4" w14:textId="77777777" w:rsidR="00D20498" w:rsidRDefault="00D20498" w:rsidP="00F212CC">
      <w:pPr>
        <w:rPr>
          <w:b/>
        </w:rPr>
      </w:pPr>
    </w:p>
    <w:p w14:paraId="41B38D8B" w14:textId="55FD523A" w:rsidR="00D20498" w:rsidRDefault="00D20498">
      <w:pPr>
        <w:spacing w:after="160" w:line="259" w:lineRule="auto"/>
        <w:rPr>
          <w:b/>
        </w:rPr>
      </w:pPr>
      <w:r>
        <w:rPr>
          <w:b/>
        </w:rPr>
        <w:br w:type="page"/>
      </w:r>
    </w:p>
    <w:p w14:paraId="39926EDB" w14:textId="4C3CF6EF" w:rsidR="00F212CC" w:rsidRDefault="00F212CC" w:rsidP="00F212CC">
      <w:pPr>
        <w:rPr>
          <w:b/>
        </w:rPr>
      </w:pPr>
      <w:r w:rsidRPr="00F212CC">
        <w:rPr>
          <w:b/>
        </w:rPr>
        <w:lastRenderedPageBreak/>
        <w:t>Resumen modelo de la P</w:t>
      </w:r>
      <w:r>
        <w:rPr>
          <w:b/>
        </w:rPr>
        <w:t>rueba 4</w:t>
      </w:r>
    </w:p>
    <w:p w14:paraId="1228EAF5" w14:textId="77777777" w:rsidR="00F212CC" w:rsidRDefault="00F212CC" w:rsidP="00F212CC">
      <w:pPr>
        <w:rPr>
          <w:b/>
        </w:rPr>
      </w:pPr>
    </w:p>
    <w:p w14:paraId="143F6BB5" w14:textId="2F7625BD" w:rsidR="00A71567" w:rsidRPr="00D20498" w:rsidRDefault="00A71567" w:rsidP="00F212CC">
      <w:r w:rsidRPr="00D20498">
        <w:t>La arquitectura de la prueba 4 es la misma que la de la prueba 1.</w:t>
      </w:r>
    </w:p>
    <w:p w14:paraId="62929FE5" w14:textId="63DF6776" w:rsidR="00A71567" w:rsidRDefault="00A71567" w:rsidP="00F212CC">
      <w:pPr>
        <w:rPr>
          <w:b/>
        </w:rPr>
      </w:pPr>
      <w:r>
        <w:rPr>
          <w:b/>
          <w:noProof/>
        </w:rPr>
        <w:drawing>
          <wp:inline distT="0" distB="0" distL="0" distR="0" wp14:anchorId="3D32CB64" wp14:editId="61A72265">
            <wp:extent cx="5219700" cy="27241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19700" cy="2724150"/>
                    </a:xfrm>
                    <a:prstGeom prst="rect">
                      <a:avLst/>
                    </a:prstGeom>
                    <a:noFill/>
                    <a:ln>
                      <a:noFill/>
                    </a:ln>
                  </pic:spPr>
                </pic:pic>
              </a:graphicData>
            </a:graphic>
          </wp:inline>
        </w:drawing>
      </w:r>
    </w:p>
    <w:p w14:paraId="1EDB74C9" w14:textId="640FE9D4" w:rsidR="00D20498" w:rsidRDefault="00D11F59" w:rsidP="00417A28">
      <w:pPr>
        <w:pStyle w:val="Tablas"/>
      </w:pPr>
      <w:bookmarkStart w:id="122" w:name="_Toc207808986"/>
      <w:r>
        <w:t>Tabla 19</w:t>
      </w:r>
      <w:r w:rsidR="00D20498">
        <w:t xml:space="preserve"> Resumen del Modelo Obtenido de la Prueba Número 4</w:t>
      </w:r>
      <w:bookmarkEnd w:id="122"/>
    </w:p>
    <w:p w14:paraId="5D97AD2D" w14:textId="77777777" w:rsidR="00D20498" w:rsidRDefault="00D20498" w:rsidP="00F212CC">
      <w:pPr>
        <w:rPr>
          <w:b/>
        </w:rPr>
      </w:pPr>
    </w:p>
    <w:p w14:paraId="0C9113DB" w14:textId="6CEF09AD" w:rsidR="00A71567" w:rsidRDefault="00A71567" w:rsidP="00F212CC">
      <w:pPr>
        <w:rPr>
          <w:b/>
        </w:rPr>
      </w:pPr>
      <w:r>
        <w:rPr>
          <w:b/>
          <w:noProof/>
        </w:rPr>
        <w:lastRenderedPageBreak/>
        <w:drawing>
          <wp:inline distT="0" distB="0" distL="0" distR="0" wp14:anchorId="3BD788B2" wp14:editId="72BA3779">
            <wp:extent cx="4600575" cy="491490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22D142B3" w14:textId="2F346A71" w:rsidR="00D20498" w:rsidRDefault="00D11F59" w:rsidP="0064646C">
      <w:pPr>
        <w:pStyle w:val="Figuras"/>
        <w:rPr>
          <w:rFonts w:eastAsiaTheme="majorEastAsia"/>
        </w:rPr>
      </w:pPr>
      <w:bookmarkStart w:id="123" w:name="_Toc207809010"/>
      <w:r>
        <w:rPr>
          <w:rFonts w:eastAsiaTheme="majorEastAsia"/>
        </w:rPr>
        <w:t>Figura 21</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cuarta prueba</w:t>
      </w:r>
      <w:bookmarkEnd w:id="123"/>
    </w:p>
    <w:p w14:paraId="46CA6AD5" w14:textId="77777777" w:rsidR="00F212CC" w:rsidRDefault="00F212CC" w:rsidP="00F212CC">
      <w:pPr>
        <w:rPr>
          <w:b/>
        </w:rPr>
      </w:pPr>
    </w:p>
    <w:p w14:paraId="57CBA4BC" w14:textId="77777777" w:rsidR="002B1596" w:rsidRDefault="002B1596" w:rsidP="00F212CC">
      <w:pPr>
        <w:rPr>
          <w:b/>
        </w:rPr>
      </w:pPr>
    </w:p>
    <w:p w14:paraId="3A7B9484" w14:textId="09C2FB46" w:rsidR="00D20498" w:rsidRDefault="00D20498">
      <w:pPr>
        <w:spacing w:after="160" w:line="259" w:lineRule="auto"/>
        <w:rPr>
          <w:b/>
        </w:rPr>
      </w:pPr>
      <w:r>
        <w:rPr>
          <w:b/>
        </w:rPr>
        <w:br w:type="page"/>
      </w:r>
    </w:p>
    <w:p w14:paraId="42A8063A" w14:textId="0240E428" w:rsidR="00F212CC" w:rsidRDefault="00F212CC" w:rsidP="00F212CC">
      <w:pPr>
        <w:rPr>
          <w:b/>
        </w:rPr>
      </w:pPr>
      <w:r w:rsidRPr="00F212CC">
        <w:rPr>
          <w:b/>
        </w:rPr>
        <w:lastRenderedPageBreak/>
        <w:t>Resumen modelo de la P</w:t>
      </w:r>
      <w:r>
        <w:rPr>
          <w:b/>
        </w:rPr>
        <w:t>rueba 5</w:t>
      </w:r>
    </w:p>
    <w:p w14:paraId="59DA0CDC" w14:textId="3AEDFCAE" w:rsidR="00F212CC" w:rsidRDefault="002B1596" w:rsidP="00F212CC">
      <w:pPr>
        <w:rPr>
          <w:b/>
        </w:rPr>
      </w:pPr>
      <w:r>
        <w:rPr>
          <w:b/>
          <w:noProof/>
        </w:rPr>
        <w:drawing>
          <wp:inline distT="0" distB="0" distL="0" distR="0" wp14:anchorId="3A61A8BB" wp14:editId="1848C659">
            <wp:extent cx="5219700" cy="27432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19700" cy="2743200"/>
                    </a:xfrm>
                    <a:prstGeom prst="rect">
                      <a:avLst/>
                    </a:prstGeom>
                    <a:noFill/>
                    <a:ln>
                      <a:noFill/>
                    </a:ln>
                  </pic:spPr>
                </pic:pic>
              </a:graphicData>
            </a:graphic>
          </wp:inline>
        </w:drawing>
      </w:r>
    </w:p>
    <w:p w14:paraId="1D0C1D59" w14:textId="45815EDF" w:rsidR="00D20498" w:rsidRDefault="00D11F59" w:rsidP="00417A28">
      <w:pPr>
        <w:pStyle w:val="Tablas"/>
      </w:pPr>
      <w:bookmarkStart w:id="124" w:name="_Toc207808987"/>
      <w:r>
        <w:t>Tabla 20</w:t>
      </w:r>
      <w:r w:rsidR="00D20498">
        <w:t xml:space="preserve"> Resumen del Modelo Obtenido de la Prueba Número 5</w:t>
      </w:r>
      <w:bookmarkEnd w:id="124"/>
    </w:p>
    <w:p w14:paraId="15B4F3E9" w14:textId="77777777" w:rsidR="006A1C18" w:rsidRDefault="006A1C18" w:rsidP="00D20498">
      <w:pPr>
        <w:jc w:val="center"/>
      </w:pPr>
    </w:p>
    <w:p w14:paraId="476F89F3" w14:textId="77777777" w:rsidR="00D20498" w:rsidRDefault="00D20498" w:rsidP="00F212CC">
      <w:pPr>
        <w:rPr>
          <w:b/>
        </w:rPr>
      </w:pPr>
    </w:p>
    <w:p w14:paraId="57036977" w14:textId="60C7DD25" w:rsidR="002B1596" w:rsidRDefault="002B1596" w:rsidP="00F212CC">
      <w:pPr>
        <w:rPr>
          <w:b/>
        </w:rPr>
      </w:pPr>
      <w:r>
        <w:rPr>
          <w:b/>
          <w:noProof/>
        </w:rPr>
        <w:lastRenderedPageBreak/>
        <w:drawing>
          <wp:inline distT="0" distB="0" distL="0" distR="0" wp14:anchorId="1EF461A1" wp14:editId="673E6C26">
            <wp:extent cx="4600575" cy="491490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446979F9" w14:textId="3822A99F" w:rsidR="00D20498" w:rsidRDefault="00D11F59" w:rsidP="0064646C">
      <w:pPr>
        <w:pStyle w:val="Figuras"/>
        <w:rPr>
          <w:rFonts w:eastAsiaTheme="majorEastAsia"/>
        </w:rPr>
      </w:pPr>
      <w:bookmarkStart w:id="125" w:name="_Toc207809011"/>
      <w:r>
        <w:rPr>
          <w:rFonts w:eastAsiaTheme="majorEastAsia"/>
        </w:rPr>
        <w:t>Figura 22</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quinta prueba</w:t>
      </w:r>
      <w:bookmarkEnd w:id="125"/>
    </w:p>
    <w:p w14:paraId="6E7BD17F" w14:textId="34BF7002" w:rsidR="00D20498" w:rsidRDefault="00D20498">
      <w:pPr>
        <w:spacing w:after="160" w:line="259" w:lineRule="auto"/>
        <w:rPr>
          <w:b/>
        </w:rPr>
      </w:pPr>
      <w:r>
        <w:rPr>
          <w:b/>
        </w:rPr>
        <w:br w:type="page"/>
      </w:r>
    </w:p>
    <w:p w14:paraId="7E04097F" w14:textId="4E4326EB" w:rsidR="00F212CC" w:rsidRDefault="00F212CC" w:rsidP="00F212CC">
      <w:pPr>
        <w:rPr>
          <w:b/>
        </w:rPr>
      </w:pPr>
      <w:r w:rsidRPr="00F212CC">
        <w:rPr>
          <w:b/>
        </w:rPr>
        <w:lastRenderedPageBreak/>
        <w:t>Resumen modelo de la P</w:t>
      </w:r>
      <w:r>
        <w:rPr>
          <w:b/>
        </w:rPr>
        <w:t>rueba 6</w:t>
      </w:r>
    </w:p>
    <w:p w14:paraId="761E8CF7" w14:textId="77777777" w:rsidR="00F212CC" w:rsidRDefault="00F212CC" w:rsidP="00992BA7"/>
    <w:p w14:paraId="0D12E688" w14:textId="3DA6690F" w:rsidR="00F212CC" w:rsidRDefault="002B1596" w:rsidP="00992BA7">
      <w:r>
        <w:rPr>
          <w:noProof/>
        </w:rPr>
        <w:drawing>
          <wp:inline distT="0" distB="0" distL="0" distR="0" wp14:anchorId="4994A655" wp14:editId="16FE87A4">
            <wp:extent cx="5219700" cy="27241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19700" cy="2724150"/>
                    </a:xfrm>
                    <a:prstGeom prst="rect">
                      <a:avLst/>
                    </a:prstGeom>
                    <a:noFill/>
                    <a:ln>
                      <a:noFill/>
                    </a:ln>
                  </pic:spPr>
                </pic:pic>
              </a:graphicData>
            </a:graphic>
          </wp:inline>
        </w:drawing>
      </w:r>
    </w:p>
    <w:p w14:paraId="32B76869" w14:textId="0E3873F3" w:rsidR="00D20498" w:rsidRDefault="00D11F59" w:rsidP="00417A28">
      <w:pPr>
        <w:pStyle w:val="Tablas"/>
      </w:pPr>
      <w:bookmarkStart w:id="126" w:name="_Toc207808988"/>
      <w:r>
        <w:t>Tabla 21</w:t>
      </w:r>
      <w:r w:rsidR="00D20498">
        <w:t xml:space="preserve"> Resumen del Modelo Obtenido de la Prueba Número 6</w:t>
      </w:r>
      <w:bookmarkEnd w:id="126"/>
    </w:p>
    <w:p w14:paraId="705E7D57" w14:textId="73FB73A1" w:rsidR="00D54459" w:rsidRDefault="00D54459">
      <w:pPr>
        <w:spacing w:after="160" w:line="259" w:lineRule="auto"/>
      </w:pPr>
      <w:r>
        <w:br w:type="page"/>
      </w:r>
    </w:p>
    <w:p w14:paraId="108FDF9A" w14:textId="77777777" w:rsidR="00D54459" w:rsidRDefault="00D54459" w:rsidP="00D20498">
      <w:pPr>
        <w:jc w:val="center"/>
      </w:pPr>
    </w:p>
    <w:p w14:paraId="44E24C4D" w14:textId="705AD667" w:rsidR="002B1596" w:rsidRDefault="002B1596" w:rsidP="00992BA7">
      <w:r>
        <w:rPr>
          <w:noProof/>
        </w:rPr>
        <w:drawing>
          <wp:inline distT="0" distB="0" distL="0" distR="0" wp14:anchorId="235260AF" wp14:editId="0FF620F3">
            <wp:extent cx="4600575" cy="4914900"/>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6AB94E8A" w14:textId="2B6DE09E" w:rsidR="00D20498" w:rsidRDefault="00D11F59" w:rsidP="0064646C">
      <w:pPr>
        <w:pStyle w:val="Figuras"/>
        <w:rPr>
          <w:rFonts w:eastAsiaTheme="majorEastAsia"/>
        </w:rPr>
      </w:pPr>
      <w:bookmarkStart w:id="127" w:name="_Toc207809012"/>
      <w:r>
        <w:rPr>
          <w:rFonts w:eastAsiaTheme="majorEastAsia"/>
        </w:rPr>
        <w:t>Figura 23</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sexta prueba</w:t>
      </w:r>
      <w:bookmarkEnd w:id="127"/>
    </w:p>
    <w:p w14:paraId="7A81D103" w14:textId="613C5786" w:rsidR="00D54459" w:rsidRDefault="00D54459">
      <w:pPr>
        <w:spacing w:after="160" w:line="259" w:lineRule="auto"/>
        <w:rPr>
          <w:rFonts w:eastAsiaTheme="majorEastAsia"/>
        </w:rPr>
      </w:pPr>
      <w:r>
        <w:rPr>
          <w:rFonts w:eastAsiaTheme="majorEastAsia"/>
        </w:rPr>
        <w:br w:type="page"/>
      </w:r>
    </w:p>
    <w:p w14:paraId="62F69E32" w14:textId="77777777" w:rsidR="00D54459" w:rsidRDefault="00D54459" w:rsidP="00D20498">
      <w:pPr>
        <w:jc w:val="center"/>
        <w:rPr>
          <w:rFonts w:eastAsiaTheme="majorEastAsia"/>
        </w:rPr>
      </w:pPr>
    </w:p>
    <w:p w14:paraId="55ED719F" w14:textId="7AB7C65B" w:rsidR="002B1596" w:rsidRDefault="002B1596" w:rsidP="002B1596">
      <w:pPr>
        <w:rPr>
          <w:b/>
        </w:rPr>
      </w:pPr>
      <w:r w:rsidRPr="00F212CC">
        <w:rPr>
          <w:b/>
        </w:rPr>
        <w:t>Resumen modelo de la P</w:t>
      </w:r>
      <w:r>
        <w:rPr>
          <w:b/>
        </w:rPr>
        <w:t>rueba 7</w:t>
      </w:r>
    </w:p>
    <w:p w14:paraId="60A7A2D6" w14:textId="34DB012F" w:rsidR="008226C6" w:rsidRDefault="008226C6" w:rsidP="002B1596">
      <w:pPr>
        <w:rPr>
          <w:b/>
        </w:rPr>
      </w:pPr>
      <w:r>
        <w:rPr>
          <w:b/>
          <w:noProof/>
        </w:rPr>
        <w:drawing>
          <wp:inline distT="0" distB="0" distL="0" distR="0" wp14:anchorId="64E51466" wp14:editId="2D33BCB4">
            <wp:extent cx="5219700" cy="2733675"/>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19700" cy="2733675"/>
                    </a:xfrm>
                    <a:prstGeom prst="rect">
                      <a:avLst/>
                    </a:prstGeom>
                    <a:noFill/>
                    <a:ln>
                      <a:noFill/>
                    </a:ln>
                  </pic:spPr>
                </pic:pic>
              </a:graphicData>
            </a:graphic>
          </wp:inline>
        </w:drawing>
      </w:r>
    </w:p>
    <w:p w14:paraId="221C709D" w14:textId="6D6590CE" w:rsidR="00D20498" w:rsidRDefault="00D20498" w:rsidP="00417A28">
      <w:pPr>
        <w:pStyle w:val="Tablas"/>
      </w:pPr>
      <w:bookmarkStart w:id="128" w:name="_Toc207808989"/>
      <w:r>
        <w:t>Ta</w:t>
      </w:r>
      <w:r w:rsidR="00417A28">
        <w:t>bla 2</w:t>
      </w:r>
      <w:r w:rsidR="00D11F59">
        <w:t>2</w:t>
      </w:r>
      <w:r>
        <w:t xml:space="preserve"> Resumen del Modelo Obtenido de la Prueba Número 7</w:t>
      </w:r>
      <w:bookmarkEnd w:id="128"/>
    </w:p>
    <w:p w14:paraId="2451C77B" w14:textId="77777777" w:rsidR="00D54459" w:rsidRDefault="00D54459" w:rsidP="002B1596">
      <w:pPr>
        <w:rPr>
          <w:b/>
        </w:rPr>
      </w:pPr>
    </w:p>
    <w:p w14:paraId="50C93FF7" w14:textId="6848E339" w:rsidR="008226C6" w:rsidRDefault="008226C6" w:rsidP="002B1596">
      <w:pPr>
        <w:rPr>
          <w:b/>
        </w:rPr>
      </w:pPr>
      <w:r>
        <w:rPr>
          <w:b/>
          <w:noProof/>
        </w:rPr>
        <w:lastRenderedPageBreak/>
        <w:drawing>
          <wp:inline distT="0" distB="0" distL="0" distR="0" wp14:anchorId="180F1A13" wp14:editId="7FFB5716">
            <wp:extent cx="4600575" cy="4914900"/>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59E88C7C" w14:textId="38524021" w:rsidR="00D20498" w:rsidRDefault="00D11F59" w:rsidP="0064646C">
      <w:pPr>
        <w:pStyle w:val="Figuras"/>
        <w:rPr>
          <w:rFonts w:eastAsiaTheme="majorEastAsia"/>
        </w:rPr>
      </w:pPr>
      <w:bookmarkStart w:id="129" w:name="_Toc207809013"/>
      <w:r>
        <w:rPr>
          <w:rFonts w:eastAsiaTheme="majorEastAsia"/>
        </w:rPr>
        <w:t>Figura 24</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séptima prueba</w:t>
      </w:r>
      <w:bookmarkEnd w:id="129"/>
    </w:p>
    <w:p w14:paraId="00550D36" w14:textId="77777777" w:rsidR="00D20498" w:rsidRDefault="00D20498" w:rsidP="002B1596">
      <w:pPr>
        <w:rPr>
          <w:b/>
        </w:rPr>
      </w:pPr>
    </w:p>
    <w:p w14:paraId="4F41ED3B" w14:textId="77777777" w:rsidR="008226C6" w:rsidRDefault="008226C6" w:rsidP="002B1596">
      <w:pPr>
        <w:rPr>
          <w:b/>
        </w:rPr>
      </w:pPr>
    </w:p>
    <w:p w14:paraId="2AC77992" w14:textId="7E7B729F" w:rsidR="00D20498" w:rsidRDefault="00D20498">
      <w:pPr>
        <w:spacing w:after="160" w:line="259" w:lineRule="auto"/>
        <w:rPr>
          <w:b/>
        </w:rPr>
      </w:pPr>
      <w:r>
        <w:rPr>
          <w:b/>
        </w:rPr>
        <w:br w:type="page"/>
      </w:r>
    </w:p>
    <w:p w14:paraId="418F944E" w14:textId="24232861" w:rsidR="002B1596" w:rsidRDefault="002B1596" w:rsidP="002B1596">
      <w:pPr>
        <w:rPr>
          <w:b/>
        </w:rPr>
      </w:pPr>
      <w:r w:rsidRPr="00F212CC">
        <w:rPr>
          <w:b/>
        </w:rPr>
        <w:lastRenderedPageBreak/>
        <w:t>Resumen modelo de la P</w:t>
      </w:r>
      <w:r>
        <w:rPr>
          <w:b/>
        </w:rPr>
        <w:t>rueba 8</w:t>
      </w:r>
    </w:p>
    <w:p w14:paraId="48346B14" w14:textId="060AB0D0" w:rsidR="008226C6" w:rsidRDefault="008226C6" w:rsidP="002B1596">
      <w:pPr>
        <w:rPr>
          <w:b/>
        </w:rPr>
      </w:pPr>
      <w:r>
        <w:rPr>
          <w:b/>
          <w:noProof/>
        </w:rPr>
        <w:drawing>
          <wp:inline distT="0" distB="0" distL="0" distR="0" wp14:anchorId="7076B9E3" wp14:editId="135D86D7">
            <wp:extent cx="5219700" cy="277177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19700" cy="2771775"/>
                    </a:xfrm>
                    <a:prstGeom prst="rect">
                      <a:avLst/>
                    </a:prstGeom>
                    <a:noFill/>
                    <a:ln>
                      <a:noFill/>
                    </a:ln>
                  </pic:spPr>
                </pic:pic>
              </a:graphicData>
            </a:graphic>
          </wp:inline>
        </w:drawing>
      </w:r>
    </w:p>
    <w:p w14:paraId="49E592DD" w14:textId="4AD35F13" w:rsidR="00D20498" w:rsidRDefault="00D20498" w:rsidP="00417A28">
      <w:pPr>
        <w:pStyle w:val="Tablas"/>
      </w:pPr>
      <w:bookmarkStart w:id="130" w:name="_Toc207808990"/>
      <w:r>
        <w:t xml:space="preserve">Tabla </w:t>
      </w:r>
      <w:r w:rsidR="00D11F59">
        <w:t>23</w:t>
      </w:r>
      <w:r w:rsidR="00417A28">
        <w:t xml:space="preserve"> </w:t>
      </w:r>
      <w:r>
        <w:t>Resumen del Modelo Obtenido de la Prueba Número 8</w:t>
      </w:r>
      <w:bookmarkEnd w:id="130"/>
    </w:p>
    <w:p w14:paraId="3918A87B" w14:textId="02044596" w:rsidR="006A1C18" w:rsidRDefault="006A1C18">
      <w:pPr>
        <w:spacing w:after="160" w:line="259" w:lineRule="auto"/>
      </w:pPr>
      <w:r>
        <w:br w:type="page"/>
      </w:r>
    </w:p>
    <w:p w14:paraId="78EE493B" w14:textId="77777777" w:rsidR="006A1C18" w:rsidRDefault="006A1C18" w:rsidP="00D20498">
      <w:pPr>
        <w:jc w:val="center"/>
      </w:pPr>
    </w:p>
    <w:p w14:paraId="632DD2B5" w14:textId="79159ED5" w:rsidR="008226C6" w:rsidRDefault="008226C6" w:rsidP="002B1596">
      <w:pPr>
        <w:rPr>
          <w:b/>
        </w:rPr>
      </w:pPr>
      <w:r>
        <w:rPr>
          <w:b/>
          <w:noProof/>
        </w:rPr>
        <w:drawing>
          <wp:inline distT="0" distB="0" distL="0" distR="0" wp14:anchorId="225BC8F3" wp14:editId="08CE9ACF">
            <wp:extent cx="4600575" cy="491490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00575" cy="4914900"/>
                    </a:xfrm>
                    <a:prstGeom prst="rect">
                      <a:avLst/>
                    </a:prstGeom>
                    <a:noFill/>
                    <a:ln>
                      <a:noFill/>
                    </a:ln>
                  </pic:spPr>
                </pic:pic>
              </a:graphicData>
            </a:graphic>
          </wp:inline>
        </w:drawing>
      </w:r>
    </w:p>
    <w:p w14:paraId="29F20F82" w14:textId="468296B9" w:rsidR="00D84630" w:rsidRPr="00597998" w:rsidRDefault="00D11F59" w:rsidP="0064646C">
      <w:pPr>
        <w:pStyle w:val="Figuras"/>
      </w:pPr>
      <w:bookmarkStart w:id="131" w:name="_Toc207809014"/>
      <w:r>
        <w:rPr>
          <w:rFonts w:eastAsiaTheme="majorEastAsia"/>
        </w:rPr>
        <w:t>Figura 25</w:t>
      </w:r>
      <w:r w:rsidR="00D20498">
        <w:rPr>
          <w:rFonts w:eastAsiaTheme="majorEastAsia"/>
        </w:rPr>
        <w:t xml:space="preserve">: </w:t>
      </w:r>
      <w:r w:rsidR="006A1C18">
        <w:rPr>
          <w:rFonts w:eastAsiaTheme="majorEastAsia"/>
        </w:rPr>
        <w:t xml:space="preserve">Gráfico </w:t>
      </w:r>
      <w:r w:rsidR="00D20498">
        <w:rPr>
          <w:rFonts w:eastAsiaTheme="majorEastAsia"/>
        </w:rPr>
        <w:t xml:space="preserve">Formato </w:t>
      </w:r>
      <w:proofErr w:type="spellStart"/>
      <w:r w:rsidR="00D20498">
        <w:rPr>
          <w:rFonts w:eastAsiaTheme="majorEastAsia"/>
        </w:rPr>
        <w:t>Dot</w:t>
      </w:r>
      <w:proofErr w:type="spellEnd"/>
      <w:r w:rsidR="00D20498">
        <w:rPr>
          <w:rFonts w:eastAsiaTheme="majorEastAsia"/>
        </w:rPr>
        <w:t xml:space="preserve"> de la octava prueba</w:t>
      </w:r>
      <w:bookmarkEnd w:id="131"/>
    </w:p>
    <w:p w14:paraId="29E4A7BD" w14:textId="77777777" w:rsidR="004D0E58" w:rsidRPr="00597998" w:rsidRDefault="004D0E58" w:rsidP="00992BA7"/>
    <w:p w14:paraId="0EB7D412" w14:textId="77777777" w:rsidR="00D84630" w:rsidRPr="00597998" w:rsidRDefault="00D84630" w:rsidP="00992BA7"/>
    <w:p w14:paraId="3BC8E4E6" w14:textId="77777777" w:rsidR="00D84630" w:rsidRPr="00597998" w:rsidRDefault="00D84630" w:rsidP="00992BA7"/>
    <w:p w14:paraId="510CFEF1" w14:textId="02DEC451" w:rsidR="006B46FB" w:rsidRDefault="004833B4">
      <w:pPr>
        <w:spacing w:before="0" w:after="160" w:line="259" w:lineRule="auto"/>
      </w:pPr>
      <w:r w:rsidRPr="00597998">
        <w:br w:type="page"/>
      </w:r>
    </w:p>
    <w:p w14:paraId="0929182F" w14:textId="77777777" w:rsidR="00C3514D" w:rsidRDefault="00C3514D">
      <w:pPr>
        <w:spacing w:before="0" w:after="160" w:line="259" w:lineRule="auto"/>
        <w:sectPr w:rsidR="00C3514D" w:rsidSect="005A72B6">
          <w:headerReference w:type="even" r:id="rId77"/>
          <w:headerReference w:type="default" r:id="rId78"/>
          <w:footerReference w:type="even" r:id="rId79"/>
          <w:footerReference w:type="default" r:id="rId80"/>
          <w:pgSz w:w="11907" w:h="16840" w:code="9"/>
          <w:pgMar w:top="1418" w:right="1418" w:bottom="1418" w:left="2268" w:header="709" w:footer="709" w:gutter="0"/>
          <w:cols w:space="708"/>
          <w:docGrid w:linePitch="360"/>
        </w:sectPr>
      </w:pPr>
    </w:p>
    <w:p w14:paraId="52101347" w14:textId="243E684A" w:rsidR="00C3514D" w:rsidRDefault="00C3514D">
      <w:pPr>
        <w:spacing w:before="0" w:after="160" w:line="259" w:lineRule="auto"/>
      </w:pPr>
    </w:p>
    <w:p w14:paraId="4A0D1E69" w14:textId="77777777" w:rsidR="00C3514D" w:rsidRPr="00C3514D" w:rsidRDefault="00C3514D" w:rsidP="00C3514D"/>
    <w:p w14:paraId="09339F2D" w14:textId="74548A11" w:rsidR="00C3514D" w:rsidRDefault="00C3514D" w:rsidP="00C3514D"/>
    <w:p w14:paraId="6A41ABE7" w14:textId="0D9F4FDD" w:rsidR="00C3514D" w:rsidRDefault="00C3514D" w:rsidP="00C3514D"/>
    <w:p w14:paraId="33C78390" w14:textId="5FB555AF" w:rsidR="00C3514D" w:rsidRDefault="00C3514D" w:rsidP="00C3514D">
      <w:pPr>
        <w:tabs>
          <w:tab w:val="left" w:pos="1530"/>
        </w:tabs>
      </w:pPr>
      <w:r>
        <w:tab/>
      </w:r>
    </w:p>
    <w:p w14:paraId="0BB6E308" w14:textId="61423F49" w:rsidR="00C3514D" w:rsidRDefault="00C3514D" w:rsidP="00C3514D"/>
    <w:p w14:paraId="4582C004" w14:textId="77777777" w:rsidR="00C3514D" w:rsidRPr="00C3514D" w:rsidRDefault="00C3514D" w:rsidP="00C3514D">
      <w:pPr>
        <w:sectPr w:rsidR="00C3514D" w:rsidRPr="00C3514D" w:rsidSect="005A72B6">
          <w:headerReference w:type="even" r:id="rId81"/>
          <w:footerReference w:type="even" r:id="rId82"/>
          <w:pgSz w:w="11907" w:h="16840" w:code="9"/>
          <w:pgMar w:top="1418" w:right="1418" w:bottom="1418" w:left="2268" w:header="709" w:footer="709" w:gutter="0"/>
          <w:cols w:space="708"/>
          <w:docGrid w:linePitch="360"/>
        </w:sectPr>
      </w:pPr>
    </w:p>
    <w:p w14:paraId="7DED8D76" w14:textId="77777777" w:rsidR="005B629A" w:rsidRPr="00E470A1" w:rsidRDefault="005B629A" w:rsidP="00695E0F"/>
    <w:p w14:paraId="1D58EC31" w14:textId="77777777" w:rsidR="005B629A" w:rsidRPr="00E470A1" w:rsidRDefault="005B629A" w:rsidP="00695E0F"/>
    <w:p w14:paraId="7769E53F" w14:textId="77777777" w:rsidR="005B629A" w:rsidRPr="00E470A1" w:rsidRDefault="005B629A" w:rsidP="00695E0F"/>
    <w:p w14:paraId="09B5A8D7" w14:textId="77777777" w:rsidR="005B629A" w:rsidRPr="00E470A1" w:rsidRDefault="005B629A" w:rsidP="00695E0F"/>
    <w:p w14:paraId="191AE80C" w14:textId="77777777" w:rsidR="005B629A" w:rsidRPr="00E470A1" w:rsidRDefault="005B629A" w:rsidP="00695E0F"/>
    <w:p w14:paraId="3BC796AD" w14:textId="3D1EF5D4" w:rsidR="004833B4" w:rsidRPr="007935B8" w:rsidRDefault="00C016C7" w:rsidP="004833B4">
      <w:pPr>
        <w:pStyle w:val="Ttulo1"/>
        <w:rPr>
          <w:lang w:val="en-US"/>
        </w:rPr>
      </w:pPr>
      <w:bookmarkStart w:id="132" w:name="_Toc207808967"/>
      <w:r w:rsidRPr="007935B8">
        <w:rPr>
          <w:lang w:val="en-US"/>
        </w:rPr>
        <w:t>Bibliografía</w:t>
      </w:r>
      <w:bookmarkEnd w:id="132"/>
    </w:p>
    <w:p w14:paraId="67C9A925" w14:textId="40A21AB3" w:rsidR="005B629A" w:rsidRDefault="005B629A">
      <w:pPr>
        <w:spacing w:before="0" w:after="160" w:line="259" w:lineRule="auto"/>
        <w:rPr>
          <w:lang w:val="en-US"/>
        </w:rPr>
      </w:pPr>
      <w:r>
        <w:rPr>
          <w:lang w:val="en-US"/>
        </w:rPr>
        <w:br w:type="page"/>
      </w:r>
    </w:p>
    <w:p w14:paraId="07A8F86A" w14:textId="6E804BC4" w:rsidR="00FC09B1" w:rsidRPr="00FB0264" w:rsidRDefault="008B2A42" w:rsidP="00FC09B1">
      <w:pPr>
        <w:widowControl w:val="0"/>
        <w:autoSpaceDE w:val="0"/>
        <w:autoSpaceDN w:val="0"/>
        <w:adjustRightInd w:val="0"/>
        <w:ind w:left="640" w:hanging="640"/>
        <w:rPr>
          <w:noProof/>
          <w:lang w:val="en-US"/>
        </w:rPr>
      </w:pPr>
      <w:ins w:id="133" w:author="enrique gauto sand" w:date="2022-10-07T17:52:00Z">
        <w:r w:rsidRPr="007B4AF1">
          <w:rPr>
            <w:lang w:val="en-US"/>
          </w:rPr>
          <w:lastRenderedPageBreak/>
          <w:fldChar w:fldCharType="begin" w:fldLock="1"/>
        </w:r>
        <w:r w:rsidRPr="007B4AF1">
          <w:rPr>
            <w:lang w:val="en-US"/>
          </w:rPr>
          <w:instrText xml:space="preserve">ADDIN Mendeley Bibliography CSL_BIBLIOGRAPHY </w:instrText>
        </w:r>
      </w:ins>
      <w:r w:rsidRPr="007B4AF1">
        <w:rPr>
          <w:lang w:val="en-US"/>
        </w:rPr>
        <w:fldChar w:fldCharType="separate"/>
      </w:r>
      <w:r w:rsidR="00FC09B1" w:rsidRPr="00FB0264">
        <w:rPr>
          <w:noProof/>
          <w:lang w:val="en-US"/>
        </w:rPr>
        <w:t>[1]</w:t>
      </w:r>
      <w:r w:rsidR="00FC09B1" w:rsidRPr="00FB0264">
        <w:rPr>
          <w:noProof/>
          <w:lang w:val="en-US"/>
        </w:rPr>
        <w:tab/>
        <w:t xml:space="preserve">N. Petluri and E. Al-Masri, “Web Traffic Prediction of Wikipedia Pages,” </w:t>
      </w:r>
      <w:r w:rsidR="00FC09B1" w:rsidRPr="00FB0264">
        <w:rPr>
          <w:i/>
          <w:iCs/>
          <w:noProof/>
          <w:lang w:val="en-US"/>
        </w:rPr>
        <w:t>Proc. - 2018 IEEE Int. Conf. Big Data, Big Data 2018</w:t>
      </w:r>
      <w:r w:rsidR="00FC09B1" w:rsidRPr="00FB0264">
        <w:rPr>
          <w:noProof/>
          <w:lang w:val="en-US"/>
        </w:rPr>
        <w:t>, pp. 5427–5429, 2019.</w:t>
      </w:r>
    </w:p>
    <w:p w14:paraId="784EAD4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w:t>
      </w:r>
      <w:r w:rsidRPr="00FB0264">
        <w:rPr>
          <w:noProof/>
          <w:lang w:val="en-US"/>
        </w:rPr>
        <w:tab/>
        <w:t>V. Kotu and B. Deshpande, “Chapter 12 - Time Series Forecasting,” V. Kotu and B. B. T.-D. S. (Second E. Deshpande, Eds. Morgan Kaufmann, 2019, pp. 395–445.</w:t>
      </w:r>
    </w:p>
    <w:p w14:paraId="7D5B8F61"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w:t>
      </w:r>
      <w:r w:rsidRPr="00FB0264">
        <w:rPr>
          <w:noProof/>
          <w:lang w:val="en-US"/>
        </w:rPr>
        <w:tab/>
        <w:t xml:space="preserve">K. Zhou, W. Wang, L. Huang, and B. Liu, “Comparative study on the time series forecasting of web traffic based on statistical model and Generative Adversarial model,” </w:t>
      </w:r>
      <w:r w:rsidRPr="00FB0264">
        <w:rPr>
          <w:i/>
          <w:iCs/>
          <w:noProof/>
          <w:lang w:val="en-US"/>
        </w:rPr>
        <w:t>Knowledge-Based Syst.</w:t>
      </w:r>
      <w:r w:rsidRPr="00FB0264">
        <w:rPr>
          <w:noProof/>
          <w:lang w:val="en-US"/>
        </w:rPr>
        <w:t>, vol. 213, p. 106467, Feb. 2021.</w:t>
      </w:r>
    </w:p>
    <w:p w14:paraId="3C987ACB"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w:t>
      </w:r>
      <w:r w:rsidRPr="00FB0264">
        <w:rPr>
          <w:noProof/>
          <w:lang w:val="en-US"/>
        </w:rPr>
        <w:tab/>
        <w:t xml:space="preserve">S. Hochreiter and J. Schmidhuber, “Long Short-Term Memory,” </w:t>
      </w:r>
      <w:r w:rsidRPr="00FB0264">
        <w:rPr>
          <w:i/>
          <w:iCs/>
          <w:noProof/>
          <w:lang w:val="en-US"/>
        </w:rPr>
        <w:t>Neural Comput.</w:t>
      </w:r>
      <w:r w:rsidRPr="00FB0264">
        <w:rPr>
          <w:noProof/>
          <w:lang w:val="en-US"/>
        </w:rPr>
        <w:t>, vol. 9, no. 8, pp. 1735–1780, Nov. 1997.</w:t>
      </w:r>
    </w:p>
    <w:p w14:paraId="40AB8FA5"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[5]</w:t>
      </w:r>
      <w:r w:rsidRPr="00FB0264">
        <w:rPr>
          <w:noProof/>
          <w:lang w:val="en-US"/>
        </w:rPr>
        <w:tab/>
        <w:t xml:space="preserve">K. Zhou, W. Wang, L. Huang, and B. Liu, “Comparative study on the time series forecasting of web traffic based on statistical model and Generative Adversarial model,” </w:t>
      </w:r>
      <w:r w:rsidRPr="00FB0264">
        <w:rPr>
          <w:i/>
          <w:iCs/>
          <w:noProof/>
          <w:lang w:val="en-US"/>
        </w:rPr>
        <w:t>Knowledge-Based Syst.</w:t>
      </w:r>
      <w:r w:rsidRPr="00FB0264">
        <w:rPr>
          <w:noProof/>
          <w:lang w:val="en-US"/>
        </w:rPr>
        <w:t>, vol. 213, Feb. 2021.</w:t>
      </w:r>
    </w:p>
    <w:p w14:paraId="10B274E0"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[6]</w:t>
      </w:r>
      <w:r w:rsidRPr="00FB0264">
        <w:rPr>
          <w:noProof/>
          <w:lang w:val="en-US"/>
        </w:rPr>
        <w:tab/>
        <w:t>“Prophet: forecasting at scale.” [Online]. Available: https://research.facebook.com/blog/2017/2/prophet-forecasting-at-scale/. [Accessed: 24-Oct-2020].</w:t>
      </w:r>
    </w:p>
    <w:p w14:paraId="293A773D"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[7]</w:t>
      </w:r>
      <w:r w:rsidRPr="00FB0264">
        <w:rPr>
          <w:noProof/>
          <w:lang w:val="en-US"/>
        </w:rPr>
        <w:tab/>
        <w:t xml:space="preserve">R. Casado-Vara, A. M. del Rey, D. Pérez-Palau, L. De-La-fuente-valentín, and J. M. Corchado, “Web Traffic Time Series Forecasting Using LSTM Neural Networks with Distributed Asynchronous Training,” </w:t>
      </w:r>
      <w:r w:rsidRPr="00FB0264">
        <w:rPr>
          <w:i/>
          <w:iCs/>
          <w:noProof/>
          <w:lang w:val="en-US"/>
        </w:rPr>
        <w:t>Math. 2021, Vol. 9, Page 421</w:t>
      </w:r>
      <w:r w:rsidRPr="00FB0264">
        <w:rPr>
          <w:noProof/>
          <w:lang w:val="en-US"/>
        </w:rPr>
        <w:t>, vol. 9, no. 4, p. 421, Feb. 2021.</w:t>
      </w:r>
    </w:p>
    <w:p w14:paraId="42FD2C09"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[8]</w:t>
      </w:r>
      <w:r w:rsidRPr="00FB0264">
        <w:rPr>
          <w:noProof/>
          <w:lang w:val="en-US"/>
        </w:rPr>
        <w:tab/>
        <w:t xml:space="preserve">W. Wang and Y. Lu, “Analysis of the Mean Absolute Error (MAE) and the Root Mean Square Error (RMSE) in Assessing Rounding Model,” in </w:t>
      </w:r>
      <w:r w:rsidRPr="00FB0264">
        <w:rPr>
          <w:i/>
          <w:iCs/>
          <w:noProof/>
          <w:lang w:val="en-US"/>
        </w:rPr>
        <w:t>IOP Conference Series: Materials Science and Engineering</w:t>
      </w:r>
      <w:r w:rsidRPr="00FB0264">
        <w:rPr>
          <w:noProof/>
          <w:lang w:val="en-US"/>
        </w:rPr>
        <w:t>, 2018, vol. 324, no. 1.</w:t>
      </w:r>
    </w:p>
    <w:p w14:paraId="058F3D0D"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[9]</w:t>
      </w:r>
      <w:r w:rsidRPr="00FB0264">
        <w:rPr>
          <w:noProof/>
          <w:lang w:val="en-US"/>
        </w:rPr>
        <w:tab/>
        <w:t xml:space="preserve">P. J. Huber, “Robust Estimation of a Location Parameter,” in </w:t>
      </w:r>
      <w:r w:rsidRPr="00FB0264">
        <w:rPr>
          <w:i/>
          <w:iCs/>
          <w:noProof/>
          <w:lang w:val="en-US"/>
        </w:rPr>
        <w:t>Breakthroughs in Statistics: Methodology and Distribution</w:t>
      </w:r>
      <w:r w:rsidRPr="00FB0264">
        <w:rPr>
          <w:noProof/>
          <w:lang w:val="en-US"/>
        </w:rPr>
        <w:t>, S. Kotz and N. L. Johnson, Eds. New York, NY: Springer New York, 1992, pp. 492–518.</w:t>
      </w:r>
    </w:p>
    <w:p w14:paraId="6325BECA"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[10]</w:t>
      </w:r>
      <w:r w:rsidRPr="00FB0264">
        <w:rPr>
          <w:noProof/>
          <w:lang w:val="en-US"/>
        </w:rPr>
        <w:tab/>
        <w:t xml:space="preserve">K. Cho </w:t>
      </w:r>
      <w:r w:rsidRPr="00FB0264">
        <w:rPr>
          <w:i/>
          <w:iCs/>
          <w:noProof/>
          <w:lang w:val="en-US"/>
        </w:rPr>
        <w:t>et al.</w:t>
      </w:r>
      <w:r w:rsidRPr="00FB0264">
        <w:rPr>
          <w:noProof/>
          <w:lang w:val="en-US"/>
        </w:rPr>
        <w:t xml:space="preserve">, “Learning phrase representations using RNN encoder-decoder for statistical machine translation,” in </w:t>
      </w:r>
      <w:r w:rsidRPr="00FB0264">
        <w:rPr>
          <w:i/>
          <w:iCs/>
          <w:noProof/>
          <w:lang w:val="en-US"/>
        </w:rPr>
        <w:t xml:space="preserve">EMNLP 2014 - 2014 Conference on Empirical Methods in Natural Language Processing, Proceedings of the </w:t>
      </w:r>
      <w:r w:rsidRPr="00FB0264">
        <w:rPr>
          <w:i/>
          <w:iCs/>
          <w:noProof/>
          <w:lang w:val="en-US"/>
        </w:rPr>
        <w:lastRenderedPageBreak/>
        <w:t>Conference</w:t>
      </w:r>
      <w:r w:rsidRPr="00FB0264">
        <w:rPr>
          <w:noProof/>
          <w:lang w:val="en-US"/>
        </w:rPr>
        <w:t>, 2014, pp. 1724–1734.</w:t>
      </w:r>
    </w:p>
    <w:p w14:paraId="3A152586"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[11]</w:t>
      </w:r>
      <w:r w:rsidRPr="00FB0264">
        <w:rPr>
          <w:noProof/>
          <w:lang w:val="en-US"/>
        </w:rPr>
        <w:tab/>
        <w:t>“Web Traffic Time Series Forecasting,” 2017. [Online]. Available: https://www.kaggle.com/c/web-traffic-time-series-forecasting/discussion/39367. [Accessed: 12-Oct-2022].</w:t>
      </w:r>
    </w:p>
    <w:p w14:paraId="584D4CDC"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[12]</w:t>
      </w:r>
      <w:r w:rsidRPr="00FB0264">
        <w:rPr>
          <w:noProof/>
          <w:lang w:val="en-US"/>
        </w:rPr>
        <w:tab/>
        <w:t>“Choosing the correct error metric: MAPE vs. sMAPE,” 2020. [Online]. Available: https://towardsdatascience.com/choosing-the-correct-error-metric-mape-vs-smape-5328dec53fac. [Accessed: 12-Oct-2022].</w:t>
      </w:r>
    </w:p>
    <w:p w14:paraId="288A8331"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[13]</w:t>
      </w:r>
      <w:r w:rsidRPr="00FB0264">
        <w:rPr>
          <w:noProof/>
          <w:lang w:val="en-US"/>
        </w:rPr>
        <w:tab/>
        <w:t xml:space="preserve">C. Kuranga and N. Pillay, “A comparative study of nonlinear regression and autoregressive techniques in hybrid with particle swarm optimization for time-series forecasting,” </w:t>
      </w:r>
      <w:r w:rsidRPr="00FB0264">
        <w:rPr>
          <w:i/>
          <w:iCs/>
          <w:noProof/>
          <w:lang w:val="en-US"/>
        </w:rPr>
        <w:t>Expert Syst. Appl.</w:t>
      </w:r>
      <w:r w:rsidRPr="00FB0264">
        <w:rPr>
          <w:noProof/>
          <w:lang w:val="en-US"/>
        </w:rPr>
        <w:t>, vol. 190, Mar. 2022.</w:t>
      </w:r>
    </w:p>
    <w:p w14:paraId="64D7BE86"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[14]</w:t>
      </w:r>
      <w:r w:rsidRPr="00FB0264">
        <w:rPr>
          <w:noProof/>
          <w:lang w:val="en-US"/>
        </w:rPr>
        <w:tab/>
        <w:t xml:space="preserve">P. Khanarsa, A. Luangsodsai, K. Sinapiromsaran, I. F. Astachova, K. A. Makoviy, and Y. V Khitskova, “Possibilities for predicting the state of usability web resources,” </w:t>
      </w:r>
      <w:r w:rsidRPr="00FB0264">
        <w:rPr>
          <w:i/>
          <w:iCs/>
          <w:noProof/>
          <w:lang w:val="en-US"/>
        </w:rPr>
        <w:t>J. Phys. Conf. Ser.</w:t>
      </w:r>
      <w:r w:rsidRPr="00FB0264">
        <w:rPr>
          <w:noProof/>
          <w:lang w:val="en-US"/>
        </w:rPr>
        <w:t>, vol. 1902, no. 1, p. 012029, May 2021.</w:t>
      </w:r>
    </w:p>
    <w:p w14:paraId="43B4FEB6"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[15]</w:t>
      </w:r>
      <w:r w:rsidRPr="00FB0264">
        <w:rPr>
          <w:noProof/>
          <w:lang w:val="en-US"/>
        </w:rPr>
        <w:tab/>
        <w:t xml:space="preserve">D. Deng, F. Karl, F. Hutter, B. Bischl, and M. Lindauer, “Efficient Automated Deep Learning for Time Series Forecasting,” in </w:t>
      </w:r>
      <w:r w:rsidRPr="00FB0264">
        <w:rPr>
          <w:i/>
          <w:iCs/>
          <w:noProof/>
          <w:lang w:val="en-US"/>
        </w:rPr>
        <w:t>Lecture Notes in Computer Science (including subseries Lecture Notes in Artificial Intelligence and Lecture Notes in Bioinformatics)</w:t>
      </w:r>
      <w:r w:rsidRPr="00FB0264">
        <w:rPr>
          <w:noProof/>
          <w:lang w:val="en-US"/>
        </w:rPr>
        <w:t>, 2023, vol. 13715 LNAI, pp. 664–680.</w:t>
      </w:r>
    </w:p>
    <w:p w14:paraId="119C5267"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[16]</w:t>
      </w:r>
      <w:r w:rsidRPr="00FB0264">
        <w:rPr>
          <w:noProof/>
          <w:lang w:val="en-US"/>
        </w:rPr>
        <w:tab/>
        <w:t xml:space="preserve">S. Xu, C. Han, and C. Ran, “A Time Series Combined Forecasting Model Based on Prophet-LGBM,” in </w:t>
      </w:r>
      <w:r w:rsidRPr="00FB0264">
        <w:rPr>
          <w:i/>
          <w:iCs/>
          <w:noProof/>
          <w:lang w:val="en-US"/>
        </w:rPr>
        <w:t>ACM International Conference Proceeding Series</w:t>
      </w:r>
      <w:r w:rsidRPr="00FB0264">
        <w:rPr>
          <w:noProof/>
          <w:lang w:val="en-US"/>
        </w:rPr>
        <w:t>, 2021.</w:t>
      </w:r>
    </w:p>
    <w:p w14:paraId="3511FB6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[17]</w:t>
      </w:r>
      <w:r w:rsidRPr="00FB0264">
        <w:rPr>
          <w:noProof/>
          <w:lang w:val="en-US"/>
        </w:rPr>
        <w:tab/>
        <w:t xml:space="preserve">D. Quoc Nguyen, M. Nguyet Phan, and I. Zelinka, “Periodic Time Series Forecasting with Bidirectional Long Short-Term Memory: Periodic Time Series Forecasting with Bidirectional LSTM,” </w:t>
      </w:r>
      <w:r w:rsidRPr="00FB0264">
        <w:rPr>
          <w:i/>
          <w:iCs/>
          <w:noProof/>
          <w:lang w:val="en-US"/>
        </w:rPr>
        <w:t>ACM Int. Conf. Proceeding Ser.</w:t>
      </w:r>
      <w:r w:rsidRPr="00FB0264">
        <w:rPr>
          <w:noProof/>
          <w:lang w:val="en-US"/>
        </w:rPr>
        <w:t>, pp. 60–64, 2021.</w:t>
      </w:r>
    </w:p>
    <w:p w14:paraId="0DE785C7"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[18]</w:t>
      </w:r>
      <w:r w:rsidRPr="00FB0264">
        <w:rPr>
          <w:noProof/>
          <w:lang w:val="en-US"/>
        </w:rPr>
        <w:tab/>
        <w:t>“The M3-Competition Database.” [Online]. Available: https://forecasters.org/resources/time-series-data/m3-competition/. [Accessed: 18-Oct-2022].</w:t>
      </w:r>
    </w:p>
    <w:p w14:paraId="0603DC78"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[19]</w:t>
      </w:r>
      <w:r w:rsidRPr="00FB0264">
        <w:rPr>
          <w:noProof/>
          <w:lang w:val="en-US"/>
        </w:rPr>
        <w:tab/>
        <w:t>A. Botchkarev, “Performance Metrics (Error Measures) in Machine Learning Regression, Forecasting and Prognostics: Properties and Typology,” 2018.</w:t>
      </w:r>
    </w:p>
    <w:p w14:paraId="5D2D8B68"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lastRenderedPageBreak/>
        <w:t>[20]</w:t>
      </w:r>
      <w:r w:rsidRPr="00FB0264">
        <w:rPr>
          <w:noProof/>
          <w:lang w:val="en-US"/>
        </w:rPr>
        <w:tab/>
        <w:t xml:space="preserve">P. Chapman </w:t>
      </w:r>
      <w:r w:rsidRPr="00FB0264">
        <w:rPr>
          <w:i/>
          <w:iCs/>
          <w:noProof/>
          <w:lang w:val="en-US"/>
        </w:rPr>
        <w:t>et al.</w:t>
      </w:r>
      <w:r w:rsidRPr="00FB0264">
        <w:rPr>
          <w:noProof/>
          <w:lang w:val="en-US"/>
        </w:rPr>
        <w:t xml:space="preserve">, “CRISP-DM 1.0: Step-by-step data mining guide,” </w:t>
      </w:r>
      <w:r w:rsidRPr="00FB0264">
        <w:rPr>
          <w:i/>
          <w:iCs/>
          <w:noProof/>
          <w:lang w:val="en-US"/>
        </w:rPr>
        <w:t>SPSS inc</w:t>
      </w:r>
      <w:r w:rsidRPr="00FB0264">
        <w:rPr>
          <w:noProof/>
          <w:lang w:val="en-US"/>
        </w:rPr>
        <w:t>, vol. 9, no. 13, pp. 1–73, 2000.</w:t>
      </w:r>
    </w:p>
    <w:p w14:paraId="374A0E3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[21]</w:t>
      </w:r>
      <w:r w:rsidRPr="00FB0264">
        <w:rPr>
          <w:noProof/>
          <w:lang w:val="en-US"/>
        </w:rPr>
        <w:tab/>
        <w:t xml:space="preserve">C. Schröer, F. Kruse, and J. M. Gómez, “A systematic literature review on applying CRISP-DM process model,” in </w:t>
      </w:r>
      <w:r w:rsidRPr="00FB0264">
        <w:rPr>
          <w:i/>
          <w:iCs/>
          <w:noProof/>
          <w:lang w:val="en-US"/>
        </w:rPr>
        <w:t>Procedia Computer Science</w:t>
      </w:r>
      <w:r w:rsidRPr="00FB0264">
        <w:rPr>
          <w:noProof/>
          <w:lang w:val="en-US"/>
        </w:rPr>
        <w:t>, 2021, vol. 181, pp. 526–534.</w:t>
      </w:r>
    </w:p>
    <w:p w14:paraId="2F1124DC" w14:textId="77777777" w:rsidR="00FC09B1" w:rsidRPr="00FC09B1" w:rsidRDefault="00FC09B1" w:rsidP="00FC09B1">
      <w:pPr>
        <w:widowControl w:val="0"/>
        <w:autoSpaceDE w:val="0"/>
        <w:autoSpaceDN w:val="0"/>
        <w:adjustRightInd w:val="0"/>
        <w:ind w:left="640" w:hanging="640"/>
        <w:rPr>
          <w:noProof/>
        </w:rPr>
      </w:pPr>
      <w:r w:rsidRPr="00FB0264">
        <w:rPr>
          <w:noProof/>
          <w:lang w:val="en-US"/>
        </w:rPr>
        <w:t>[22]</w:t>
      </w:r>
      <w:r w:rsidRPr="00FB0264">
        <w:rPr>
          <w:noProof/>
          <w:lang w:val="en-US"/>
        </w:rPr>
        <w:tab/>
        <w:t xml:space="preserve">Python Software Foundation, “Python 3.12.1 documentation.” [Online]. Available: https://docs.python.org/3/. </w:t>
      </w:r>
      <w:r w:rsidRPr="00FC09B1">
        <w:rPr>
          <w:noProof/>
        </w:rPr>
        <w:t>[Accessed: 02-Feb-2024].</w:t>
      </w:r>
    </w:p>
    <w:p w14:paraId="3FBFD893" w14:textId="77777777" w:rsidR="00FC09B1" w:rsidRPr="00FB0264" w:rsidRDefault="00FC09B1" w:rsidP="00FC09B1">
      <w:pPr>
        <w:widowControl w:val="0"/>
        <w:autoSpaceDE w:val="0"/>
        <w:autoSpaceDN w:val="0"/>
        <w:adjustRightInd w:val="0"/>
        <w:ind w:left="640" w:hanging="640"/>
        <w:rPr>
          <w:noProof/>
          <w:lang w:val="en-US"/>
        </w:rPr>
      </w:pPr>
      <w:r w:rsidRPr="00FC09B1">
        <w:rPr>
          <w:noProof/>
        </w:rPr>
        <w:t>[23]</w:t>
      </w:r>
      <w:r w:rsidRPr="00FC09B1">
        <w:rPr>
          <w:noProof/>
        </w:rPr>
        <w:tab/>
        <w:t xml:space="preserve">Google, “Plataforma de archivos compartidos y almacenamiento personal en la nube - Google.” </w:t>
      </w:r>
      <w:r w:rsidRPr="00FB0264">
        <w:rPr>
          <w:noProof/>
          <w:lang w:val="en-US"/>
        </w:rPr>
        <w:t>[Online]. Available: https://www.google.com/intl/es-419_ar/drive/. [Accessed: 02-Feb-2024].</w:t>
      </w:r>
    </w:p>
    <w:p w14:paraId="3DE45246" w14:textId="77777777" w:rsidR="00FC09B1" w:rsidRPr="00FC09B1" w:rsidRDefault="00FC09B1" w:rsidP="00FC09B1">
      <w:pPr>
        <w:widowControl w:val="0"/>
        <w:autoSpaceDE w:val="0"/>
        <w:autoSpaceDN w:val="0"/>
        <w:adjustRightInd w:val="0"/>
        <w:ind w:left="640" w:hanging="640"/>
        <w:rPr>
          <w:noProof/>
        </w:rPr>
      </w:pPr>
      <w:r w:rsidRPr="00FB0264">
        <w:rPr>
          <w:noProof/>
          <w:lang w:val="en-US"/>
        </w:rPr>
        <w:t>[24]</w:t>
      </w:r>
      <w:r w:rsidRPr="00FB0264">
        <w:rPr>
          <w:noProof/>
          <w:lang w:val="en-US"/>
        </w:rPr>
        <w:tab/>
        <w:t xml:space="preserve">Google and Google Lcc, “Ayuda de Google,” </w:t>
      </w:r>
      <w:r w:rsidRPr="00FB0264">
        <w:rPr>
          <w:i/>
          <w:iCs/>
          <w:noProof/>
          <w:lang w:val="en-US"/>
        </w:rPr>
        <w:t>Ayuda de Google</w:t>
      </w:r>
      <w:r w:rsidRPr="00FB0264">
        <w:rPr>
          <w:noProof/>
          <w:lang w:val="en-US"/>
        </w:rPr>
        <w:t xml:space="preserve">, 2023. [Online]. </w:t>
      </w:r>
      <w:r w:rsidRPr="00FC09B1">
        <w:rPr>
          <w:noProof/>
        </w:rPr>
        <w:t>Available: https://support.google.com/. [Accessed: 02-Feb-2024].</w:t>
      </w:r>
    </w:p>
    <w:p w14:paraId="7B351D38" w14:textId="77777777" w:rsidR="00FC09B1" w:rsidRPr="00FB0264" w:rsidRDefault="00FC09B1" w:rsidP="00FC09B1">
      <w:pPr>
        <w:widowControl w:val="0"/>
        <w:autoSpaceDE w:val="0"/>
        <w:autoSpaceDN w:val="0"/>
        <w:adjustRightInd w:val="0"/>
        <w:ind w:left="640" w:hanging="640"/>
        <w:rPr>
          <w:noProof/>
          <w:lang w:val="en-US"/>
        </w:rPr>
      </w:pPr>
      <w:r w:rsidRPr="00FC09B1">
        <w:rPr>
          <w:noProof/>
        </w:rPr>
        <w:t>[25]</w:t>
      </w:r>
      <w:r w:rsidRPr="00FC09B1">
        <w:rPr>
          <w:noProof/>
        </w:rPr>
        <w:tab/>
        <w:t xml:space="preserve">Microsoft corporation, “Microsoft: Nube, aplicaciones y juegos,” </w:t>
      </w:r>
      <w:r w:rsidRPr="00FC09B1">
        <w:rPr>
          <w:i/>
          <w:iCs/>
          <w:noProof/>
        </w:rPr>
        <w:t>Microsoft: Nube, aplicaciones y juegos</w:t>
      </w:r>
      <w:r w:rsidRPr="00FC09B1">
        <w:rPr>
          <w:noProof/>
        </w:rPr>
        <w:t xml:space="preserve">, 2023. </w:t>
      </w:r>
      <w:r w:rsidRPr="00FB0264">
        <w:rPr>
          <w:noProof/>
          <w:lang w:val="en-US"/>
        </w:rPr>
        <w:t>[Online]. Available: https://www.microsoft.com/es-ar/. [Accessed: 16-Apr-2024].</w:t>
      </w:r>
    </w:p>
    <w:p w14:paraId="3FAEECB9" w14:textId="77777777" w:rsidR="00FC09B1" w:rsidRPr="00FC09B1" w:rsidRDefault="00FC09B1" w:rsidP="00FC09B1">
      <w:pPr>
        <w:widowControl w:val="0"/>
        <w:autoSpaceDE w:val="0"/>
        <w:autoSpaceDN w:val="0"/>
        <w:adjustRightInd w:val="0"/>
        <w:ind w:left="640" w:hanging="640"/>
        <w:rPr>
          <w:noProof/>
        </w:rPr>
      </w:pPr>
      <w:r w:rsidRPr="00FB0264">
        <w:rPr>
          <w:noProof/>
          <w:lang w:val="en-US"/>
        </w:rPr>
        <w:t>[26]</w:t>
      </w:r>
      <w:r w:rsidRPr="00FB0264">
        <w:rPr>
          <w:noProof/>
          <w:lang w:val="en-US"/>
        </w:rPr>
        <w:tab/>
        <w:t xml:space="preserve">Numpy.org, “NumPy Documentation.” [Online]. Available: https://numpy.org/doc/. </w:t>
      </w:r>
      <w:r w:rsidRPr="00FC09B1">
        <w:rPr>
          <w:noProof/>
        </w:rPr>
        <w:t>[Accessed: 05-Feb-2024].</w:t>
      </w:r>
    </w:p>
    <w:p w14:paraId="34BC46F4" w14:textId="77777777" w:rsidR="00FC09B1" w:rsidRPr="00FB0264" w:rsidRDefault="00FC09B1" w:rsidP="00FC09B1">
      <w:pPr>
        <w:widowControl w:val="0"/>
        <w:autoSpaceDE w:val="0"/>
        <w:autoSpaceDN w:val="0"/>
        <w:adjustRightInd w:val="0"/>
        <w:ind w:left="640" w:hanging="640"/>
        <w:rPr>
          <w:noProof/>
          <w:lang w:val="en-US"/>
        </w:rPr>
      </w:pPr>
      <w:r w:rsidRPr="00FC09B1">
        <w:rPr>
          <w:noProof/>
        </w:rPr>
        <w:t>[27]</w:t>
      </w:r>
      <w:r w:rsidRPr="00FC09B1">
        <w:rPr>
          <w:noProof/>
        </w:rPr>
        <w:tab/>
        <w:t xml:space="preserve">Google Lcc, “TensorFlow es una plataforma de código abierto de extremo a extremo para el aprendizaje automático.” </w:t>
      </w:r>
      <w:r w:rsidRPr="00FB0264">
        <w:rPr>
          <w:noProof/>
          <w:lang w:val="en-US"/>
        </w:rPr>
        <w:t>[Online]. Available: https://www.tensorflow.org/. [Accessed: 05-Feb-2024].</w:t>
      </w:r>
    </w:p>
    <w:p w14:paraId="35FADF00"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[28]</w:t>
      </w:r>
      <w:r w:rsidRPr="00FB0264">
        <w:rPr>
          <w:noProof/>
          <w:lang w:val="en-US"/>
        </w:rPr>
        <w:tab/>
        <w:t>NumFOCUS I, “About pandas.” [Online]. Available: https://pandas.pydata.org/about/. [Accessed: 06-Feb-2024].</w:t>
      </w:r>
    </w:p>
    <w:p w14:paraId="7449CD1A"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[29]</w:t>
      </w:r>
      <w:r w:rsidRPr="00FB0264">
        <w:rPr>
          <w:noProof/>
          <w:lang w:val="en-US"/>
        </w:rPr>
        <w:tab/>
        <w:t>The Matplotlib development team, “Matplotlib: Visualization with Python.” [Online]. Available: https://matplotlib.org/. [Accessed: 06-Feb-2024].</w:t>
      </w:r>
    </w:p>
    <w:p w14:paraId="4E4E50EF"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[30]</w:t>
      </w:r>
      <w:r w:rsidRPr="00FB0264">
        <w:rPr>
          <w:noProof/>
          <w:lang w:val="en-US"/>
        </w:rPr>
        <w:tab/>
        <w:t>Google, “Google Colab.” [Online]. Available: https://research.google.com/colaboratory. [Accessed: 02-Feb-2024].</w:t>
      </w:r>
    </w:p>
    <w:p w14:paraId="2D83CFA5"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[31]</w:t>
      </w:r>
      <w:r w:rsidRPr="00FB0264">
        <w:rPr>
          <w:noProof/>
          <w:lang w:val="en-US"/>
        </w:rPr>
        <w:tab/>
        <w:t>GitHub, “Acerca de Git.” [Online]. Available: https://docs.github.com/es/get-started/using-git/about-git. [Accessed: 06-Feb-2024].</w:t>
      </w:r>
    </w:p>
    <w:p w14:paraId="34C1B938"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lastRenderedPageBreak/>
        <w:t>[32]</w:t>
      </w:r>
      <w:r w:rsidRPr="00FB0264">
        <w:rPr>
          <w:noProof/>
          <w:lang w:val="en-US"/>
        </w:rPr>
        <w:tab/>
        <w:t>Google Lcc, “Introduction to the Keras Tuner.” [Online]. Available: https://www.tensorflow.org/tutorials/keras/keras_tuner. [Accessed: 15-Feb-2024].</w:t>
      </w:r>
    </w:p>
    <w:p w14:paraId="06EB6FBD"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[33]</w:t>
      </w:r>
      <w:r w:rsidRPr="00FB0264">
        <w:rPr>
          <w:noProof/>
          <w:lang w:val="en-US"/>
        </w:rPr>
        <w:tab/>
        <w:t>F. Chollet and Others, “Keras,” 2015. [Online]. Available: https://keras.io. [Accessed: 15-Feb-2024].</w:t>
      </w:r>
    </w:p>
    <w:p w14:paraId="112A69B3"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[34]</w:t>
      </w:r>
      <w:r w:rsidRPr="00FB0264">
        <w:rPr>
          <w:noProof/>
          <w:lang w:val="en-US"/>
        </w:rPr>
        <w:tab/>
        <w:t xml:space="preserve">T. O’Malley </w:t>
      </w:r>
      <w:r w:rsidRPr="00FB0264">
        <w:rPr>
          <w:i/>
          <w:iCs/>
          <w:noProof/>
          <w:lang w:val="en-US"/>
        </w:rPr>
        <w:t>et al.</w:t>
      </w:r>
      <w:r w:rsidRPr="00FB0264">
        <w:rPr>
          <w:noProof/>
          <w:lang w:val="en-US"/>
        </w:rPr>
        <w:t>, “KerasTuner,” 2019. [Online]. Available: https://keras.io/api/keras_tuner/tuners/base_tuner/. [Accessed: 15-Feb-2024].</w:t>
      </w:r>
    </w:p>
    <w:p w14:paraId="2325A8CF"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[35]</w:t>
      </w:r>
      <w:r w:rsidRPr="00FB0264">
        <w:rPr>
          <w:noProof/>
          <w:lang w:val="en-US"/>
        </w:rPr>
        <w:tab/>
        <w:t xml:space="preserve">L. Li, K. Jamieson, G. DeSalvo, A. Rostamizadeh, and A. Talwalkar, “Hyperband: A novel bandit-based approach to hyperparameter optimization,” </w:t>
      </w:r>
      <w:r w:rsidRPr="00FB0264">
        <w:rPr>
          <w:i/>
          <w:iCs/>
          <w:noProof/>
          <w:lang w:val="en-US"/>
        </w:rPr>
        <w:t>J. Mach. Learn. Res.</w:t>
      </w:r>
      <w:r w:rsidRPr="00FB0264">
        <w:rPr>
          <w:noProof/>
          <w:lang w:val="en-US"/>
        </w:rPr>
        <w:t>, vol. 18, pp. 1–52, 2018.</w:t>
      </w:r>
    </w:p>
    <w:p w14:paraId="76C9CA30"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[36]</w:t>
      </w:r>
      <w:r w:rsidRPr="00FB0264">
        <w:rPr>
          <w:noProof/>
          <w:lang w:val="en-US"/>
        </w:rPr>
        <w:tab/>
        <w:t xml:space="preserve">J. Bergstra and B. Yoshua, “Random search for hyper-parameter optimization,” </w:t>
      </w:r>
      <w:r w:rsidRPr="00FB0264">
        <w:rPr>
          <w:i/>
          <w:iCs/>
          <w:noProof/>
          <w:lang w:val="en-US"/>
        </w:rPr>
        <w:t>J. Mach. Learn. Res.</w:t>
      </w:r>
      <w:r w:rsidRPr="00FB0264">
        <w:rPr>
          <w:noProof/>
          <w:lang w:val="en-US"/>
        </w:rPr>
        <w:t>, vol. 13, no. 10, pp. 281–305, 2012.</w:t>
      </w:r>
    </w:p>
    <w:p w14:paraId="365E8E19"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[37]</w:t>
      </w:r>
      <w:r w:rsidRPr="00FB0264">
        <w:rPr>
          <w:noProof/>
          <w:lang w:val="en-US"/>
        </w:rPr>
        <w:tab/>
        <w:t xml:space="preserve">J. Snoek, H. Larochelle, and R. P. Adams, “Practical Bayesian Optimization of Machine Learning Algorithms,” </w:t>
      </w:r>
      <w:r w:rsidRPr="00FB0264">
        <w:rPr>
          <w:i/>
          <w:iCs/>
          <w:noProof/>
          <w:lang w:val="en-US"/>
        </w:rPr>
        <w:t>Adv. Neural Inf. Process. Syst.</w:t>
      </w:r>
      <w:r w:rsidRPr="00FB0264">
        <w:rPr>
          <w:noProof/>
          <w:lang w:val="en-US"/>
        </w:rPr>
        <w:t>, vol. 25, 2012.</w:t>
      </w:r>
    </w:p>
    <w:p w14:paraId="647E15E5"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[38]</w:t>
      </w:r>
      <w:r w:rsidRPr="00FB0264">
        <w:rPr>
          <w:noProof/>
          <w:lang w:val="en-US"/>
        </w:rPr>
        <w:tab/>
        <w:t xml:space="preserve">A. Baghbanpourasl, E. Lughofer, P. Meyer-Heye, H. Zorrer, and C. Eitzinger, “Virtual quality control using bidirectional lstm networks and gradient boosting,” in </w:t>
      </w:r>
      <w:r w:rsidRPr="00FB0264">
        <w:rPr>
          <w:i/>
          <w:iCs/>
          <w:noProof/>
          <w:lang w:val="en-US"/>
        </w:rPr>
        <w:t>IEEE International Conference on Industrial Informatics (INDIN)</w:t>
      </w:r>
      <w:r w:rsidRPr="00FB0264">
        <w:rPr>
          <w:noProof/>
          <w:lang w:val="en-US"/>
        </w:rPr>
        <w:t>, 2019, vol. 2019-July, pp. 1638–1643.</w:t>
      </w:r>
    </w:p>
    <w:p w14:paraId="541AD09A"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[39]</w:t>
      </w:r>
      <w:r w:rsidRPr="00FB0264">
        <w:rPr>
          <w:noProof/>
          <w:lang w:val="en-US"/>
        </w:rPr>
        <w:tab/>
        <w:t xml:space="preserve">J. Tourille, O. Ferret, X. Tannier, and A. L. Nvol, “Neural architecture for temporal relation extraction: A Bi-LSTM approach for detecting narrative containers,” in </w:t>
      </w:r>
      <w:r w:rsidRPr="00FB0264">
        <w:rPr>
          <w:i/>
          <w:iCs/>
          <w:noProof/>
          <w:lang w:val="en-US"/>
        </w:rPr>
        <w:t>ACL 2017 - 55th Annual Meeting of the Association for Computational Linguistics, Proceedings of the Conference (Long Papers)</w:t>
      </w:r>
      <w:r w:rsidRPr="00FB0264">
        <w:rPr>
          <w:noProof/>
          <w:lang w:val="en-US"/>
        </w:rPr>
        <w:t>, 2017, vol. 2, pp. 224–230.</w:t>
      </w:r>
    </w:p>
    <w:p w14:paraId="23C178B1"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[40]</w:t>
      </w:r>
      <w:r w:rsidRPr="00FB0264">
        <w:rPr>
          <w:noProof/>
          <w:lang w:val="en-US"/>
        </w:rPr>
        <w:tab/>
        <w:t xml:space="preserve">W. Rüdiger and J. Hipp, “CRISP-DM : Towards a Standard Process Model for Data Mining,” </w:t>
      </w:r>
      <w:r w:rsidRPr="00FB0264">
        <w:rPr>
          <w:i/>
          <w:iCs/>
          <w:noProof/>
          <w:lang w:val="en-US"/>
        </w:rPr>
        <w:t>Proc. Fourth Int. Conf. Pract. Appl. Knowl. Discov. Data Min.</w:t>
      </w:r>
      <w:r w:rsidRPr="00FB0264">
        <w:rPr>
          <w:noProof/>
          <w:lang w:val="en-US"/>
        </w:rPr>
        <w:t>, no. 24959, pp. 29–39, 2000.</w:t>
      </w:r>
    </w:p>
    <w:p w14:paraId="503FE27C" w14:textId="77777777" w:rsidR="00FC09B1" w:rsidRPr="00FB0264" w:rsidRDefault="00FC09B1" w:rsidP="00FC09B1">
      <w:pPr>
        <w:widowControl w:val="0"/>
        <w:autoSpaceDE w:val="0"/>
        <w:autoSpaceDN w:val="0"/>
        <w:adjustRightInd w:val="0"/>
        <w:ind w:left="640" w:hanging="640"/>
        <w:rPr>
          <w:noProof/>
          <w:lang w:val="en-US"/>
        </w:rPr>
      </w:pPr>
      <w:r w:rsidRPr="00FC09B1">
        <w:rPr>
          <w:noProof/>
        </w:rPr>
        <w:t>[41]</w:t>
      </w:r>
      <w:r w:rsidRPr="00FC09B1">
        <w:rPr>
          <w:noProof/>
        </w:rPr>
        <w:tab/>
        <w:t xml:space="preserve">Google Lcc, “[UA] Información sobre las agrupaciones de canales.” </w:t>
      </w:r>
      <w:r w:rsidRPr="00FB0264">
        <w:rPr>
          <w:noProof/>
          <w:lang w:val="en-US"/>
        </w:rPr>
        <w:t>[Online]. Available: https://support.google.com/analytics/answer/6010097. [Accessed: 07-Feb-2024].</w:t>
      </w:r>
    </w:p>
    <w:p w14:paraId="3DE09420" w14:textId="77777777" w:rsidR="00FC09B1" w:rsidRPr="00FB0264" w:rsidRDefault="00FC09B1" w:rsidP="00FC09B1">
      <w:pPr>
        <w:widowControl w:val="0"/>
        <w:autoSpaceDE w:val="0"/>
        <w:autoSpaceDN w:val="0"/>
        <w:adjustRightInd w:val="0"/>
        <w:ind w:left="640" w:hanging="640"/>
        <w:rPr>
          <w:noProof/>
          <w:lang w:val="en-US"/>
        </w:rPr>
      </w:pPr>
      <w:r w:rsidRPr="00FC09B1">
        <w:rPr>
          <w:noProof/>
        </w:rPr>
        <w:lastRenderedPageBreak/>
        <w:t>[42]</w:t>
      </w:r>
      <w:r w:rsidRPr="00FC09B1">
        <w:rPr>
          <w:noProof/>
        </w:rPr>
        <w:tab/>
        <w:t xml:space="preserve">Google Lcc, “[GA4] Informe ‘Detalles de la tecnología.’” </w:t>
      </w:r>
      <w:r w:rsidRPr="00FB0264">
        <w:rPr>
          <w:noProof/>
          <w:lang w:val="en-US"/>
        </w:rPr>
        <w:t>[Online]. Available: https://support.google.com/analytics/answer/12980150. [Accessed: 07-Feb-2023].</w:t>
      </w:r>
    </w:p>
    <w:p w14:paraId="6B9F6ABC"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[43]</w:t>
      </w:r>
      <w:r w:rsidRPr="00FB0264">
        <w:rPr>
          <w:noProof/>
          <w:lang w:val="en-US"/>
        </w:rPr>
        <w:tab/>
        <w:t xml:space="preserve">T. T. Dang, H. Y. T. Ngan, and W. Liu, “Distance-based k-nearest neighbors outlier detection method in large-scale traffic data,” </w:t>
      </w:r>
      <w:r w:rsidRPr="00FB0264">
        <w:rPr>
          <w:i/>
          <w:iCs/>
          <w:noProof/>
          <w:lang w:val="en-US"/>
        </w:rPr>
        <w:t>Int. Conf. Digit. Signal Process. DSP</w:t>
      </w:r>
      <w:r w:rsidRPr="00FB0264">
        <w:rPr>
          <w:noProof/>
          <w:lang w:val="en-US"/>
        </w:rPr>
        <w:t>, vol. 2015-Septe, pp. 507–510, 2015.</w:t>
      </w:r>
    </w:p>
    <w:p w14:paraId="5DCEA9B4"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[44]</w:t>
      </w:r>
      <w:r w:rsidRPr="00FB0264">
        <w:rPr>
          <w:noProof/>
          <w:lang w:val="en-US"/>
        </w:rPr>
        <w:tab/>
        <w:t xml:space="preserve">A. Blázquez-Garc\’\ia, A. Conde, U. Mori, and J. A. Lozano, “A Review on Outlier/Anomaly Detection in Time Series Data,” </w:t>
      </w:r>
      <w:r w:rsidRPr="00FB0264">
        <w:rPr>
          <w:i/>
          <w:iCs/>
          <w:noProof/>
          <w:lang w:val="en-US"/>
        </w:rPr>
        <w:t>ACM Comput. Surv.</w:t>
      </w:r>
      <w:r w:rsidRPr="00FB0264">
        <w:rPr>
          <w:noProof/>
          <w:lang w:val="en-US"/>
        </w:rPr>
        <w:t>, vol. 54, no. 3, 2021.</w:t>
      </w:r>
    </w:p>
    <w:p w14:paraId="5C513E86" w14:textId="77777777" w:rsidR="00FC09B1" w:rsidRPr="00FC09B1" w:rsidRDefault="00FC09B1" w:rsidP="00FC09B1">
      <w:pPr>
        <w:widowControl w:val="0"/>
        <w:autoSpaceDE w:val="0"/>
        <w:autoSpaceDN w:val="0"/>
        <w:adjustRightInd w:val="0"/>
        <w:ind w:left="640" w:hanging="640"/>
        <w:rPr>
          <w:noProof/>
        </w:rPr>
      </w:pPr>
      <w:r w:rsidRPr="00FB0264">
        <w:rPr>
          <w:noProof/>
          <w:lang w:val="en-US"/>
        </w:rPr>
        <w:t>[45]</w:t>
      </w:r>
      <w:r w:rsidRPr="00FB0264">
        <w:rPr>
          <w:noProof/>
          <w:lang w:val="en-US"/>
        </w:rPr>
        <w:tab/>
        <w:t xml:space="preserve">A. Suilin, “kaggle-web-traffic.” [Online]. Available: https://github.com/Arturus/kaggle-web-traffic. </w:t>
      </w:r>
      <w:r w:rsidRPr="00FC09B1">
        <w:rPr>
          <w:noProof/>
        </w:rPr>
        <w:t>[Accessed: 07-Nov-2024].</w:t>
      </w:r>
    </w:p>
    <w:p w14:paraId="33D8763E" w14:textId="77777777" w:rsidR="00FC09B1" w:rsidRPr="00FB0264" w:rsidRDefault="00FC09B1" w:rsidP="00FC09B1">
      <w:pPr>
        <w:widowControl w:val="0"/>
        <w:autoSpaceDE w:val="0"/>
        <w:autoSpaceDN w:val="0"/>
        <w:adjustRightInd w:val="0"/>
        <w:ind w:left="640" w:hanging="640"/>
        <w:rPr>
          <w:noProof/>
          <w:lang w:val="en-US"/>
        </w:rPr>
      </w:pPr>
      <w:r w:rsidRPr="00FC09B1">
        <w:rPr>
          <w:noProof/>
        </w:rPr>
        <w:t>[46]</w:t>
      </w:r>
      <w:r w:rsidRPr="00FC09B1">
        <w:rPr>
          <w:noProof/>
        </w:rPr>
        <w:tab/>
        <w:t xml:space="preserve">Google Lcc, “[UA→GA4] Diferencias entre los datos de Universal Analytics y Google Analytics 4.” </w:t>
      </w:r>
      <w:r w:rsidRPr="00FB0264">
        <w:rPr>
          <w:noProof/>
          <w:lang w:val="en-US"/>
        </w:rPr>
        <w:t>[Online]. Available: https://support.google.com/analytics/answer/9964640. [Accessed: 10-Feb-2024].</w:t>
      </w:r>
    </w:p>
    <w:p w14:paraId="123D0104"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[47]</w:t>
      </w:r>
      <w:r w:rsidRPr="00FB0264">
        <w:rPr>
          <w:noProof/>
          <w:lang w:val="en-US"/>
        </w:rPr>
        <w:tab/>
        <w:t>Y.-F. Lim, C. Koon Ng, U. Vaitesswar, and K. Hippalgaonkar, “Extrapolative Bayesian Optimization with Gaussian Process and Neural Network Ensemble Surrogate Models,” 2021.</w:t>
      </w:r>
    </w:p>
    <w:p w14:paraId="495CBDC9"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[48]</w:t>
      </w:r>
      <w:r w:rsidRPr="00FB0264">
        <w:rPr>
          <w:noProof/>
          <w:lang w:val="en-US"/>
        </w:rPr>
        <w:tab/>
        <w:t xml:space="preserve">I. Sutskever, O. Vinyals, and Q. V. Le, “Sequence to sequence learning with neural networks,” </w:t>
      </w:r>
      <w:r w:rsidRPr="00FB0264">
        <w:rPr>
          <w:i/>
          <w:iCs/>
          <w:noProof/>
          <w:lang w:val="en-US"/>
        </w:rPr>
        <w:t>Adv. Neural Inf. Process. Syst.</w:t>
      </w:r>
      <w:r w:rsidRPr="00FB0264">
        <w:rPr>
          <w:noProof/>
          <w:lang w:val="en-US"/>
        </w:rPr>
        <w:t>, vol. 4, no. January, pp. 3104–3112, 2014.</w:t>
      </w:r>
    </w:p>
    <w:p w14:paraId="05E99EDE" w14:textId="77777777" w:rsidR="00FC09B1" w:rsidRPr="00FB0264" w:rsidRDefault="00FC09B1" w:rsidP="00FC09B1">
      <w:pPr>
        <w:widowControl w:val="0"/>
        <w:autoSpaceDE w:val="0"/>
        <w:autoSpaceDN w:val="0"/>
        <w:adjustRightInd w:val="0"/>
        <w:ind w:left="640" w:hanging="640"/>
        <w:rPr>
          <w:noProof/>
          <w:lang w:val="en-US"/>
        </w:rPr>
      </w:pPr>
      <w:r w:rsidRPr="00FB0264">
        <w:rPr>
          <w:noProof/>
          <w:lang w:val="en-US"/>
        </w:rPr>
        <w:t>[49]</w:t>
      </w:r>
      <w:r w:rsidRPr="00FB0264">
        <w:rPr>
          <w:noProof/>
          <w:lang w:val="en-US"/>
        </w:rPr>
        <w:tab/>
        <w:t xml:space="preserve">D. P. Kingma, “Adam: A method for stochastic optimization,” </w:t>
      </w:r>
      <w:r w:rsidRPr="00FB0264">
        <w:rPr>
          <w:i/>
          <w:iCs/>
          <w:noProof/>
          <w:lang w:val="en-US"/>
        </w:rPr>
        <w:t>arXiv Prepr. arXiv1412.6980</w:t>
      </w:r>
      <w:r w:rsidRPr="00FB0264">
        <w:rPr>
          <w:noProof/>
          <w:lang w:val="en-US"/>
        </w:rPr>
        <w:t>, 2014.</w:t>
      </w:r>
    </w:p>
    <w:p w14:paraId="308EBDBB" w14:textId="31D4C628" w:rsidR="003A222A" w:rsidRPr="007B4AF1" w:rsidRDefault="008B2A42" w:rsidP="00F40A2F">
      <w:pPr>
        <w:jc w:val="both"/>
        <w:rPr>
          <w:lang w:val="en-US"/>
        </w:rPr>
      </w:pPr>
      <w:ins w:id="134" w:author="enrique gauto sand" w:date="2022-10-07T17:52:00Z">
        <w:r w:rsidRPr="007B4AF1">
          <w:rPr>
            <w:lang w:val="en-US"/>
          </w:rPr>
          <w:fldChar w:fldCharType="end"/>
        </w:r>
      </w:ins>
    </w:p>
    <w:sectPr w:rsidR="003A222A" w:rsidRPr="007B4AF1" w:rsidSect="005A72B6">
      <w:headerReference w:type="even" r:id="rId83"/>
      <w:headerReference w:type="default" r:id="rId84"/>
      <w:footerReference w:type="even" r:id="rId85"/>
      <w:footerReference w:type="default" r:id="rId86"/>
      <w:pgSz w:w="11907" w:h="16840" w:code="9"/>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9F4F1C" w14:textId="77777777" w:rsidR="00374B4C" w:rsidRDefault="00374B4C" w:rsidP="00F83EC8">
      <w:r>
        <w:separator/>
      </w:r>
    </w:p>
  </w:endnote>
  <w:endnote w:type="continuationSeparator" w:id="0">
    <w:p w14:paraId="46D39A41" w14:textId="77777777" w:rsidR="00374B4C" w:rsidRDefault="00374B4C" w:rsidP="00F83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w:altName w:val="Arial"/>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0312499"/>
      <w:docPartObj>
        <w:docPartGallery w:val="Page Numbers (Bottom of Page)"/>
        <w:docPartUnique/>
      </w:docPartObj>
    </w:sdtPr>
    <w:sdtContent>
      <w:p w14:paraId="23B3FF25" w14:textId="194A2813" w:rsidR="009F7F9E" w:rsidRDefault="009F7F9E">
        <w:pPr>
          <w:pStyle w:val="Piedepgina"/>
        </w:pPr>
        <w:r>
          <w:fldChar w:fldCharType="begin"/>
        </w:r>
        <w:r>
          <w:instrText>PAGE   \* MERGEFORMAT</w:instrText>
        </w:r>
        <w:r>
          <w:fldChar w:fldCharType="separate"/>
        </w:r>
        <w:r w:rsidR="007935B8" w:rsidRPr="007935B8">
          <w:rPr>
            <w:noProof/>
            <w:lang w:val="es-ES"/>
          </w:rPr>
          <w:t>XII</w:t>
        </w:r>
        <w:r>
          <w:fldChar w:fldCharType="end"/>
        </w:r>
        <w:r>
          <w:tab/>
        </w:r>
        <w:r>
          <w:tab/>
        </w:r>
      </w:p>
    </w:sdtContent>
  </w:sdt>
  <w:p w14:paraId="7349AF56" w14:textId="77777777" w:rsidR="009F7F9E" w:rsidRDefault="009F7F9E">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7816264"/>
      <w:docPartObj>
        <w:docPartGallery w:val="Page Numbers (Bottom of Page)"/>
        <w:docPartUnique/>
      </w:docPartObj>
    </w:sdtPr>
    <w:sdtContent>
      <w:p w14:paraId="014FE56C" w14:textId="1CAD826A" w:rsidR="009F7F9E" w:rsidRDefault="009F7F9E">
        <w:pPr>
          <w:pStyle w:val="Piedepgina"/>
          <w:jc w:val="right"/>
        </w:pPr>
        <w:r>
          <w:fldChar w:fldCharType="begin"/>
        </w:r>
        <w:r>
          <w:instrText>PAGE   \* MERGEFORMAT</w:instrText>
        </w:r>
        <w:r>
          <w:fldChar w:fldCharType="separate"/>
        </w:r>
        <w:r w:rsidRPr="005A3F45">
          <w:rPr>
            <w:noProof/>
            <w:lang w:val="es-ES"/>
          </w:rPr>
          <w:t>IV</w:t>
        </w:r>
        <w:r>
          <w:fldChar w:fldCharType="end"/>
        </w:r>
      </w:p>
    </w:sdtContent>
  </w:sdt>
  <w:p w14:paraId="6F65DCAC" w14:textId="77777777" w:rsidR="009F7F9E" w:rsidRDefault="009F7F9E" w:rsidP="004576B0">
    <w:pPr>
      <w:pStyle w:val="Piedepgina"/>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8126285"/>
      <w:docPartObj>
        <w:docPartGallery w:val="Page Numbers (Bottom of Page)"/>
        <w:docPartUnique/>
      </w:docPartObj>
    </w:sdtPr>
    <w:sdtContent>
      <w:p w14:paraId="5B16027D" w14:textId="595F291B" w:rsidR="009F7F9E" w:rsidRDefault="009F7F9E">
        <w:pPr>
          <w:pStyle w:val="Piedepgina"/>
          <w:jc w:val="right"/>
        </w:pPr>
        <w:r>
          <w:tab/>
        </w:r>
        <w:r>
          <w:tab/>
        </w:r>
        <w:r>
          <w:fldChar w:fldCharType="begin"/>
        </w:r>
        <w:r>
          <w:instrText>PAGE   \* MERGEFORMAT</w:instrText>
        </w:r>
        <w:r>
          <w:fldChar w:fldCharType="separate"/>
        </w:r>
        <w:r w:rsidR="007935B8" w:rsidRPr="007935B8">
          <w:rPr>
            <w:noProof/>
            <w:lang w:val="es-ES"/>
          </w:rPr>
          <w:t>III</w:t>
        </w:r>
        <w:r>
          <w:fldChar w:fldCharType="end"/>
        </w:r>
      </w:p>
    </w:sdtContent>
  </w:sdt>
  <w:p w14:paraId="23BAEE08" w14:textId="5E4D5FC0" w:rsidR="009F7F9E" w:rsidRDefault="009F7F9E" w:rsidP="009F7F9E">
    <w:pPr>
      <w:pStyle w:val="Piedepgina"/>
      <w:tabs>
        <w:tab w:val="left" w:pos="855"/>
      </w:tabs>
    </w:pPr>
    <w:r>
      <w:tab/>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36A230" w14:textId="3102F32A" w:rsidR="009F7F9E" w:rsidRDefault="009F7F9E">
    <w:pPr>
      <w:pStyle w:val="Piedepgina"/>
      <w:jc w:val="right"/>
    </w:pPr>
  </w:p>
  <w:p w14:paraId="6DF8F562" w14:textId="77777777" w:rsidR="009F7F9E" w:rsidRDefault="009F7F9E" w:rsidP="004576B0">
    <w:pPr>
      <w:pStyle w:val="Piedepgina"/>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8241449"/>
      <w:docPartObj>
        <w:docPartGallery w:val="Page Numbers (Bottom of Page)"/>
        <w:docPartUnique/>
      </w:docPartObj>
    </w:sdtPr>
    <w:sdtContent>
      <w:p w14:paraId="022A8DCF" w14:textId="53255999" w:rsidR="009F7F9E" w:rsidRDefault="009F7F9E">
        <w:pPr>
          <w:pStyle w:val="Piedepgina"/>
          <w:jc w:val="right"/>
        </w:pPr>
        <w:r>
          <w:tab/>
        </w:r>
        <w:r>
          <w:tab/>
        </w:r>
        <w:r>
          <w:fldChar w:fldCharType="begin"/>
        </w:r>
        <w:r>
          <w:instrText>PAGE   \* MERGEFORMAT</w:instrText>
        </w:r>
        <w:r>
          <w:fldChar w:fldCharType="separate"/>
        </w:r>
        <w:r w:rsidR="007935B8" w:rsidRPr="007935B8">
          <w:rPr>
            <w:noProof/>
            <w:lang w:val="es-ES"/>
          </w:rPr>
          <w:t>XI</w:t>
        </w:r>
        <w:r>
          <w:fldChar w:fldCharType="end"/>
        </w:r>
      </w:p>
    </w:sdtContent>
  </w:sdt>
  <w:p w14:paraId="73E2D9D4" w14:textId="77777777" w:rsidR="009F7F9E" w:rsidRDefault="009F7F9E" w:rsidP="004576B0">
    <w:pPr>
      <w:pStyle w:val="Piedepgina"/>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5957168"/>
      <w:docPartObj>
        <w:docPartGallery w:val="Page Numbers (Bottom of Page)"/>
        <w:docPartUnique/>
      </w:docPartObj>
    </w:sdtPr>
    <w:sdtContent>
      <w:p w14:paraId="411ED2FE" w14:textId="77777777" w:rsidR="009F7F9E" w:rsidRDefault="009F7F9E">
        <w:pPr>
          <w:pStyle w:val="Piedepgina"/>
        </w:pPr>
        <w:r>
          <w:fldChar w:fldCharType="begin"/>
        </w:r>
        <w:r>
          <w:instrText>PAGE   \* MERGEFORMAT</w:instrText>
        </w:r>
        <w:r>
          <w:fldChar w:fldCharType="separate"/>
        </w:r>
        <w:r w:rsidR="007935B8" w:rsidRPr="007935B8">
          <w:rPr>
            <w:noProof/>
            <w:lang w:val="es-ES"/>
          </w:rPr>
          <w:t>20</w:t>
        </w:r>
        <w:r>
          <w:fldChar w:fldCharType="end"/>
        </w:r>
        <w:r>
          <w:tab/>
        </w:r>
        <w:r>
          <w:tab/>
          <w:t>Enrique Gauto Sand</w:t>
        </w:r>
      </w:p>
    </w:sdtContent>
  </w:sdt>
  <w:p w14:paraId="56912520" w14:textId="77777777" w:rsidR="009F7F9E" w:rsidRDefault="009F7F9E">
    <w:pPr>
      <w:pStyle w:val="Piedepgina"/>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1897817"/>
      <w:docPartObj>
        <w:docPartGallery w:val="Page Numbers (Bottom of Page)"/>
        <w:docPartUnique/>
      </w:docPartObj>
    </w:sdtPr>
    <w:sdtContent>
      <w:p w14:paraId="3EA4FA37" w14:textId="3D6D9009" w:rsidR="009F7F9E" w:rsidRDefault="009F7F9E">
        <w:pPr>
          <w:pStyle w:val="Piedepgina"/>
          <w:jc w:val="right"/>
        </w:pPr>
        <w:r>
          <w:t>Enrique Gauto Sand</w:t>
        </w:r>
        <w:r>
          <w:tab/>
        </w:r>
        <w:r>
          <w:tab/>
        </w:r>
        <w:r>
          <w:fldChar w:fldCharType="begin"/>
        </w:r>
        <w:r>
          <w:instrText>PAGE   \* MERGEFORMAT</w:instrText>
        </w:r>
        <w:r>
          <w:fldChar w:fldCharType="separate"/>
        </w:r>
        <w:r w:rsidR="007935B8" w:rsidRPr="007935B8">
          <w:rPr>
            <w:noProof/>
            <w:lang w:val="es-ES"/>
          </w:rPr>
          <w:t>21</w:t>
        </w:r>
        <w:r>
          <w:fldChar w:fldCharType="end"/>
        </w:r>
      </w:p>
    </w:sdtContent>
  </w:sdt>
  <w:p w14:paraId="63D41CAA" w14:textId="74C181FF" w:rsidR="009F7F9E" w:rsidRDefault="009F7F9E" w:rsidP="00EF6274">
    <w:pPr>
      <w:pStyle w:val="Piedepgina"/>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4406466"/>
      <w:docPartObj>
        <w:docPartGallery w:val="Page Numbers (Bottom of Page)"/>
        <w:docPartUnique/>
      </w:docPartObj>
    </w:sdtPr>
    <w:sdtContent>
      <w:p w14:paraId="31AAC05A" w14:textId="063350D5" w:rsidR="009F7F9E" w:rsidRDefault="009F7F9E">
        <w:pPr>
          <w:pStyle w:val="Piedepgina"/>
        </w:pPr>
      </w:p>
    </w:sdtContent>
  </w:sdt>
  <w:p w14:paraId="7EA20214" w14:textId="77777777" w:rsidR="009F7F9E" w:rsidRDefault="009F7F9E">
    <w:pPr>
      <w:pStyle w:val="Piedepgina"/>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8549995"/>
      <w:docPartObj>
        <w:docPartGallery w:val="Page Numbers (Bottom of Page)"/>
        <w:docPartUnique/>
      </w:docPartObj>
    </w:sdtPr>
    <w:sdtContent>
      <w:p w14:paraId="10818E81" w14:textId="77777777" w:rsidR="009F7F9E" w:rsidRDefault="009F7F9E">
        <w:pPr>
          <w:pStyle w:val="Piedepgina"/>
        </w:pPr>
        <w:r>
          <w:fldChar w:fldCharType="begin"/>
        </w:r>
        <w:r>
          <w:instrText>PAGE   \* MERGEFORMAT</w:instrText>
        </w:r>
        <w:r>
          <w:fldChar w:fldCharType="separate"/>
        </w:r>
        <w:r w:rsidR="007935B8" w:rsidRPr="007935B8">
          <w:rPr>
            <w:noProof/>
            <w:lang w:val="es-ES"/>
          </w:rPr>
          <w:t>28</w:t>
        </w:r>
        <w:r>
          <w:fldChar w:fldCharType="end"/>
        </w:r>
        <w:r>
          <w:tab/>
        </w:r>
        <w:r>
          <w:tab/>
          <w:t>Enrique Gauto Sand</w:t>
        </w:r>
      </w:p>
    </w:sdtContent>
  </w:sdt>
  <w:p w14:paraId="5544AB9A" w14:textId="77777777" w:rsidR="009F7F9E" w:rsidRDefault="009F7F9E">
    <w:pPr>
      <w:pStyle w:val="Piedepgina"/>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010826"/>
      <w:docPartObj>
        <w:docPartGallery w:val="Page Numbers (Bottom of Page)"/>
        <w:docPartUnique/>
      </w:docPartObj>
    </w:sdtPr>
    <w:sdtContent>
      <w:p w14:paraId="3025BFEB" w14:textId="77777777" w:rsidR="009F7F9E" w:rsidRDefault="009F7F9E">
        <w:pPr>
          <w:pStyle w:val="Piedepgina"/>
          <w:jc w:val="right"/>
        </w:pPr>
        <w:r>
          <w:t>Enrique Gauto Sand</w:t>
        </w:r>
        <w:r>
          <w:tab/>
        </w:r>
        <w:r>
          <w:tab/>
        </w:r>
        <w:r>
          <w:fldChar w:fldCharType="begin"/>
        </w:r>
        <w:r>
          <w:instrText>PAGE   \* MERGEFORMAT</w:instrText>
        </w:r>
        <w:r>
          <w:fldChar w:fldCharType="separate"/>
        </w:r>
        <w:r w:rsidR="007935B8" w:rsidRPr="007935B8">
          <w:rPr>
            <w:noProof/>
            <w:lang w:val="es-ES"/>
          </w:rPr>
          <w:t>27</w:t>
        </w:r>
        <w:r>
          <w:fldChar w:fldCharType="end"/>
        </w:r>
      </w:p>
    </w:sdtContent>
  </w:sdt>
  <w:p w14:paraId="33405CC2" w14:textId="77777777" w:rsidR="009F7F9E" w:rsidRDefault="009F7F9E" w:rsidP="00EF6274">
    <w:pPr>
      <w:pStyle w:val="Piedepgina"/>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72CC59" w14:textId="77777777" w:rsidR="009F7F9E" w:rsidRPr="00D174B6" w:rsidRDefault="009F7F9E" w:rsidP="00D174B6">
    <w:pPr>
      <w:pStyle w:val="Piedepgina"/>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3476578"/>
      <w:docPartObj>
        <w:docPartGallery w:val="Page Numbers (Bottom of Page)"/>
        <w:docPartUnique/>
      </w:docPartObj>
    </w:sdtPr>
    <w:sdtContent>
      <w:p w14:paraId="14AAE979" w14:textId="77777777" w:rsidR="009F7F9E" w:rsidRDefault="009F7F9E">
        <w:pPr>
          <w:pStyle w:val="Piedepgina"/>
        </w:pPr>
        <w:r>
          <w:fldChar w:fldCharType="begin"/>
        </w:r>
        <w:r>
          <w:instrText>PAGE   \* MERGEFORMAT</w:instrText>
        </w:r>
        <w:r>
          <w:fldChar w:fldCharType="separate"/>
        </w:r>
        <w:r w:rsidR="007935B8" w:rsidRPr="007935B8">
          <w:rPr>
            <w:noProof/>
            <w:lang w:val="es-ES"/>
          </w:rPr>
          <w:t>72</w:t>
        </w:r>
        <w:r>
          <w:fldChar w:fldCharType="end"/>
        </w:r>
        <w:r>
          <w:tab/>
        </w:r>
        <w:r>
          <w:tab/>
          <w:t>Enrique Gauto Sand</w:t>
        </w:r>
      </w:p>
    </w:sdtContent>
  </w:sdt>
  <w:p w14:paraId="7BCB9687" w14:textId="77777777" w:rsidR="009F7F9E" w:rsidRDefault="009F7F9E">
    <w:pPr>
      <w:pStyle w:val="Piedepgina"/>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6230367"/>
      <w:docPartObj>
        <w:docPartGallery w:val="Page Numbers (Bottom of Page)"/>
        <w:docPartUnique/>
      </w:docPartObj>
    </w:sdtPr>
    <w:sdtContent>
      <w:p w14:paraId="77DD7E5F" w14:textId="77777777" w:rsidR="009F7F9E" w:rsidRDefault="009F7F9E">
        <w:pPr>
          <w:pStyle w:val="Piedepgina"/>
          <w:jc w:val="right"/>
        </w:pPr>
        <w:r>
          <w:t>Enrique Gauto Sand</w:t>
        </w:r>
        <w:r>
          <w:tab/>
        </w:r>
        <w:r>
          <w:tab/>
        </w:r>
        <w:r>
          <w:fldChar w:fldCharType="begin"/>
        </w:r>
        <w:r>
          <w:instrText>PAGE   \* MERGEFORMAT</w:instrText>
        </w:r>
        <w:r>
          <w:fldChar w:fldCharType="separate"/>
        </w:r>
        <w:r w:rsidR="007935B8" w:rsidRPr="007935B8">
          <w:rPr>
            <w:noProof/>
            <w:lang w:val="es-ES"/>
          </w:rPr>
          <w:t>73</w:t>
        </w:r>
        <w:r>
          <w:fldChar w:fldCharType="end"/>
        </w:r>
      </w:p>
    </w:sdtContent>
  </w:sdt>
  <w:p w14:paraId="07460A96" w14:textId="77777777" w:rsidR="009F7F9E" w:rsidRDefault="009F7F9E" w:rsidP="00EF6274">
    <w:pPr>
      <w:pStyle w:val="Piedepgina"/>
      <w:jc w:val="cen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124DE3" w14:textId="77777777" w:rsidR="009F7F9E" w:rsidRDefault="009F7F9E">
    <w:pPr>
      <w:pStyle w:val="Piedepgina"/>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2689726"/>
      <w:docPartObj>
        <w:docPartGallery w:val="Page Numbers (Bottom of Page)"/>
        <w:docPartUnique/>
      </w:docPartObj>
    </w:sdtPr>
    <w:sdtContent>
      <w:p w14:paraId="360EA64E" w14:textId="77777777" w:rsidR="009F7F9E" w:rsidRDefault="009F7F9E">
        <w:pPr>
          <w:pStyle w:val="Piedepgina"/>
        </w:pPr>
        <w:r>
          <w:fldChar w:fldCharType="begin"/>
        </w:r>
        <w:r>
          <w:instrText>PAGE   \* MERGEFORMAT</w:instrText>
        </w:r>
        <w:r>
          <w:fldChar w:fldCharType="separate"/>
        </w:r>
        <w:r w:rsidR="007935B8" w:rsidRPr="007935B8">
          <w:rPr>
            <w:noProof/>
            <w:lang w:val="es-ES"/>
          </w:rPr>
          <w:t>90</w:t>
        </w:r>
        <w:r>
          <w:fldChar w:fldCharType="end"/>
        </w:r>
        <w:r>
          <w:tab/>
        </w:r>
        <w:r>
          <w:tab/>
          <w:t>Enrique Gauto Sand</w:t>
        </w:r>
      </w:p>
    </w:sdtContent>
  </w:sdt>
  <w:p w14:paraId="6B0EDBB2" w14:textId="77777777" w:rsidR="009F7F9E" w:rsidRDefault="009F7F9E">
    <w:pPr>
      <w:pStyle w:val="Piedepgina"/>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389224"/>
      <w:docPartObj>
        <w:docPartGallery w:val="Page Numbers (Bottom of Page)"/>
        <w:docPartUnique/>
      </w:docPartObj>
    </w:sdtPr>
    <w:sdtContent>
      <w:p w14:paraId="0D3F44F6" w14:textId="77777777" w:rsidR="009F7F9E" w:rsidRDefault="009F7F9E">
        <w:pPr>
          <w:pStyle w:val="Piedepgina"/>
          <w:jc w:val="right"/>
        </w:pPr>
        <w:r>
          <w:t>Enrique Gauto Sand</w:t>
        </w:r>
        <w:r>
          <w:tab/>
        </w:r>
        <w:r>
          <w:tab/>
        </w:r>
        <w:r>
          <w:fldChar w:fldCharType="begin"/>
        </w:r>
        <w:r>
          <w:instrText>PAGE   \* MERGEFORMAT</w:instrText>
        </w:r>
        <w:r>
          <w:fldChar w:fldCharType="separate"/>
        </w:r>
        <w:r w:rsidR="007935B8" w:rsidRPr="007935B8">
          <w:rPr>
            <w:noProof/>
            <w:lang w:val="es-ES"/>
          </w:rPr>
          <w:t>91</w:t>
        </w:r>
        <w:r>
          <w:fldChar w:fldCharType="end"/>
        </w:r>
      </w:p>
    </w:sdtContent>
  </w:sdt>
  <w:p w14:paraId="4F454B10" w14:textId="77777777" w:rsidR="009F7F9E" w:rsidRDefault="009F7F9E" w:rsidP="00EF6274">
    <w:pPr>
      <w:pStyle w:val="Piedepgina"/>
      <w:jc w:val="cen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4F4C8E" w14:textId="77777777" w:rsidR="009F7F9E" w:rsidRDefault="009F7F9E">
    <w:pPr>
      <w:pStyle w:val="Piedepgina"/>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2087096"/>
      <w:docPartObj>
        <w:docPartGallery w:val="Page Numbers (Bottom of Page)"/>
        <w:docPartUnique/>
      </w:docPartObj>
    </w:sdtPr>
    <w:sdtContent>
      <w:p w14:paraId="43739FAE" w14:textId="77777777" w:rsidR="009F7F9E" w:rsidRDefault="009F7F9E">
        <w:pPr>
          <w:pStyle w:val="Piedepgina"/>
        </w:pPr>
        <w:r>
          <w:fldChar w:fldCharType="begin"/>
        </w:r>
        <w:r>
          <w:instrText>PAGE   \* MERGEFORMAT</w:instrText>
        </w:r>
        <w:r>
          <w:fldChar w:fldCharType="separate"/>
        </w:r>
        <w:r w:rsidR="007935B8" w:rsidRPr="007935B8">
          <w:rPr>
            <w:noProof/>
            <w:lang w:val="es-ES"/>
          </w:rPr>
          <w:t>98</w:t>
        </w:r>
        <w:r>
          <w:fldChar w:fldCharType="end"/>
        </w:r>
        <w:r>
          <w:tab/>
        </w:r>
        <w:r>
          <w:tab/>
          <w:t>Enrique Gauto Sand</w:t>
        </w:r>
      </w:p>
    </w:sdtContent>
  </w:sdt>
  <w:p w14:paraId="45C1A5DC" w14:textId="77777777" w:rsidR="009F7F9E" w:rsidRDefault="009F7F9E">
    <w:pPr>
      <w:pStyle w:val="Piedepgina"/>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9232636"/>
      <w:docPartObj>
        <w:docPartGallery w:val="Page Numbers (Bottom of Page)"/>
        <w:docPartUnique/>
      </w:docPartObj>
    </w:sdtPr>
    <w:sdtContent>
      <w:p w14:paraId="0873985D" w14:textId="77777777" w:rsidR="009F7F9E" w:rsidRDefault="009F7F9E">
        <w:pPr>
          <w:pStyle w:val="Piedepgina"/>
          <w:jc w:val="right"/>
        </w:pPr>
        <w:r>
          <w:t>Enrique Gauto Sand</w:t>
        </w:r>
        <w:r>
          <w:tab/>
        </w:r>
        <w:r>
          <w:tab/>
        </w:r>
        <w:r>
          <w:fldChar w:fldCharType="begin"/>
        </w:r>
        <w:r>
          <w:instrText>PAGE   \* MERGEFORMAT</w:instrText>
        </w:r>
        <w:r>
          <w:fldChar w:fldCharType="separate"/>
        </w:r>
        <w:r w:rsidR="007935B8" w:rsidRPr="007935B8">
          <w:rPr>
            <w:noProof/>
            <w:lang w:val="es-ES"/>
          </w:rPr>
          <w:t>97</w:t>
        </w:r>
        <w:r>
          <w:fldChar w:fldCharType="end"/>
        </w:r>
      </w:p>
    </w:sdtContent>
  </w:sdt>
  <w:p w14:paraId="55A8CAC7" w14:textId="77777777" w:rsidR="009F7F9E" w:rsidRDefault="009F7F9E" w:rsidP="00EF6274">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CC92C1" w14:textId="77777777" w:rsidR="00374B4C" w:rsidRDefault="00374B4C" w:rsidP="00F83EC8">
      <w:r>
        <w:separator/>
      </w:r>
    </w:p>
  </w:footnote>
  <w:footnote w:type="continuationSeparator" w:id="0">
    <w:p w14:paraId="5CA7BFE6" w14:textId="77777777" w:rsidR="00374B4C" w:rsidRDefault="00374B4C" w:rsidP="00F83E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D01F2A" w14:textId="40F7BE9D" w:rsidR="009F7F9E" w:rsidRPr="000C5C14" w:rsidRDefault="009F7F9E">
    <w:pPr>
      <w:pStyle w:val="Encabezado"/>
      <w:rPr>
        <w:sz w:val="20"/>
        <w:szCs w:val="20"/>
      </w:rPr>
    </w:pPr>
    <w:r w:rsidRPr="000C5C14">
      <w:rPr>
        <w:sz w:val="20"/>
        <w:szCs w:val="20"/>
      </w:rPr>
      <w:t>Pronóstico de Series de Tiempo de Tráfico web. Estudio de Caso Universidad Nacional de Misiones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1AC45" w14:textId="6AE16227" w:rsidR="009F7F9E" w:rsidRPr="005A3F45" w:rsidRDefault="009F7F9E" w:rsidP="005A3F45">
    <w:pPr>
      <w:pStyle w:val="Encabezado"/>
      <w:jc w:val="both"/>
      <w:rPr>
        <w:sz w:val="22"/>
        <w:szCs w:val="22"/>
      </w:rPr>
    </w:pPr>
    <w:r w:rsidRPr="005A3F45">
      <w:rPr>
        <w:sz w:val="22"/>
        <w:szCs w:val="22"/>
      </w:rPr>
      <w:t>Pronóstico de Series de Tiempo de Tráfico web. Estudio de Caso Universidad Nacional de Misiones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2BDA68" w14:textId="39B0A42D" w:rsidR="009F7F9E" w:rsidRPr="00F40DD6" w:rsidRDefault="009F7F9E" w:rsidP="00845343">
    <w:pPr>
      <w:pStyle w:val="Encabezado"/>
      <w:jc w:val="both"/>
      <w:rPr>
        <w:sz w:val="20"/>
        <w:szCs w:val="20"/>
      </w:rPr>
    </w:pPr>
    <w:r w:rsidRPr="00F40DD6">
      <w:rPr>
        <w:sz w:val="20"/>
        <w:szCs w:val="20"/>
      </w:rPr>
      <w:tab/>
      <w:t>Pronóstico de Series de Tiempo de Tráfico web. Estudio de Caso Universidad Nacional de Misiones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C61769" w14:textId="71A59076" w:rsidR="009F7F9E" w:rsidRPr="000C5C14" w:rsidRDefault="009F7F9E" w:rsidP="00144E40">
    <w:pPr>
      <w:pStyle w:val="Encabezado"/>
      <w:jc w:val="both"/>
      <w:rPr>
        <w:sz w:val="20"/>
        <w:szCs w:val="20"/>
      </w:rPr>
    </w:pPr>
    <w:r w:rsidRPr="000C5C14">
      <w:rPr>
        <w:sz w:val="20"/>
        <w:szCs w:val="20"/>
      </w:rPr>
      <w:tab/>
      <w:t>Pronóstico de Series de Tiempo de Tráfico web. Estudio de Caso Universidad Nacional de Misiones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4E77CD" w14:textId="46780A63" w:rsidR="009F7F9E" w:rsidRPr="00FE7ACF" w:rsidRDefault="009F7F9E" w:rsidP="00FE7ACF">
    <w:pPr>
      <w:pStyle w:val="Encabezad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C32692" w14:textId="77777777" w:rsidR="009F7F9E" w:rsidRPr="000C5C14" w:rsidRDefault="009F7F9E">
    <w:pPr>
      <w:pStyle w:val="Encabezado"/>
      <w:rPr>
        <w:sz w:val="20"/>
        <w:szCs w:val="20"/>
      </w:rPr>
    </w:pPr>
    <w:r w:rsidRPr="000C5C14">
      <w:rPr>
        <w:sz w:val="20"/>
        <w:szCs w:val="20"/>
      </w:rPr>
      <w:t>Pronóstico de Series de Tiempo de Tráfico web. Estudio de Caso Universidad Nacional de Misiones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6DA130" w14:textId="77777777" w:rsidR="009F7F9E" w:rsidRPr="000C5C14" w:rsidRDefault="009F7F9E" w:rsidP="00144E40">
    <w:pPr>
      <w:pStyle w:val="Encabezado"/>
      <w:jc w:val="both"/>
      <w:rPr>
        <w:sz w:val="20"/>
        <w:szCs w:val="20"/>
      </w:rPr>
    </w:pPr>
    <w:r w:rsidRPr="000C5C14">
      <w:rPr>
        <w:sz w:val="20"/>
        <w:szCs w:val="20"/>
      </w:rPr>
      <w:tab/>
      <w:t>Pronóstico de Series de Tiempo de Tráfico web. Estudio de Caso Universidad Nacional de Misiones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C86C25" w14:textId="24E9CC71" w:rsidR="009F7F9E" w:rsidRPr="001568C9" w:rsidRDefault="009F7F9E" w:rsidP="001568C9">
    <w:pPr>
      <w:pStyle w:val="Encabezado"/>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5C5A1D" w14:textId="3CACB356" w:rsidR="009F7F9E" w:rsidRPr="00D93742" w:rsidRDefault="009F7F9E" w:rsidP="001568C9">
    <w:pPr>
      <w:pStyle w:val="Encabezado"/>
      <w:rPr>
        <w:sz w:val="20"/>
        <w:szCs w:val="20"/>
      </w:rPr>
    </w:pPr>
    <w:r w:rsidRPr="00D93742">
      <w:rPr>
        <w:sz w:val="20"/>
        <w:szCs w:val="20"/>
      </w:rPr>
      <w:t>Pronóstico de Series de Tiempo de Tráfico web. Estudio de Caso Universidad Nacional de Misiones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354B55" w14:textId="77777777" w:rsidR="009F7F9E" w:rsidRPr="00D93742" w:rsidRDefault="009F7F9E" w:rsidP="00144E40">
    <w:pPr>
      <w:pStyle w:val="Encabezado"/>
      <w:jc w:val="both"/>
      <w:rPr>
        <w:sz w:val="20"/>
        <w:szCs w:val="20"/>
      </w:rPr>
    </w:pPr>
    <w:r w:rsidRPr="00D93742">
      <w:rPr>
        <w:sz w:val="20"/>
        <w:szCs w:val="20"/>
      </w:rPr>
      <w:tab/>
      <w:t>Pronóstico de Series de Tiempo de Tráfico web. Estudio de Caso Universidad Nacional de Misiones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94191" w14:textId="4A35F406" w:rsidR="009F7F9E" w:rsidRPr="009E60A6" w:rsidRDefault="009F7F9E" w:rsidP="009E60A6">
    <w:pPr>
      <w:pStyle w:val="Encabezado"/>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1654A5" w14:textId="77777777" w:rsidR="009F7F9E" w:rsidRPr="00D93742" w:rsidRDefault="009F7F9E" w:rsidP="001568C9">
    <w:pPr>
      <w:pStyle w:val="Encabezado"/>
      <w:rPr>
        <w:sz w:val="20"/>
        <w:szCs w:val="20"/>
      </w:rPr>
    </w:pPr>
    <w:r w:rsidRPr="00D93742">
      <w:rPr>
        <w:sz w:val="20"/>
        <w:szCs w:val="20"/>
      </w:rPr>
      <w:t>Pronóstico de Series de Tiempo de Tráfico web. Estudio de Caso Universidad Nacional de Misiones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BE2A4E" w14:textId="77777777" w:rsidR="009F7F9E" w:rsidRPr="00D93742" w:rsidRDefault="009F7F9E" w:rsidP="00144E40">
    <w:pPr>
      <w:pStyle w:val="Encabezado"/>
      <w:jc w:val="both"/>
      <w:rPr>
        <w:sz w:val="20"/>
        <w:szCs w:val="20"/>
      </w:rPr>
    </w:pPr>
    <w:r w:rsidRPr="00D93742">
      <w:rPr>
        <w:sz w:val="20"/>
        <w:szCs w:val="20"/>
      </w:rPr>
      <w:tab/>
      <w:t>Pronóstico de Series de Tiempo de Tráfico web. Estudio de Caso Universidad Nacional de Misiones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7B6013" w14:textId="3277427C" w:rsidR="009F7F9E" w:rsidRPr="00C3514D" w:rsidRDefault="009F7F9E" w:rsidP="00C3514D">
    <w:pPr>
      <w:pStyle w:val="Encabezado"/>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82DDB" w14:textId="77777777" w:rsidR="009F7F9E" w:rsidRPr="001568C9" w:rsidRDefault="009F7F9E" w:rsidP="001568C9">
    <w:pPr>
      <w:pStyle w:val="Encabezado"/>
    </w:pPr>
    <w:r w:rsidRPr="005A3F45">
      <w:rPr>
        <w:sz w:val="22"/>
        <w:szCs w:val="22"/>
      </w:rPr>
      <w:t>Pronóstico de Series de Tiempo de Tráfico web. Estudio de Caso Universidad Nacional de Misiones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6532CF" w14:textId="47835EFF" w:rsidR="009F7F9E" w:rsidRPr="003565BC" w:rsidRDefault="009F7F9E" w:rsidP="00144E40">
    <w:pPr>
      <w:pStyle w:val="Encabezado"/>
      <w:jc w:val="both"/>
      <w:rPr>
        <w:sz w:val="20"/>
        <w:szCs w:val="20"/>
      </w:rPr>
    </w:pPr>
    <w:r w:rsidRPr="003565BC">
      <w:rPr>
        <w:sz w:val="20"/>
        <w:szCs w:val="20"/>
      </w:rPr>
      <w:t>Pronóstico de Series de Tiempo de Tráfico web. Estudio de Caso Universidad Nacional de Misiones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40DE8"/>
    <w:multiLevelType w:val="hybridMultilevel"/>
    <w:tmpl w:val="EC16CF5A"/>
    <w:lvl w:ilvl="0" w:tplc="53FA1FF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D3E42B8"/>
    <w:multiLevelType w:val="hybridMultilevel"/>
    <w:tmpl w:val="AF70F78C"/>
    <w:lvl w:ilvl="0" w:tplc="6304061C">
      <w:start w:val="1"/>
      <w:numFmt w:val="decimal"/>
      <w:lvlText w:val="4.1.%1"/>
      <w:lvlJc w:val="left"/>
      <w:pPr>
        <w:ind w:left="15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F712200"/>
    <w:multiLevelType w:val="multilevel"/>
    <w:tmpl w:val="3546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34B7A"/>
    <w:multiLevelType w:val="hybridMultilevel"/>
    <w:tmpl w:val="BD5E44DC"/>
    <w:lvl w:ilvl="0" w:tplc="1B447D16">
      <w:start w:val="1"/>
      <w:numFmt w:val="decimal"/>
      <w:lvlText w:val="4.2.%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85C4931"/>
    <w:multiLevelType w:val="multilevel"/>
    <w:tmpl w:val="275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E7758"/>
    <w:multiLevelType w:val="hybridMultilevel"/>
    <w:tmpl w:val="BB900A20"/>
    <w:lvl w:ilvl="0" w:tplc="6304061C">
      <w:start w:val="1"/>
      <w:numFmt w:val="decimal"/>
      <w:lvlText w:val="4.1.%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2821155"/>
    <w:multiLevelType w:val="hybridMultilevel"/>
    <w:tmpl w:val="2E6EC248"/>
    <w:lvl w:ilvl="0" w:tplc="BEC04BD2">
      <w:start w:val="1"/>
      <w:numFmt w:val="decimal"/>
      <w:lvlText w:val="2.%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C770BD0"/>
    <w:multiLevelType w:val="hybridMultilevel"/>
    <w:tmpl w:val="2DB85D8A"/>
    <w:lvl w:ilvl="0" w:tplc="18642AFA">
      <w:start w:val="1"/>
      <w:numFmt w:val="decimal"/>
      <w:lvlText w:val="4.%1"/>
      <w:lvlJc w:val="left"/>
      <w:pPr>
        <w:ind w:left="788" w:hanging="360"/>
      </w:pPr>
      <w:rPr>
        <w:rFonts w:hint="default"/>
      </w:rPr>
    </w:lvl>
    <w:lvl w:ilvl="1" w:tplc="2C0A0019" w:tentative="1">
      <w:start w:val="1"/>
      <w:numFmt w:val="lowerLetter"/>
      <w:lvlText w:val="%2."/>
      <w:lvlJc w:val="left"/>
      <w:pPr>
        <w:ind w:left="1508" w:hanging="360"/>
      </w:pPr>
    </w:lvl>
    <w:lvl w:ilvl="2" w:tplc="2C0A001B" w:tentative="1">
      <w:start w:val="1"/>
      <w:numFmt w:val="lowerRoman"/>
      <w:lvlText w:val="%3."/>
      <w:lvlJc w:val="right"/>
      <w:pPr>
        <w:ind w:left="2228" w:hanging="180"/>
      </w:pPr>
    </w:lvl>
    <w:lvl w:ilvl="3" w:tplc="2C0A000F" w:tentative="1">
      <w:start w:val="1"/>
      <w:numFmt w:val="decimal"/>
      <w:lvlText w:val="%4."/>
      <w:lvlJc w:val="left"/>
      <w:pPr>
        <w:ind w:left="2948" w:hanging="360"/>
      </w:pPr>
    </w:lvl>
    <w:lvl w:ilvl="4" w:tplc="2C0A0019" w:tentative="1">
      <w:start w:val="1"/>
      <w:numFmt w:val="lowerLetter"/>
      <w:lvlText w:val="%5."/>
      <w:lvlJc w:val="left"/>
      <w:pPr>
        <w:ind w:left="3668" w:hanging="360"/>
      </w:pPr>
    </w:lvl>
    <w:lvl w:ilvl="5" w:tplc="2C0A001B" w:tentative="1">
      <w:start w:val="1"/>
      <w:numFmt w:val="lowerRoman"/>
      <w:lvlText w:val="%6."/>
      <w:lvlJc w:val="right"/>
      <w:pPr>
        <w:ind w:left="4388" w:hanging="180"/>
      </w:pPr>
    </w:lvl>
    <w:lvl w:ilvl="6" w:tplc="2C0A000F" w:tentative="1">
      <w:start w:val="1"/>
      <w:numFmt w:val="decimal"/>
      <w:lvlText w:val="%7."/>
      <w:lvlJc w:val="left"/>
      <w:pPr>
        <w:ind w:left="5108" w:hanging="360"/>
      </w:pPr>
    </w:lvl>
    <w:lvl w:ilvl="7" w:tplc="2C0A0019" w:tentative="1">
      <w:start w:val="1"/>
      <w:numFmt w:val="lowerLetter"/>
      <w:lvlText w:val="%8."/>
      <w:lvlJc w:val="left"/>
      <w:pPr>
        <w:ind w:left="5828" w:hanging="360"/>
      </w:pPr>
    </w:lvl>
    <w:lvl w:ilvl="8" w:tplc="2C0A001B" w:tentative="1">
      <w:start w:val="1"/>
      <w:numFmt w:val="lowerRoman"/>
      <w:lvlText w:val="%9."/>
      <w:lvlJc w:val="right"/>
      <w:pPr>
        <w:ind w:left="6548" w:hanging="180"/>
      </w:pPr>
    </w:lvl>
  </w:abstractNum>
  <w:abstractNum w:abstractNumId="8" w15:restartNumberingAfterBreak="0">
    <w:nsid w:val="308E77B3"/>
    <w:multiLevelType w:val="multilevel"/>
    <w:tmpl w:val="B646273A"/>
    <w:lvl w:ilvl="0">
      <w:start w:val="1"/>
      <w:numFmt w:val="decimal"/>
      <w:lvlText w:val="1.%1."/>
      <w:lvlJc w:val="left"/>
      <w:pPr>
        <w:ind w:left="644" w:hanging="360"/>
      </w:pPr>
      <w:rPr>
        <w:rFonts w:hint="default"/>
      </w:rPr>
    </w:lvl>
    <w:lvl w:ilvl="1">
      <w:start w:val="1"/>
      <w:numFmt w:val="decimal"/>
      <w:lvlText w:val="%1.%2."/>
      <w:lvlJc w:val="left"/>
      <w:pPr>
        <w:ind w:left="1076" w:hanging="432"/>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9" w15:restartNumberingAfterBreak="0">
    <w:nsid w:val="329667E4"/>
    <w:multiLevelType w:val="hybridMultilevel"/>
    <w:tmpl w:val="B79EB4DC"/>
    <w:lvl w:ilvl="0" w:tplc="80DCEC14">
      <w:start w:val="1"/>
      <w:numFmt w:val="decimal"/>
      <w:lvlText w:val="3.2.1%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C81694F"/>
    <w:multiLevelType w:val="hybridMultilevel"/>
    <w:tmpl w:val="7D42E5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D900567"/>
    <w:multiLevelType w:val="hybridMultilevel"/>
    <w:tmpl w:val="D354D3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23F387D"/>
    <w:multiLevelType w:val="hybridMultilevel"/>
    <w:tmpl w:val="A3EAC3F2"/>
    <w:lvl w:ilvl="0" w:tplc="2C0A0001">
      <w:start w:val="1"/>
      <w:numFmt w:val="bullet"/>
      <w:lvlText w:val=""/>
      <w:lvlJc w:val="left"/>
      <w:pPr>
        <w:ind w:left="-2628" w:hanging="360"/>
      </w:pPr>
      <w:rPr>
        <w:rFonts w:ascii="Symbol" w:hAnsi="Symbol" w:hint="default"/>
      </w:rPr>
    </w:lvl>
    <w:lvl w:ilvl="1" w:tplc="2C0A0003" w:tentative="1">
      <w:start w:val="1"/>
      <w:numFmt w:val="bullet"/>
      <w:lvlText w:val="o"/>
      <w:lvlJc w:val="left"/>
      <w:pPr>
        <w:ind w:left="-1908" w:hanging="360"/>
      </w:pPr>
      <w:rPr>
        <w:rFonts w:ascii="Courier New" w:hAnsi="Courier New" w:cs="Courier New" w:hint="default"/>
      </w:rPr>
    </w:lvl>
    <w:lvl w:ilvl="2" w:tplc="2C0A0005" w:tentative="1">
      <w:start w:val="1"/>
      <w:numFmt w:val="bullet"/>
      <w:lvlText w:val=""/>
      <w:lvlJc w:val="left"/>
      <w:pPr>
        <w:ind w:left="-1188" w:hanging="360"/>
      </w:pPr>
      <w:rPr>
        <w:rFonts w:ascii="Wingdings" w:hAnsi="Wingdings" w:hint="default"/>
      </w:rPr>
    </w:lvl>
    <w:lvl w:ilvl="3" w:tplc="2C0A0001" w:tentative="1">
      <w:start w:val="1"/>
      <w:numFmt w:val="bullet"/>
      <w:lvlText w:val=""/>
      <w:lvlJc w:val="left"/>
      <w:pPr>
        <w:ind w:left="-468" w:hanging="360"/>
      </w:pPr>
      <w:rPr>
        <w:rFonts w:ascii="Symbol" w:hAnsi="Symbol" w:hint="default"/>
      </w:rPr>
    </w:lvl>
    <w:lvl w:ilvl="4" w:tplc="2C0A0003" w:tentative="1">
      <w:start w:val="1"/>
      <w:numFmt w:val="bullet"/>
      <w:lvlText w:val="o"/>
      <w:lvlJc w:val="left"/>
      <w:pPr>
        <w:ind w:left="252" w:hanging="360"/>
      </w:pPr>
      <w:rPr>
        <w:rFonts w:ascii="Courier New" w:hAnsi="Courier New" w:cs="Courier New" w:hint="default"/>
      </w:rPr>
    </w:lvl>
    <w:lvl w:ilvl="5" w:tplc="2C0A0005" w:tentative="1">
      <w:start w:val="1"/>
      <w:numFmt w:val="bullet"/>
      <w:lvlText w:val=""/>
      <w:lvlJc w:val="left"/>
      <w:pPr>
        <w:ind w:left="972" w:hanging="360"/>
      </w:pPr>
      <w:rPr>
        <w:rFonts w:ascii="Wingdings" w:hAnsi="Wingdings" w:hint="default"/>
      </w:rPr>
    </w:lvl>
    <w:lvl w:ilvl="6" w:tplc="2C0A0001" w:tentative="1">
      <w:start w:val="1"/>
      <w:numFmt w:val="bullet"/>
      <w:lvlText w:val=""/>
      <w:lvlJc w:val="left"/>
      <w:pPr>
        <w:ind w:left="1692" w:hanging="360"/>
      </w:pPr>
      <w:rPr>
        <w:rFonts w:ascii="Symbol" w:hAnsi="Symbol" w:hint="default"/>
      </w:rPr>
    </w:lvl>
    <w:lvl w:ilvl="7" w:tplc="2C0A0003" w:tentative="1">
      <w:start w:val="1"/>
      <w:numFmt w:val="bullet"/>
      <w:lvlText w:val="o"/>
      <w:lvlJc w:val="left"/>
      <w:pPr>
        <w:ind w:left="2412" w:hanging="360"/>
      </w:pPr>
      <w:rPr>
        <w:rFonts w:ascii="Courier New" w:hAnsi="Courier New" w:cs="Courier New" w:hint="default"/>
      </w:rPr>
    </w:lvl>
    <w:lvl w:ilvl="8" w:tplc="2C0A0005" w:tentative="1">
      <w:start w:val="1"/>
      <w:numFmt w:val="bullet"/>
      <w:lvlText w:val=""/>
      <w:lvlJc w:val="left"/>
      <w:pPr>
        <w:ind w:left="3132" w:hanging="360"/>
      </w:pPr>
      <w:rPr>
        <w:rFonts w:ascii="Wingdings" w:hAnsi="Wingdings" w:hint="default"/>
      </w:rPr>
    </w:lvl>
  </w:abstractNum>
  <w:abstractNum w:abstractNumId="13" w15:restartNumberingAfterBreak="0">
    <w:nsid w:val="53A814A6"/>
    <w:multiLevelType w:val="hybridMultilevel"/>
    <w:tmpl w:val="6C764F70"/>
    <w:lvl w:ilvl="0" w:tplc="2C0A0001">
      <w:start w:val="1"/>
      <w:numFmt w:val="bullet"/>
      <w:lvlText w:val=""/>
      <w:lvlJc w:val="left"/>
      <w:pPr>
        <w:ind w:left="749" w:hanging="360"/>
      </w:pPr>
      <w:rPr>
        <w:rFonts w:ascii="Symbol" w:hAnsi="Symbol" w:hint="default"/>
      </w:rPr>
    </w:lvl>
    <w:lvl w:ilvl="1" w:tplc="2C0A0003" w:tentative="1">
      <w:start w:val="1"/>
      <w:numFmt w:val="bullet"/>
      <w:lvlText w:val="o"/>
      <w:lvlJc w:val="left"/>
      <w:pPr>
        <w:ind w:left="1469" w:hanging="360"/>
      </w:pPr>
      <w:rPr>
        <w:rFonts w:ascii="Courier New" w:hAnsi="Courier New" w:cs="Courier New" w:hint="default"/>
      </w:rPr>
    </w:lvl>
    <w:lvl w:ilvl="2" w:tplc="2C0A0005" w:tentative="1">
      <w:start w:val="1"/>
      <w:numFmt w:val="bullet"/>
      <w:lvlText w:val=""/>
      <w:lvlJc w:val="left"/>
      <w:pPr>
        <w:ind w:left="2189" w:hanging="360"/>
      </w:pPr>
      <w:rPr>
        <w:rFonts w:ascii="Wingdings" w:hAnsi="Wingdings" w:hint="default"/>
      </w:rPr>
    </w:lvl>
    <w:lvl w:ilvl="3" w:tplc="2C0A0001" w:tentative="1">
      <w:start w:val="1"/>
      <w:numFmt w:val="bullet"/>
      <w:lvlText w:val=""/>
      <w:lvlJc w:val="left"/>
      <w:pPr>
        <w:ind w:left="2909" w:hanging="360"/>
      </w:pPr>
      <w:rPr>
        <w:rFonts w:ascii="Symbol" w:hAnsi="Symbol" w:hint="default"/>
      </w:rPr>
    </w:lvl>
    <w:lvl w:ilvl="4" w:tplc="2C0A0003" w:tentative="1">
      <w:start w:val="1"/>
      <w:numFmt w:val="bullet"/>
      <w:lvlText w:val="o"/>
      <w:lvlJc w:val="left"/>
      <w:pPr>
        <w:ind w:left="3629" w:hanging="360"/>
      </w:pPr>
      <w:rPr>
        <w:rFonts w:ascii="Courier New" w:hAnsi="Courier New" w:cs="Courier New" w:hint="default"/>
      </w:rPr>
    </w:lvl>
    <w:lvl w:ilvl="5" w:tplc="2C0A0005" w:tentative="1">
      <w:start w:val="1"/>
      <w:numFmt w:val="bullet"/>
      <w:lvlText w:val=""/>
      <w:lvlJc w:val="left"/>
      <w:pPr>
        <w:ind w:left="4349" w:hanging="360"/>
      </w:pPr>
      <w:rPr>
        <w:rFonts w:ascii="Wingdings" w:hAnsi="Wingdings" w:hint="default"/>
      </w:rPr>
    </w:lvl>
    <w:lvl w:ilvl="6" w:tplc="2C0A0001" w:tentative="1">
      <w:start w:val="1"/>
      <w:numFmt w:val="bullet"/>
      <w:lvlText w:val=""/>
      <w:lvlJc w:val="left"/>
      <w:pPr>
        <w:ind w:left="5069" w:hanging="360"/>
      </w:pPr>
      <w:rPr>
        <w:rFonts w:ascii="Symbol" w:hAnsi="Symbol" w:hint="default"/>
      </w:rPr>
    </w:lvl>
    <w:lvl w:ilvl="7" w:tplc="2C0A0003" w:tentative="1">
      <w:start w:val="1"/>
      <w:numFmt w:val="bullet"/>
      <w:lvlText w:val="o"/>
      <w:lvlJc w:val="left"/>
      <w:pPr>
        <w:ind w:left="5789" w:hanging="360"/>
      </w:pPr>
      <w:rPr>
        <w:rFonts w:ascii="Courier New" w:hAnsi="Courier New" w:cs="Courier New" w:hint="default"/>
      </w:rPr>
    </w:lvl>
    <w:lvl w:ilvl="8" w:tplc="2C0A0005" w:tentative="1">
      <w:start w:val="1"/>
      <w:numFmt w:val="bullet"/>
      <w:lvlText w:val=""/>
      <w:lvlJc w:val="left"/>
      <w:pPr>
        <w:ind w:left="6509" w:hanging="360"/>
      </w:pPr>
      <w:rPr>
        <w:rFonts w:ascii="Wingdings" w:hAnsi="Wingdings" w:hint="default"/>
      </w:rPr>
    </w:lvl>
  </w:abstractNum>
  <w:abstractNum w:abstractNumId="14" w15:restartNumberingAfterBreak="0">
    <w:nsid w:val="54643A80"/>
    <w:multiLevelType w:val="hybridMultilevel"/>
    <w:tmpl w:val="2E6EC248"/>
    <w:lvl w:ilvl="0" w:tplc="BEC04BD2">
      <w:start w:val="1"/>
      <w:numFmt w:val="decimal"/>
      <w:lvlText w:val="2.%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55F678A8"/>
    <w:multiLevelType w:val="hybridMultilevel"/>
    <w:tmpl w:val="321A59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6EE28A8"/>
    <w:multiLevelType w:val="hybridMultilevel"/>
    <w:tmpl w:val="C2C21076"/>
    <w:lvl w:ilvl="0" w:tplc="7A00F1DA">
      <w:start w:val="1"/>
      <w:numFmt w:val="decimal"/>
      <w:lvlText w:val="3.2.%1"/>
      <w:lvlJc w:val="left"/>
      <w:pPr>
        <w:ind w:left="15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8377FD3"/>
    <w:multiLevelType w:val="hybridMultilevel"/>
    <w:tmpl w:val="A6DCF442"/>
    <w:lvl w:ilvl="0" w:tplc="083E80FC">
      <w:start w:val="1"/>
      <w:numFmt w:val="decimal"/>
      <w:lvlText w:val="1.2.%1."/>
      <w:lvlJc w:val="center"/>
      <w:pPr>
        <w:ind w:left="928" w:hanging="360"/>
      </w:pPr>
      <w:rPr>
        <w:rFonts w:hint="default"/>
      </w:rPr>
    </w:lvl>
    <w:lvl w:ilvl="1" w:tplc="2C0A0019">
      <w:start w:val="1"/>
      <w:numFmt w:val="lowerLetter"/>
      <w:lvlText w:val="%2."/>
      <w:lvlJc w:val="left"/>
      <w:pPr>
        <w:ind w:left="2936" w:hanging="360"/>
      </w:pPr>
    </w:lvl>
    <w:lvl w:ilvl="2" w:tplc="2C0A001B" w:tentative="1">
      <w:start w:val="1"/>
      <w:numFmt w:val="lowerRoman"/>
      <w:lvlText w:val="%3."/>
      <w:lvlJc w:val="right"/>
      <w:pPr>
        <w:ind w:left="3656" w:hanging="180"/>
      </w:pPr>
    </w:lvl>
    <w:lvl w:ilvl="3" w:tplc="2C0A000F" w:tentative="1">
      <w:start w:val="1"/>
      <w:numFmt w:val="decimal"/>
      <w:lvlText w:val="%4."/>
      <w:lvlJc w:val="left"/>
      <w:pPr>
        <w:ind w:left="4376" w:hanging="360"/>
      </w:pPr>
    </w:lvl>
    <w:lvl w:ilvl="4" w:tplc="2C0A0019" w:tentative="1">
      <w:start w:val="1"/>
      <w:numFmt w:val="lowerLetter"/>
      <w:lvlText w:val="%5."/>
      <w:lvlJc w:val="left"/>
      <w:pPr>
        <w:ind w:left="5096" w:hanging="360"/>
      </w:pPr>
    </w:lvl>
    <w:lvl w:ilvl="5" w:tplc="2C0A001B" w:tentative="1">
      <w:start w:val="1"/>
      <w:numFmt w:val="lowerRoman"/>
      <w:lvlText w:val="%6."/>
      <w:lvlJc w:val="right"/>
      <w:pPr>
        <w:ind w:left="5816" w:hanging="180"/>
      </w:pPr>
    </w:lvl>
    <w:lvl w:ilvl="6" w:tplc="2C0A000F" w:tentative="1">
      <w:start w:val="1"/>
      <w:numFmt w:val="decimal"/>
      <w:lvlText w:val="%7."/>
      <w:lvlJc w:val="left"/>
      <w:pPr>
        <w:ind w:left="6536" w:hanging="360"/>
      </w:pPr>
    </w:lvl>
    <w:lvl w:ilvl="7" w:tplc="2C0A0019" w:tentative="1">
      <w:start w:val="1"/>
      <w:numFmt w:val="lowerLetter"/>
      <w:lvlText w:val="%8."/>
      <w:lvlJc w:val="left"/>
      <w:pPr>
        <w:ind w:left="7256" w:hanging="360"/>
      </w:pPr>
    </w:lvl>
    <w:lvl w:ilvl="8" w:tplc="2C0A001B" w:tentative="1">
      <w:start w:val="1"/>
      <w:numFmt w:val="lowerRoman"/>
      <w:lvlText w:val="%9."/>
      <w:lvlJc w:val="right"/>
      <w:pPr>
        <w:ind w:left="7976" w:hanging="180"/>
      </w:pPr>
    </w:lvl>
  </w:abstractNum>
  <w:abstractNum w:abstractNumId="18" w15:restartNumberingAfterBreak="0">
    <w:nsid w:val="5B423AD8"/>
    <w:multiLevelType w:val="hybridMultilevel"/>
    <w:tmpl w:val="60167EE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5BE949B3"/>
    <w:multiLevelType w:val="hybridMultilevel"/>
    <w:tmpl w:val="4208BA80"/>
    <w:lvl w:ilvl="0" w:tplc="2C0A0001">
      <w:start w:val="1"/>
      <w:numFmt w:val="bullet"/>
      <w:lvlText w:val=""/>
      <w:lvlJc w:val="left"/>
      <w:pPr>
        <w:ind w:left="72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5DF37AF8"/>
    <w:multiLevelType w:val="hybridMultilevel"/>
    <w:tmpl w:val="9FFAD0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43A436B"/>
    <w:multiLevelType w:val="hybridMultilevel"/>
    <w:tmpl w:val="20968E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4E87041"/>
    <w:multiLevelType w:val="hybridMultilevel"/>
    <w:tmpl w:val="D6E49754"/>
    <w:lvl w:ilvl="0" w:tplc="6304061C">
      <w:start w:val="1"/>
      <w:numFmt w:val="decimal"/>
      <w:lvlText w:val="4.1.%1"/>
      <w:lvlJc w:val="left"/>
      <w:pPr>
        <w:ind w:left="15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D483C40"/>
    <w:multiLevelType w:val="hybridMultilevel"/>
    <w:tmpl w:val="56DC99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6FE90AD3"/>
    <w:multiLevelType w:val="hybridMultilevel"/>
    <w:tmpl w:val="CDA488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7745DBC"/>
    <w:multiLevelType w:val="hybridMultilevel"/>
    <w:tmpl w:val="B6F0AB56"/>
    <w:lvl w:ilvl="0" w:tplc="BDC6D11E">
      <w:start w:val="1"/>
      <w:numFmt w:val="decimal"/>
      <w:lvlText w:val="3.%1"/>
      <w:lvlJc w:val="left"/>
      <w:pPr>
        <w:ind w:left="150" w:hanging="360"/>
      </w:pPr>
      <w:rPr>
        <w:rFonts w:hint="default"/>
      </w:rPr>
    </w:lvl>
    <w:lvl w:ilvl="1" w:tplc="2C0A0019" w:tentative="1">
      <w:start w:val="1"/>
      <w:numFmt w:val="lowerLetter"/>
      <w:lvlText w:val="%2."/>
      <w:lvlJc w:val="left"/>
      <w:pPr>
        <w:ind w:left="870" w:hanging="360"/>
      </w:pPr>
    </w:lvl>
    <w:lvl w:ilvl="2" w:tplc="2C0A001B" w:tentative="1">
      <w:start w:val="1"/>
      <w:numFmt w:val="lowerRoman"/>
      <w:lvlText w:val="%3."/>
      <w:lvlJc w:val="right"/>
      <w:pPr>
        <w:ind w:left="1590" w:hanging="180"/>
      </w:pPr>
    </w:lvl>
    <w:lvl w:ilvl="3" w:tplc="2C0A000F" w:tentative="1">
      <w:start w:val="1"/>
      <w:numFmt w:val="decimal"/>
      <w:lvlText w:val="%4."/>
      <w:lvlJc w:val="left"/>
      <w:pPr>
        <w:ind w:left="2310" w:hanging="360"/>
      </w:pPr>
    </w:lvl>
    <w:lvl w:ilvl="4" w:tplc="2C0A0019" w:tentative="1">
      <w:start w:val="1"/>
      <w:numFmt w:val="lowerLetter"/>
      <w:lvlText w:val="%5."/>
      <w:lvlJc w:val="left"/>
      <w:pPr>
        <w:ind w:left="3030" w:hanging="360"/>
      </w:pPr>
    </w:lvl>
    <w:lvl w:ilvl="5" w:tplc="2C0A001B" w:tentative="1">
      <w:start w:val="1"/>
      <w:numFmt w:val="lowerRoman"/>
      <w:lvlText w:val="%6."/>
      <w:lvlJc w:val="right"/>
      <w:pPr>
        <w:ind w:left="3750" w:hanging="180"/>
      </w:pPr>
    </w:lvl>
    <w:lvl w:ilvl="6" w:tplc="2C0A000F" w:tentative="1">
      <w:start w:val="1"/>
      <w:numFmt w:val="decimal"/>
      <w:lvlText w:val="%7."/>
      <w:lvlJc w:val="left"/>
      <w:pPr>
        <w:ind w:left="4470" w:hanging="360"/>
      </w:pPr>
    </w:lvl>
    <w:lvl w:ilvl="7" w:tplc="2C0A0019" w:tentative="1">
      <w:start w:val="1"/>
      <w:numFmt w:val="lowerLetter"/>
      <w:lvlText w:val="%8."/>
      <w:lvlJc w:val="left"/>
      <w:pPr>
        <w:ind w:left="5190" w:hanging="360"/>
      </w:pPr>
    </w:lvl>
    <w:lvl w:ilvl="8" w:tplc="2C0A001B" w:tentative="1">
      <w:start w:val="1"/>
      <w:numFmt w:val="lowerRoman"/>
      <w:lvlText w:val="%9."/>
      <w:lvlJc w:val="right"/>
      <w:pPr>
        <w:ind w:left="5910" w:hanging="180"/>
      </w:pPr>
    </w:lvl>
  </w:abstractNum>
  <w:abstractNum w:abstractNumId="26" w15:restartNumberingAfterBreak="0">
    <w:nsid w:val="7E5F669B"/>
    <w:multiLevelType w:val="hybridMultilevel"/>
    <w:tmpl w:val="146488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7"/>
  </w:num>
  <w:num w:numId="2">
    <w:abstractNumId w:val="8"/>
  </w:num>
  <w:num w:numId="3">
    <w:abstractNumId w:val="6"/>
  </w:num>
  <w:num w:numId="4">
    <w:abstractNumId w:val="12"/>
  </w:num>
  <w:num w:numId="5">
    <w:abstractNumId w:val="25"/>
  </w:num>
  <w:num w:numId="6">
    <w:abstractNumId w:val="15"/>
  </w:num>
  <w:num w:numId="7">
    <w:abstractNumId w:val="14"/>
  </w:num>
  <w:num w:numId="8">
    <w:abstractNumId w:val="20"/>
  </w:num>
  <w:num w:numId="9">
    <w:abstractNumId w:val="10"/>
  </w:num>
  <w:num w:numId="10">
    <w:abstractNumId w:val="11"/>
  </w:num>
  <w:num w:numId="11">
    <w:abstractNumId w:val="13"/>
  </w:num>
  <w:num w:numId="12">
    <w:abstractNumId w:val="7"/>
  </w:num>
  <w:num w:numId="13">
    <w:abstractNumId w:val="3"/>
  </w:num>
  <w:num w:numId="14">
    <w:abstractNumId w:val="23"/>
  </w:num>
  <w:num w:numId="15">
    <w:abstractNumId w:val="18"/>
  </w:num>
  <w:num w:numId="16">
    <w:abstractNumId w:val="19"/>
  </w:num>
  <w:num w:numId="17">
    <w:abstractNumId w:val="24"/>
  </w:num>
  <w:num w:numId="18">
    <w:abstractNumId w:val="21"/>
  </w:num>
  <w:num w:numId="19">
    <w:abstractNumId w:val="0"/>
  </w:num>
  <w:num w:numId="20">
    <w:abstractNumId w:val="5"/>
  </w:num>
  <w:num w:numId="21">
    <w:abstractNumId w:val="26"/>
  </w:num>
  <w:num w:numId="22">
    <w:abstractNumId w:val="9"/>
  </w:num>
  <w:num w:numId="23">
    <w:abstractNumId w:val="16"/>
  </w:num>
  <w:num w:numId="24">
    <w:abstractNumId w:val="22"/>
  </w:num>
  <w:num w:numId="25">
    <w:abstractNumId w:val="1"/>
  </w:num>
  <w:num w:numId="26">
    <w:abstractNumId w:val="4"/>
  </w:num>
  <w:num w:numId="27">
    <w:abstractNumId w:val="2"/>
  </w:num>
  <w:numIdMacAtCleanup w:val="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nrique gauto sand">
    <w15:presenceInfo w15:providerId="Windows Live" w15:userId="8c2c388c15d035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45"/>
    <w:rsid w:val="00001A71"/>
    <w:rsid w:val="00001DC2"/>
    <w:rsid w:val="0000230C"/>
    <w:rsid w:val="000044AF"/>
    <w:rsid w:val="000046EC"/>
    <w:rsid w:val="00006D9A"/>
    <w:rsid w:val="00007FE5"/>
    <w:rsid w:val="00010DC1"/>
    <w:rsid w:val="00012623"/>
    <w:rsid w:val="00013243"/>
    <w:rsid w:val="00013593"/>
    <w:rsid w:val="00013BDE"/>
    <w:rsid w:val="000161CF"/>
    <w:rsid w:val="0001629D"/>
    <w:rsid w:val="00016EBD"/>
    <w:rsid w:val="0002323A"/>
    <w:rsid w:val="0002405A"/>
    <w:rsid w:val="00033C01"/>
    <w:rsid w:val="000350C3"/>
    <w:rsid w:val="000355FF"/>
    <w:rsid w:val="000356B0"/>
    <w:rsid w:val="00036AD0"/>
    <w:rsid w:val="00036B2C"/>
    <w:rsid w:val="00036F09"/>
    <w:rsid w:val="00037B72"/>
    <w:rsid w:val="00040546"/>
    <w:rsid w:val="00040AD0"/>
    <w:rsid w:val="00042BC1"/>
    <w:rsid w:val="0004583A"/>
    <w:rsid w:val="00046E28"/>
    <w:rsid w:val="000476E1"/>
    <w:rsid w:val="00047908"/>
    <w:rsid w:val="00051B33"/>
    <w:rsid w:val="000520CE"/>
    <w:rsid w:val="000538FE"/>
    <w:rsid w:val="0005724B"/>
    <w:rsid w:val="00060816"/>
    <w:rsid w:val="00062B90"/>
    <w:rsid w:val="000639CA"/>
    <w:rsid w:val="0006412D"/>
    <w:rsid w:val="00064DB1"/>
    <w:rsid w:val="00065A45"/>
    <w:rsid w:val="00065A8B"/>
    <w:rsid w:val="0007270E"/>
    <w:rsid w:val="000740FB"/>
    <w:rsid w:val="000768D0"/>
    <w:rsid w:val="00077FA2"/>
    <w:rsid w:val="00084242"/>
    <w:rsid w:val="000853C0"/>
    <w:rsid w:val="00085FD8"/>
    <w:rsid w:val="0009040C"/>
    <w:rsid w:val="00091F42"/>
    <w:rsid w:val="00093C28"/>
    <w:rsid w:val="0009601C"/>
    <w:rsid w:val="000A0113"/>
    <w:rsid w:val="000A13EA"/>
    <w:rsid w:val="000A2DE0"/>
    <w:rsid w:val="000A3034"/>
    <w:rsid w:val="000A3A22"/>
    <w:rsid w:val="000A3B1C"/>
    <w:rsid w:val="000A3B8E"/>
    <w:rsid w:val="000A4976"/>
    <w:rsid w:val="000A557C"/>
    <w:rsid w:val="000A7549"/>
    <w:rsid w:val="000A7913"/>
    <w:rsid w:val="000B0B81"/>
    <w:rsid w:val="000B133E"/>
    <w:rsid w:val="000B153C"/>
    <w:rsid w:val="000B4455"/>
    <w:rsid w:val="000B4ECE"/>
    <w:rsid w:val="000B51C3"/>
    <w:rsid w:val="000B5EC2"/>
    <w:rsid w:val="000B6017"/>
    <w:rsid w:val="000C04D6"/>
    <w:rsid w:val="000C35ED"/>
    <w:rsid w:val="000C36A4"/>
    <w:rsid w:val="000C382B"/>
    <w:rsid w:val="000C4FB4"/>
    <w:rsid w:val="000C5C14"/>
    <w:rsid w:val="000D0D9D"/>
    <w:rsid w:val="000D28EF"/>
    <w:rsid w:val="000E13C2"/>
    <w:rsid w:val="000E7255"/>
    <w:rsid w:val="000E7A6E"/>
    <w:rsid w:val="000F0E99"/>
    <w:rsid w:val="000F4078"/>
    <w:rsid w:val="000F42C5"/>
    <w:rsid w:val="000F4D68"/>
    <w:rsid w:val="000F51F5"/>
    <w:rsid w:val="000F5A9B"/>
    <w:rsid w:val="000F663E"/>
    <w:rsid w:val="000F7FB1"/>
    <w:rsid w:val="00100AD0"/>
    <w:rsid w:val="001062B6"/>
    <w:rsid w:val="001065E5"/>
    <w:rsid w:val="00106C01"/>
    <w:rsid w:val="00111DBD"/>
    <w:rsid w:val="00114DD3"/>
    <w:rsid w:val="00114DE5"/>
    <w:rsid w:val="0011563B"/>
    <w:rsid w:val="00115A81"/>
    <w:rsid w:val="00116379"/>
    <w:rsid w:val="0011703F"/>
    <w:rsid w:val="00122A17"/>
    <w:rsid w:val="00123D9D"/>
    <w:rsid w:val="00124997"/>
    <w:rsid w:val="001256D5"/>
    <w:rsid w:val="00130CAD"/>
    <w:rsid w:val="0013100D"/>
    <w:rsid w:val="00131283"/>
    <w:rsid w:val="00132483"/>
    <w:rsid w:val="0013366D"/>
    <w:rsid w:val="00136501"/>
    <w:rsid w:val="0014038A"/>
    <w:rsid w:val="00140D71"/>
    <w:rsid w:val="001411A5"/>
    <w:rsid w:val="001437D7"/>
    <w:rsid w:val="00144E04"/>
    <w:rsid w:val="00144E40"/>
    <w:rsid w:val="00145ABA"/>
    <w:rsid w:val="0014719B"/>
    <w:rsid w:val="001501D8"/>
    <w:rsid w:val="0015160E"/>
    <w:rsid w:val="00152556"/>
    <w:rsid w:val="00156129"/>
    <w:rsid w:val="001568C9"/>
    <w:rsid w:val="00161E05"/>
    <w:rsid w:val="001628F6"/>
    <w:rsid w:val="0016456A"/>
    <w:rsid w:val="00165BA6"/>
    <w:rsid w:val="001661F5"/>
    <w:rsid w:val="00166821"/>
    <w:rsid w:val="001668D5"/>
    <w:rsid w:val="00172FBB"/>
    <w:rsid w:val="00176B7F"/>
    <w:rsid w:val="00183B53"/>
    <w:rsid w:val="00183B6D"/>
    <w:rsid w:val="001861F1"/>
    <w:rsid w:val="00186FBD"/>
    <w:rsid w:val="00187A12"/>
    <w:rsid w:val="00190027"/>
    <w:rsid w:val="00190D84"/>
    <w:rsid w:val="00191A05"/>
    <w:rsid w:val="00191EEB"/>
    <w:rsid w:val="001944BC"/>
    <w:rsid w:val="00197070"/>
    <w:rsid w:val="001A2AE0"/>
    <w:rsid w:val="001A414E"/>
    <w:rsid w:val="001A6A31"/>
    <w:rsid w:val="001B0B3C"/>
    <w:rsid w:val="001B3804"/>
    <w:rsid w:val="001B655F"/>
    <w:rsid w:val="001C29E4"/>
    <w:rsid w:val="001C3144"/>
    <w:rsid w:val="001C33C6"/>
    <w:rsid w:val="001C5B92"/>
    <w:rsid w:val="001C7CC5"/>
    <w:rsid w:val="001D064E"/>
    <w:rsid w:val="001D3392"/>
    <w:rsid w:val="001D52E7"/>
    <w:rsid w:val="001D5A62"/>
    <w:rsid w:val="001D7EAE"/>
    <w:rsid w:val="001E3EAE"/>
    <w:rsid w:val="001E5A2D"/>
    <w:rsid w:val="001E64F5"/>
    <w:rsid w:val="001E677B"/>
    <w:rsid w:val="001E70FF"/>
    <w:rsid w:val="001E7767"/>
    <w:rsid w:val="001F1D15"/>
    <w:rsid w:val="001F343A"/>
    <w:rsid w:val="001F5F59"/>
    <w:rsid w:val="00202082"/>
    <w:rsid w:val="0020376A"/>
    <w:rsid w:val="002047E6"/>
    <w:rsid w:val="0020728D"/>
    <w:rsid w:val="00210393"/>
    <w:rsid w:val="00210C07"/>
    <w:rsid w:val="00211BFD"/>
    <w:rsid w:val="00213452"/>
    <w:rsid w:val="002157C1"/>
    <w:rsid w:val="002179E5"/>
    <w:rsid w:val="00217B50"/>
    <w:rsid w:val="00217BDF"/>
    <w:rsid w:val="00222693"/>
    <w:rsid w:val="00224D73"/>
    <w:rsid w:val="0022512C"/>
    <w:rsid w:val="0022666E"/>
    <w:rsid w:val="002368AB"/>
    <w:rsid w:val="00236AE2"/>
    <w:rsid w:val="00237078"/>
    <w:rsid w:val="00240632"/>
    <w:rsid w:val="0024281C"/>
    <w:rsid w:val="00243FAC"/>
    <w:rsid w:val="002448AE"/>
    <w:rsid w:val="00244E9F"/>
    <w:rsid w:val="00245FB5"/>
    <w:rsid w:val="002535EA"/>
    <w:rsid w:val="0025370A"/>
    <w:rsid w:val="002539E6"/>
    <w:rsid w:val="00255B38"/>
    <w:rsid w:val="00257232"/>
    <w:rsid w:val="00261D51"/>
    <w:rsid w:val="00262BF4"/>
    <w:rsid w:val="00263265"/>
    <w:rsid w:val="00263337"/>
    <w:rsid w:val="00263BE3"/>
    <w:rsid w:val="002710D3"/>
    <w:rsid w:val="00273149"/>
    <w:rsid w:val="00273231"/>
    <w:rsid w:val="0027391A"/>
    <w:rsid w:val="00274284"/>
    <w:rsid w:val="00274D01"/>
    <w:rsid w:val="00276189"/>
    <w:rsid w:val="0028002D"/>
    <w:rsid w:val="002836ED"/>
    <w:rsid w:val="00283F34"/>
    <w:rsid w:val="00284F17"/>
    <w:rsid w:val="002850ED"/>
    <w:rsid w:val="002872A1"/>
    <w:rsid w:val="002875A7"/>
    <w:rsid w:val="002925F9"/>
    <w:rsid w:val="00293AF9"/>
    <w:rsid w:val="0029572C"/>
    <w:rsid w:val="002957FB"/>
    <w:rsid w:val="002A1498"/>
    <w:rsid w:val="002A56FB"/>
    <w:rsid w:val="002A5DF1"/>
    <w:rsid w:val="002A764F"/>
    <w:rsid w:val="002A76A1"/>
    <w:rsid w:val="002B1596"/>
    <w:rsid w:val="002B5937"/>
    <w:rsid w:val="002B5BF7"/>
    <w:rsid w:val="002B690F"/>
    <w:rsid w:val="002B79F7"/>
    <w:rsid w:val="002B7D33"/>
    <w:rsid w:val="002C004B"/>
    <w:rsid w:val="002C0360"/>
    <w:rsid w:val="002C06BE"/>
    <w:rsid w:val="002C3207"/>
    <w:rsid w:val="002C455B"/>
    <w:rsid w:val="002C4AFE"/>
    <w:rsid w:val="002C5FE4"/>
    <w:rsid w:val="002C6D8A"/>
    <w:rsid w:val="002D016A"/>
    <w:rsid w:val="002D0C78"/>
    <w:rsid w:val="002D298A"/>
    <w:rsid w:val="002D4A1B"/>
    <w:rsid w:val="002D4C7A"/>
    <w:rsid w:val="002D5045"/>
    <w:rsid w:val="002D507D"/>
    <w:rsid w:val="002D6075"/>
    <w:rsid w:val="002E217B"/>
    <w:rsid w:val="002E2792"/>
    <w:rsid w:val="002E2A3D"/>
    <w:rsid w:val="002E5CA6"/>
    <w:rsid w:val="002E7AFC"/>
    <w:rsid w:val="002F0A7F"/>
    <w:rsid w:val="002F0C69"/>
    <w:rsid w:val="002F2B1E"/>
    <w:rsid w:val="002F49EB"/>
    <w:rsid w:val="00300678"/>
    <w:rsid w:val="00300EB9"/>
    <w:rsid w:val="0030182E"/>
    <w:rsid w:val="00302AEA"/>
    <w:rsid w:val="0030410D"/>
    <w:rsid w:val="0030456E"/>
    <w:rsid w:val="00306573"/>
    <w:rsid w:val="00307B58"/>
    <w:rsid w:val="00310B49"/>
    <w:rsid w:val="00311AA6"/>
    <w:rsid w:val="0031231B"/>
    <w:rsid w:val="00313D52"/>
    <w:rsid w:val="00315517"/>
    <w:rsid w:val="003173F0"/>
    <w:rsid w:val="003207F2"/>
    <w:rsid w:val="00320E68"/>
    <w:rsid w:val="0032126D"/>
    <w:rsid w:val="0032253F"/>
    <w:rsid w:val="0032336C"/>
    <w:rsid w:val="00327F7B"/>
    <w:rsid w:val="00331C6B"/>
    <w:rsid w:val="00331D18"/>
    <w:rsid w:val="003346E1"/>
    <w:rsid w:val="00334805"/>
    <w:rsid w:val="003355F8"/>
    <w:rsid w:val="00336069"/>
    <w:rsid w:val="00336978"/>
    <w:rsid w:val="00336E08"/>
    <w:rsid w:val="00336F02"/>
    <w:rsid w:val="003378FE"/>
    <w:rsid w:val="003403BF"/>
    <w:rsid w:val="00340CE9"/>
    <w:rsid w:val="00341BFA"/>
    <w:rsid w:val="00342D81"/>
    <w:rsid w:val="00343EBF"/>
    <w:rsid w:val="00344A6C"/>
    <w:rsid w:val="00345742"/>
    <w:rsid w:val="0035012E"/>
    <w:rsid w:val="0035501D"/>
    <w:rsid w:val="0035541F"/>
    <w:rsid w:val="00355867"/>
    <w:rsid w:val="0035625D"/>
    <w:rsid w:val="003565BC"/>
    <w:rsid w:val="00360090"/>
    <w:rsid w:val="00361E7C"/>
    <w:rsid w:val="0036489B"/>
    <w:rsid w:val="00370B0D"/>
    <w:rsid w:val="003744F9"/>
    <w:rsid w:val="0037461A"/>
    <w:rsid w:val="00374B4C"/>
    <w:rsid w:val="00374C81"/>
    <w:rsid w:val="00375A6D"/>
    <w:rsid w:val="003779B0"/>
    <w:rsid w:val="0038337A"/>
    <w:rsid w:val="003848BE"/>
    <w:rsid w:val="003858C2"/>
    <w:rsid w:val="00385995"/>
    <w:rsid w:val="00386AF5"/>
    <w:rsid w:val="003909AB"/>
    <w:rsid w:val="003919A3"/>
    <w:rsid w:val="003921B6"/>
    <w:rsid w:val="00396C45"/>
    <w:rsid w:val="003A0C74"/>
    <w:rsid w:val="003A0CAB"/>
    <w:rsid w:val="003A197B"/>
    <w:rsid w:val="003A222A"/>
    <w:rsid w:val="003A2A15"/>
    <w:rsid w:val="003A2F94"/>
    <w:rsid w:val="003A3231"/>
    <w:rsid w:val="003A34F5"/>
    <w:rsid w:val="003A645A"/>
    <w:rsid w:val="003A7036"/>
    <w:rsid w:val="003A7386"/>
    <w:rsid w:val="003B08BF"/>
    <w:rsid w:val="003B1388"/>
    <w:rsid w:val="003B1411"/>
    <w:rsid w:val="003B2638"/>
    <w:rsid w:val="003B368F"/>
    <w:rsid w:val="003B52C4"/>
    <w:rsid w:val="003B57FE"/>
    <w:rsid w:val="003B5A3B"/>
    <w:rsid w:val="003B7CB0"/>
    <w:rsid w:val="003B7D9F"/>
    <w:rsid w:val="003C0D44"/>
    <w:rsid w:val="003D2A4F"/>
    <w:rsid w:val="003D2BBC"/>
    <w:rsid w:val="003D4280"/>
    <w:rsid w:val="003D4BA0"/>
    <w:rsid w:val="003D510F"/>
    <w:rsid w:val="003D6CF5"/>
    <w:rsid w:val="003D7CB1"/>
    <w:rsid w:val="003E06F0"/>
    <w:rsid w:val="003E3259"/>
    <w:rsid w:val="003E4BEF"/>
    <w:rsid w:val="003E678D"/>
    <w:rsid w:val="003F06A7"/>
    <w:rsid w:val="003F41E6"/>
    <w:rsid w:val="003F467A"/>
    <w:rsid w:val="003F6025"/>
    <w:rsid w:val="003F69E0"/>
    <w:rsid w:val="003F7373"/>
    <w:rsid w:val="003F7C77"/>
    <w:rsid w:val="004004F8"/>
    <w:rsid w:val="00402B73"/>
    <w:rsid w:val="00402CFB"/>
    <w:rsid w:val="00403470"/>
    <w:rsid w:val="00406620"/>
    <w:rsid w:val="00407AE4"/>
    <w:rsid w:val="0041061F"/>
    <w:rsid w:val="00410C51"/>
    <w:rsid w:val="00412D77"/>
    <w:rsid w:val="00412E0D"/>
    <w:rsid w:val="00413CAF"/>
    <w:rsid w:val="004164C2"/>
    <w:rsid w:val="00417A28"/>
    <w:rsid w:val="00422F92"/>
    <w:rsid w:val="00423EBE"/>
    <w:rsid w:val="004254D0"/>
    <w:rsid w:val="00426A5E"/>
    <w:rsid w:val="0043209F"/>
    <w:rsid w:val="00432874"/>
    <w:rsid w:val="00432D81"/>
    <w:rsid w:val="00434248"/>
    <w:rsid w:val="00435A0D"/>
    <w:rsid w:val="00435F7F"/>
    <w:rsid w:val="004427D1"/>
    <w:rsid w:val="00446BB1"/>
    <w:rsid w:val="00450354"/>
    <w:rsid w:val="0045107D"/>
    <w:rsid w:val="0045158A"/>
    <w:rsid w:val="004516C8"/>
    <w:rsid w:val="00452EB7"/>
    <w:rsid w:val="004560D8"/>
    <w:rsid w:val="00456BA0"/>
    <w:rsid w:val="00456C78"/>
    <w:rsid w:val="004576B0"/>
    <w:rsid w:val="004600DC"/>
    <w:rsid w:val="00460128"/>
    <w:rsid w:val="00461A29"/>
    <w:rsid w:val="0046512A"/>
    <w:rsid w:val="00466F1D"/>
    <w:rsid w:val="00471E08"/>
    <w:rsid w:val="00471E51"/>
    <w:rsid w:val="0047209C"/>
    <w:rsid w:val="004736F6"/>
    <w:rsid w:val="0047505F"/>
    <w:rsid w:val="004777A6"/>
    <w:rsid w:val="0048076A"/>
    <w:rsid w:val="004815D9"/>
    <w:rsid w:val="004833B4"/>
    <w:rsid w:val="004910CE"/>
    <w:rsid w:val="004914E8"/>
    <w:rsid w:val="00493020"/>
    <w:rsid w:val="00496E89"/>
    <w:rsid w:val="004975E7"/>
    <w:rsid w:val="004A17D7"/>
    <w:rsid w:val="004A2D58"/>
    <w:rsid w:val="004A441B"/>
    <w:rsid w:val="004B005D"/>
    <w:rsid w:val="004B01F0"/>
    <w:rsid w:val="004B0846"/>
    <w:rsid w:val="004B1D27"/>
    <w:rsid w:val="004B272F"/>
    <w:rsid w:val="004B2D89"/>
    <w:rsid w:val="004B4025"/>
    <w:rsid w:val="004B6D91"/>
    <w:rsid w:val="004C07F8"/>
    <w:rsid w:val="004C2734"/>
    <w:rsid w:val="004C401B"/>
    <w:rsid w:val="004C44FE"/>
    <w:rsid w:val="004C4C3E"/>
    <w:rsid w:val="004C5A95"/>
    <w:rsid w:val="004C6CA9"/>
    <w:rsid w:val="004D0AB5"/>
    <w:rsid w:val="004D0E58"/>
    <w:rsid w:val="004D29E2"/>
    <w:rsid w:val="004D4D69"/>
    <w:rsid w:val="004D742D"/>
    <w:rsid w:val="004E0F47"/>
    <w:rsid w:val="004E0F9B"/>
    <w:rsid w:val="004E111A"/>
    <w:rsid w:val="004E34B6"/>
    <w:rsid w:val="004E381A"/>
    <w:rsid w:val="004E6DAD"/>
    <w:rsid w:val="004E73C0"/>
    <w:rsid w:val="004F06EE"/>
    <w:rsid w:val="004F301A"/>
    <w:rsid w:val="004F3B23"/>
    <w:rsid w:val="004F4ADC"/>
    <w:rsid w:val="004F4BAF"/>
    <w:rsid w:val="004F64C1"/>
    <w:rsid w:val="005032E0"/>
    <w:rsid w:val="00503E8E"/>
    <w:rsid w:val="005058E0"/>
    <w:rsid w:val="005074E2"/>
    <w:rsid w:val="00507D08"/>
    <w:rsid w:val="00510F79"/>
    <w:rsid w:val="00512974"/>
    <w:rsid w:val="005140D0"/>
    <w:rsid w:val="00516294"/>
    <w:rsid w:val="005175FA"/>
    <w:rsid w:val="00520D4D"/>
    <w:rsid w:val="00522D23"/>
    <w:rsid w:val="0052517C"/>
    <w:rsid w:val="005262EA"/>
    <w:rsid w:val="0052654F"/>
    <w:rsid w:val="005265AB"/>
    <w:rsid w:val="00530316"/>
    <w:rsid w:val="0053045C"/>
    <w:rsid w:val="0053094C"/>
    <w:rsid w:val="0053137B"/>
    <w:rsid w:val="00531637"/>
    <w:rsid w:val="00532819"/>
    <w:rsid w:val="00533DDD"/>
    <w:rsid w:val="00535422"/>
    <w:rsid w:val="005379CF"/>
    <w:rsid w:val="005412EB"/>
    <w:rsid w:val="00541D7F"/>
    <w:rsid w:val="00543796"/>
    <w:rsid w:val="00543900"/>
    <w:rsid w:val="00544836"/>
    <w:rsid w:val="0054508F"/>
    <w:rsid w:val="005460B7"/>
    <w:rsid w:val="005516DC"/>
    <w:rsid w:val="00556A44"/>
    <w:rsid w:val="00556CC6"/>
    <w:rsid w:val="005571F3"/>
    <w:rsid w:val="00557FC2"/>
    <w:rsid w:val="0056185A"/>
    <w:rsid w:val="005618B9"/>
    <w:rsid w:val="00565711"/>
    <w:rsid w:val="005709AC"/>
    <w:rsid w:val="00571B2C"/>
    <w:rsid w:val="00573745"/>
    <w:rsid w:val="00573D1F"/>
    <w:rsid w:val="0058061C"/>
    <w:rsid w:val="00580B89"/>
    <w:rsid w:val="005822AC"/>
    <w:rsid w:val="00582528"/>
    <w:rsid w:val="00586985"/>
    <w:rsid w:val="0058756D"/>
    <w:rsid w:val="005875C0"/>
    <w:rsid w:val="00590553"/>
    <w:rsid w:val="00590FD7"/>
    <w:rsid w:val="0059199F"/>
    <w:rsid w:val="00592DC8"/>
    <w:rsid w:val="005947A0"/>
    <w:rsid w:val="0059538D"/>
    <w:rsid w:val="00595E3D"/>
    <w:rsid w:val="005962FB"/>
    <w:rsid w:val="00597998"/>
    <w:rsid w:val="00597B16"/>
    <w:rsid w:val="005A193D"/>
    <w:rsid w:val="005A2F26"/>
    <w:rsid w:val="005A2FB4"/>
    <w:rsid w:val="005A33CA"/>
    <w:rsid w:val="005A39A9"/>
    <w:rsid w:val="005A3F45"/>
    <w:rsid w:val="005A532E"/>
    <w:rsid w:val="005A5EA4"/>
    <w:rsid w:val="005A72B6"/>
    <w:rsid w:val="005B1196"/>
    <w:rsid w:val="005B34E7"/>
    <w:rsid w:val="005B35A2"/>
    <w:rsid w:val="005B4664"/>
    <w:rsid w:val="005B47AF"/>
    <w:rsid w:val="005B550B"/>
    <w:rsid w:val="005B629A"/>
    <w:rsid w:val="005B66D5"/>
    <w:rsid w:val="005B718E"/>
    <w:rsid w:val="005B7462"/>
    <w:rsid w:val="005C1041"/>
    <w:rsid w:val="005C3C9F"/>
    <w:rsid w:val="005C6958"/>
    <w:rsid w:val="005D42F5"/>
    <w:rsid w:val="005E0ED4"/>
    <w:rsid w:val="005E2A6A"/>
    <w:rsid w:val="005E390E"/>
    <w:rsid w:val="005E3AF6"/>
    <w:rsid w:val="005E4086"/>
    <w:rsid w:val="005E5236"/>
    <w:rsid w:val="005E5ED8"/>
    <w:rsid w:val="005F04AA"/>
    <w:rsid w:val="005F0977"/>
    <w:rsid w:val="005F348C"/>
    <w:rsid w:val="005F5361"/>
    <w:rsid w:val="005F6507"/>
    <w:rsid w:val="005F797C"/>
    <w:rsid w:val="005F7EB6"/>
    <w:rsid w:val="006007E9"/>
    <w:rsid w:val="0060080C"/>
    <w:rsid w:val="00603979"/>
    <w:rsid w:val="00604F28"/>
    <w:rsid w:val="00605890"/>
    <w:rsid w:val="00607B48"/>
    <w:rsid w:val="0061323D"/>
    <w:rsid w:val="006156DA"/>
    <w:rsid w:val="00615E2C"/>
    <w:rsid w:val="0061687A"/>
    <w:rsid w:val="00617748"/>
    <w:rsid w:val="00617A1C"/>
    <w:rsid w:val="00620051"/>
    <w:rsid w:val="00620813"/>
    <w:rsid w:val="00621CD6"/>
    <w:rsid w:val="0062228A"/>
    <w:rsid w:val="00625045"/>
    <w:rsid w:val="00625A81"/>
    <w:rsid w:val="00625A8E"/>
    <w:rsid w:val="00625D16"/>
    <w:rsid w:val="00625FF3"/>
    <w:rsid w:val="006311F7"/>
    <w:rsid w:val="0063192D"/>
    <w:rsid w:val="0063394D"/>
    <w:rsid w:val="00636329"/>
    <w:rsid w:val="0064114D"/>
    <w:rsid w:val="0064164E"/>
    <w:rsid w:val="0064170D"/>
    <w:rsid w:val="006417E9"/>
    <w:rsid w:val="0064209D"/>
    <w:rsid w:val="006437A0"/>
    <w:rsid w:val="0064533A"/>
    <w:rsid w:val="00645A4C"/>
    <w:rsid w:val="0064646C"/>
    <w:rsid w:val="0065036A"/>
    <w:rsid w:val="0065191F"/>
    <w:rsid w:val="00655CBF"/>
    <w:rsid w:val="00655D51"/>
    <w:rsid w:val="00656527"/>
    <w:rsid w:val="00656E42"/>
    <w:rsid w:val="006614D8"/>
    <w:rsid w:val="00662BB3"/>
    <w:rsid w:val="00663711"/>
    <w:rsid w:val="00665C68"/>
    <w:rsid w:val="0067060E"/>
    <w:rsid w:val="00670DB9"/>
    <w:rsid w:val="006724E1"/>
    <w:rsid w:val="0067483B"/>
    <w:rsid w:val="006773CD"/>
    <w:rsid w:val="00680041"/>
    <w:rsid w:val="00680CE9"/>
    <w:rsid w:val="00682850"/>
    <w:rsid w:val="006858FB"/>
    <w:rsid w:val="00686F72"/>
    <w:rsid w:val="00687867"/>
    <w:rsid w:val="00687FE7"/>
    <w:rsid w:val="006934E6"/>
    <w:rsid w:val="00693971"/>
    <w:rsid w:val="006958F8"/>
    <w:rsid w:val="00695E0F"/>
    <w:rsid w:val="00696065"/>
    <w:rsid w:val="0069675C"/>
    <w:rsid w:val="006A0BD4"/>
    <w:rsid w:val="006A1C18"/>
    <w:rsid w:val="006A338C"/>
    <w:rsid w:val="006A3ED9"/>
    <w:rsid w:val="006B134D"/>
    <w:rsid w:val="006B278A"/>
    <w:rsid w:val="006B2836"/>
    <w:rsid w:val="006B46FB"/>
    <w:rsid w:val="006B629C"/>
    <w:rsid w:val="006B79D5"/>
    <w:rsid w:val="006C02AF"/>
    <w:rsid w:val="006C070C"/>
    <w:rsid w:val="006C0F41"/>
    <w:rsid w:val="006C1F94"/>
    <w:rsid w:val="006C42D3"/>
    <w:rsid w:val="006C7E82"/>
    <w:rsid w:val="006D0732"/>
    <w:rsid w:val="006D2E6E"/>
    <w:rsid w:val="006D3129"/>
    <w:rsid w:val="006D661F"/>
    <w:rsid w:val="006E04B1"/>
    <w:rsid w:val="006E1B4E"/>
    <w:rsid w:val="006E449D"/>
    <w:rsid w:val="006E56C1"/>
    <w:rsid w:val="006E63ED"/>
    <w:rsid w:val="006E7A5D"/>
    <w:rsid w:val="006E7D84"/>
    <w:rsid w:val="006F129E"/>
    <w:rsid w:val="006F3A28"/>
    <w:rsid w:val="006F40A5"/>
    <w:rsid w:val="006F44D6"/>
    <w:rsid w:val="006F67A2"/>
    <w:rsid w:val="006F7C73"/>
    <w:rsid w:val="007013DD"/>
    <w:rsid w:val="00702059"/>
    <w:rsid w:val="00703FF0"/>
    <w:rsid w:val="00704265"/>
    <w:rsid w:val="00704383"/>
    <w:rsid w:val="00704A91"/>
    <w:rsid w:val="00704E49"/>
    <w:rsid w:val="007066CD"/>
    <w:rsid w:val="00706A87"/>
    <w:rsid w:val="00710D68"/>
    <w:rsid w:val="00715F65"/>
    <w:rsid w:val="00720050"/>
    <w:rsid w:val="00720630"/>
    <w:rsid w:val="00721D5D"/>
    <w:rsid w:val="00722251"/>
    <w:rsid w:val="007250B8"/>
    <w:rsid w:val="00726E13"/>
    <w:rsid w:val="00726FCC"/>
    <w:rsid w:val="00727A74"/>
    <w:rsid w:val="00727DBD"/>
    <w:rsid w:val="00731528"/>
    <w:rsid w:val="00732395"/>
    <w:rsid w:val="007359E3"/>
    <w:rsid w:val="007363D4"/>
    <w:rsid w:val="00736D7C"/>
    <w:rsid w:val="00742D5D"/>
    <w:rsid w:val="0074312A"/>
    <w:rsid w:val="0074389D"/>
    <w:rsid w:val="00743FEF"/>
    <w:rsid w:val="00744997"/>
    <w:rsid w:val="00745A91"/>
    <w:rsid w:val="00745BC2"/>
    <w:rsid w:val="00745CF4"/>
    <w:rsid w:val="0074609F"/>
    <w:rsid w:val="00746E92"/>
    <w:rsid w:val="0075244E"/>
    <w:rsid w:val="00753301"/>
    <w:rsid w:val="00754708"/>
    <w:rsid w:val="00757315"/>
    <w:rsid w:val="00757C35"/>
    <w:rsid w:val="007604D0"/>
    <w:rsid w:val="00761130"/>
    <w:rsid w:val="0076167A"/>
    <w:rsid w:val="0076189B"/>
    <w:rsid w:val="007655C8"/>
    <w:rsid w:val="00765F7A"/>
    <w:rsid w:val="007668D7"/>
    <w:rsid w:val="007678C0"/>
    <w:rsid w:val="007709C2"/>
    <w:rsid w:val="0078061A"/>
    <w:rsid w:val="00781161"/>
    <w:rsid w:val="007824BD"/>
    <w:rsid w:val="007836C7"/>
    <w:rsid w:val="00786E2B"/>
    <w:rsid w:val="0078719E"/>
    <w:rsid w:val="00787DBE"/>
    <w:rsid w:val="007935B8"/>
    <w:rsid w:val="00793DA3"/>
    <w:rsid w:val="00794022"/>
    <w:rsid w:val="007951F6"/>
    <w:rsid w:val="00795BBB"/>
    <w:rsid w:val="00795C61"/>
    <w:rsid w:val="007974A2"/>
    <w:rsid w:val="007A08BB"/>
    <w:rsid w:val="007A1F68"/>
    <w:rsid w:val="007A4394"/>
    <w:rsid w:val="007A4535"/>
    <w:rsid w:val="007A4ED5"/>
    <w:rsid w:val="007A6FF4"/>
    <w:rsid w:val="007A7E64"/>
    <w:rsid w:val="007B4AF1"/>
    <w:rsid w:val="007B5951"/>
    <w:rsid w:val="007B613C"/>
    <w:rsid w:val="007B7446"/>
    <w:rsid w:val="007C0128"/>
    <w:rsid w:val="007C0253"/>
    <w:rsid w:val="007C0643"/>
    <w:rsid w:val="007C0BEA"/>
    <w:rsid w:val="007C2972"/>
    <w:rsid w:val="007C2D4C"/>
    <w:rsid w:val="007C4507"/>
    <w:rsid w:val="007C4824"/>
    <w:rsid w:val="007D2E8B"/>
    <w:rsid w:val="007D58DB"/>
    <w:rsid w:val="007E0F16"/>
    <w:rsid w:val="007E17F8"/>
    <w:rsid w:val="007E1F3E"/>
    <w:rsid w:val="007E3BDE"/>
    <w:rsid w:val="007E55FD"/>
    <w:rsid w:val="007E6A68"/>
    <w:rsid w:val="007F03EF"/>
    <w:rsid w:val="007F225D"/>
    <w:rsid w:val="007F5CE7"/>
    <w:rsid w:val="007F5D47"/>
    <w:rsid w:val="00800CCD"/>
    <w:rsid w:val="00801FB7"/>
    <w:rsid w:val="00802618"/>
    <w:rsid w:val="00803ACC"/>
    <w:rsid w:val="0080431B"/>
    <w:rsid w:val="00804D6D"/>
    <w:rsid w:val="00817144"/>
    <w:rsid w:val="008226C6"/>
    <w:rsid w:val="00823F3B"/>
    <w:rsid w:val="00825A69"/>
    <w:rsid w:val="008264D0"/>
    <w:rsid w:val="00831391"/>
    <w:rsid w:val="008318A9"/>
    <w:rsid w:val="00831E5D"/>
    <w:rsid w:val="0083262C"/>
    <w:rsid w:val="0083384A"/>
    <w:rsid w:val="00834653"/>
    <w:rsid w:val="008349F8"/>
    <w:rsid w:val="00835FA8"/>
    <w:rsid w:val="00837B53"/>
    <w:rsid w:val="008420F1"/>
    <w:rsid w:val="00843454"/>
    <w:rsid w:val="00843513"/>
    <w:rsid w:val="00843A7A"/>
    <w:rsid w:val="00843FCA"/>
    <w:rsid w:val="008441D8"/>
    <w:rsid w:val="00844238"/>
    <w:rsid w:val="00845343"/>
    <w:rsid w:val="0084681D"/>
    <w:rsid w:val="008475C0"/>
    <w:rsid w:val="0085067E"/>
    <w:rsid w:val="008513BF"/>
    <w:rsid w:val="00852D48"/>
    <w:rsid w:val="00855F79"/>
    <w:rsid w:val="0085754F"/>
    <w:rsid w:val="00860A4E"/>
    <w:rsid w:val="008620D3"/>
    <w:rsid w:val="00862844"/>
    <w:rsid w:val="008628D6"/>
    <w:rsid w:val="008629C7"/>
    <w:rsid w:val="00863B00"/>
    <w:rsid w:val="008673B2"/>
    <w:rsid w:val="0087074D"/>
    <w:rsid w:val="00872587"/>
    <w:rsid w:val="008733BA"/>
    <w:rsid w:val="008769B0"/>
    <w:rsid w:val="00876C0F"/>
    <w:rsid w:val="00881339"/>
    <w:rsid w:val="00881FF7"/>
    <w:rsid w:val="0088236D"/>
    <w:rsid w:val="00883FE8"/>
    <w:rsid w:val="00884F73"/>
    <w:rsid w:val="00885917"/>
    <w:rsid w:val="0088614E"/>
    <w:rsid w:val="00887728"/>
    <w:rsid w:val="00887EBF"/>
    <w:rsid w:val="00890AF0"/>
    <w:rsid w:val="008932AA"/>
    <w:rsid w:val="00893573"/>
    <w:rsid w:val="008972B6"/>
    <w:rsid w:val="00897BB8"/>
    <w:rsid w:val="008A060D"/>
    <w:rsid w:val="008A0BD7"/>
    <w:rsid w:val="008A0CF1"/>
    <w:rsid w:val="008A184D"/>
    <w:rsid w:val="008A35FD"/>
    <w:rsid w:val="008A4F4C"/>
    <w:rsid w:val="008A621D"/>
    <w:rsid w:val="008B0A5E"/>
    <w:rsid w:val="008B250A"/>
    <w:rsid w:val="008B2A42"/>
    <w:rsid w:val="008B7251"/>
    <w:rsid w:val="008C42D1"/>
    <w:rsid w:val="008C43B3"/>
    <w:rsid w:val="008C64D3"/>
    <w:rsid w:val="008C748E"/>
    <w:rsid w:val="008C7942"/>
    <w:rsid w:val="008D197F"/>
    <w:rsid w:val="008D31F6"/>
    <w:rsid w:val="008D4998"/>
    <w:rsid w:val="008D530E"/>
    <w:rsid w:val="008E278A"/>
    <w:rsid w:val="008E3426"/>
    <w:rsid w:val="008E36D9"/>
    <w:rsid w:val="008E503D"/>
    <w:rsid w:val="008E5609"/>
    <w:rsid w:val="008E7FD2"/>
    <w:rsid w:val="008F4A2B"/>
    <w:rsid w:val="008F678E"/>
    <w:rsid w:val="00902703"/>
    <w:rsid w:val="00902801"/>
    <w:rsid w:val="00902834"/>
    <w:rsid w:val="00904766"/>
    <w:rsid w:val="00907991"/>
    <w:rsid w:val="00907C51"/>
    <w:rsid w:val="009142AB"/>
    <w:rsid w:val="00915519"/>
    <w:rsid w:val="009174CB"/>
    <w:rsid w:val="009204F3"/>
    <w:rsid w:val="009236A0"/>
    <w:rsid w:val="00924162"/>
    <w:rsid w:val="00924F07"/>
    <w:rsid w:val="00934580"/>
    <w:rsid w:val="00934771"/>
    <w:rsid w:val="009352FD"/>
    <w:rsid w:val="00940427"/>
    <w:rsid w:val="0094320C"/>
    <w:rsid w:val="009433A8"/>
    <w:rsid w:val="00943403"/>
    <w:rsid w:val="00944D8C"/>
    <w:rsid w:val="00944F67"/>
    <w:rsid w:val="00950292"/>
    <w:rsid w:val="0095327E"/>
    <w:rsid w:val="00954809"/>
    <w:rsid w:val="00957421"/>
    <w:rsid w:val="009577AF"/>
    <w:rsid w:val="00957D70"/>
    <w:rsid w:val="00960A1C"/>
    <w:rsid w:val="009611D7"/>
    <w:rsid w:val="00961F5D"/>
    <w:rsid w:val="00962A51"/>
    <w:rsid w:val="009636D8"/>
    <w:rsid w:val="00963D72"/>
    <w:rsid w:val="00964425"/>
    <w:rsid w:val="009645B3"/>
    <w:rsid w:val="00964E42"/>
    <w:rsid w:val="00965A6F"/>
    <w:rsid w:val="00966A91"/>
    <w:rsid w:val="00967AED"/>
    <w:rsid w:val="00970254"/>
    <w:rsid w:val="00970570"/>
    <w:rsid w:val="00970C37"/>
    <w:rsid w:val="00972B1A"/>
    <w:rsid w:val="0097330F"/>
    <w:rsid w:val="009746EB"/>
    <w:rsid w:val="00977CBE"/>
    <w:rsid w:val="00983012"/>
    <w:rsid w:val="00984B0C"/>
    <w:rsid w:val="00984D2A"/>
    <w:rsid w:val="00984E86"/>
    <w:rsid w:val="00985B04"/>
    <w:rsid w:val="00986CB5"/>
    <w:rsid w:val="00991A49"/>
    <w:rsid w:val="00992AF3"/>
    <w:rsid w:val="00992BA7"/>
    <w:rsid w:val="00995FAD"/>
    <w:rsid w:val="00996AC1"/>
    <w:rsid w:val="009A0FE8"/>
    <w:rsid w:val="009A1424"/>
    <w:rsid w:val="009A1804"/>
    <w:rsid w:val="009A1971"/>
    <w:rsid w:val="009A25AC"/>
    <w:rsid w:val="009A2AA7"/>
    <w:rsid w:val="009A2AF1"/>
    <w:rsid w:val="009A388B"/>
    <w:rsid w:val="009A49E5"/>
    <w:rsid w:val="009A5806"/>
    <w:rsid w:val="009A7169"/>
    <w:rsid w:val="009B07EA"/>
    <w:rsid w:val="009B2399"/>
    <w:rsid w:val="009B2473"/>
    <w:rsid w:val="009B322A"/>
    <w:rsid w:val="009B5CC0"/>
    <w:rsid w:val="009C1D10"/>
    <w:rsid w:val="009C1EFE"/>
    <w:rsid w:val="009C21C4"/>
    <w:rsid w:val="009C22AC"/>
    <w:rsid w:val="009C5A81"/>
    <w:rsid w:val="009C60C2"/>
    <w:rsid w:val="009D00C6"/>
    <w:rsid w:val="009D07CB"/>
    <w:rsid w:val="009D2820"/>
    <w:rsid w:val="009D33A2"/>
    <w:rsid w:val="009D4817"/>
    <w:rsid w:val="009D4E93"/>
    <w:rsid w:val="009D623F"/>
    <w:rsid w:val="009D6A2A"/>
    <w:rsid w:val="009E100A"/>
    <w:rsid w:val="009E23D8"/>
    <w:rsid w:val="009E4F4F"/>
    <w:rsid w:val="009E56D5"/>
    <w:rsid w:val="009E60A6"/>
    <w:rsid w:val="009E6129"/>
    <w:rsid w:val="009E79F5"/>
    <w:rsid w:val="009F20E4"/>
    <w:rsid w:val="009F26E4"/>
    <w:rsid w:val="009F2CA3"/>
    <w:rsid w:val="009F634B"/>
    <w:rsid w:val="009F6452"/>
    <w:rsid w:val="009F651F"/>
    <w:rsid w:val="009F7F9E"/>
    <w:rsid w:val="00A00433"/>
    <w:rsid w:val="00A0261F"/>
    <w:rsid w:val="00A04552"/>
    <w:rsid w:val="00A04CC7"/>
    <w:rsid w:val="00A07978"/>
    <w:rsid w:val="00A1156C"/>
    <w:rsid w:val="00A11D5B"/>
    <w:rsid w:val="00A1293A"/>
    <w:rsid w:val="00A13C4F"/>
    <w:rsid w:val="00A14C01"/>
    <w:rsid w:val="00A14EFB"/>
    <w:rsid w:val="00A152FE"/>
    <w:rsid w:val="00A16468"/>
    <w:rsid w:val="00A209AF"/>
    <w:rsid w:val="00A2389B"/>
    <w:rsid w:val="00A257EA"/>
    <w:rsid w:val="00A25925"/>
    <w:rsid w:val="00A26428"/>
    <w:rsid w:val="00A27062"/>
    <w:rsid w:val="00A30554"/>
    <w:rsid w:val="00A31F16"/>
    <w:rsid w:val="00A32BEA"/>
    <w:rsid w:val="00A33D59"/>
    <w:rsid w:val="00A357A8"/>
    <w:rsid w:val="00A37F73"/>
    <w:rsid w:val="00A42282"/>
    <w:rsid w:val="00A429A0"/>
    <w:rsid w:val="00A500A7"/>
    <w:rsid w:val="00A51A42"/>
    <w:rsid w:val="00A51A44"/>
    <w:rsid w:val="00A51D3A"/>
    <w:rsid w:val="00A53C9E"/>
    <w:rsid w:val="00A54F56"/>
    <w:rsid w:val="00A5625B"/>
    <w:rsid w:val="00A57A5D"/>
    <w:rsid w:val="00A628DC"/>
    <w:rsid w:val="00A62FC3"/>
    <w:rsid w:val="00A6328A"/>
    <w:rsid w:val="00A64257"/>
    <w:rsid w:val="00A64279"/>
    <w:rsid w:val="00A651BC"/>
    <w:rsid w:val="00A66F4A"/>
    <w:rsid w:val="00A67AE0"/>
    <w:rsid w:val="00A70D62"/>
    <w:rsid w:val="00A710BD"/>
    <w:rsid w:val="00A71567"/>
    <w:rsid w:val="00A72718"/>
    <w:rsid w:val="00A77175"/>
    <w:rsid w:val="00A839DC"/>
    <w:rsid w:val="00A84671"/>
    <w:rsid w:val="00A872E9"/>
    <w:rsid w:val="00A8753D"/>
    <w:rsid w:val="00A93A58"/>
    <w:rsid w:val="00A95AD9"/>
    <w:rsid w:val="00A95F4E"/>
    <w:rsid w:val="00A97138"/>
    <w:rsid w:val="00AA13FD"/>
    <w:rsid w:val="00AA1F8D"/>
    <w:rsid w:val="00AA298B"/>
    <w:rsid w:val="00AA2A7C"/>
    <w:rsid w:val="00AA3B3F"/>
    <w:rsid w:val="00AA3EC6"/>
    <w:rsid w:val="00AB2566"/>
    <w:rsid w:val="00AB3D86"/>
    <w:rsid w:val="00AB43DC"/>
    <w:rsid w:val="00AB4BD9"/>
    <w:rsid w:val="00AB530C"/>
    <w:rsid w:val="00AB644D"/>
    <w:rsid w:val="00AB6E94"/>
    <w:rsid w:val="00AC10E4"/>
    <w:rsid w:val="00AC21A4"/>
    <w:rsid w:val="00AC2A53"/>
    <w:rsid w:val="00AC45CB"/>
    <w:rsid w:val="00AC5186"/>
    <w:rsid w:val="00AC5A7B"/>
    <w:rsid w:val="00AC5DE2"/>
    <w:rsid w:val="00AC76DA"/>
    <w:rsid w:val="00AD08DC"/>
    <w:rsid w:val="00AD1BA5"/>
    <w:rsid w:val="00AD4E36"/>
    <w:rsid w:val="00AD752A"/>
    <w:rsid w:val="00AE07A6"/>
    <w:rsid w:val="00AE09E7"/>
    <w:rsid w:val="00AE3C79"/>
    <w:rsid w:val="00AF0043"/>
    <w:rsid w:val="00AF2F07"/>
    <w:rsid w:val="00B019BC"/>
    <w:rsid w:val="00B030EC"/>
    <w:rsid w:val="00B038BC"/>
    <w:rsid w:val="00B04846"/>
    <w:rsid w:val="00B053CE"/>
    <w:rsid w:val="00B0571A"/>
    <w:rsid w:val="00B06125"/>
    <w:rsid w:val="00B06A09"/>
    <w:rsid w:val="00B07C1D"/>
    <w:rsid w:val="00B10C5C"/>
    <w:rsid w:val="00B12A36"/>
    <w:rsid w:val="00B13C86"/>
    <w:rsid w:val="00B14FCC"/>
    <w:rsid w:val="00B170F1"/>
    <w:rsid w:val="00B17DE4"/>
    <w:rsid w:val="00B20CC3"/>
    <w:rsid w:val="00B22837"/>
    <w:rsid w:val="00B234AD"/>
    <w:rsid w:val="00B235AA"/>
    <w:rsid w:val="00B23B5E"/>
    <w:rsid w:val="00B25C4A"/>
    <w:rsid w:val="00B2616D"/>
    <w:rsid w:val="00B30117"/>
    <w:rsid w:val="00B3027D"/>
    <w:rsid w:val="00B33947"/>
    <w:rsid w:val="00B36289"/>
    <w:rsid w:val="00B3752F"/>
    <w:rsid w:val="00B3766D"/>
    <w:rsid w:val="00B37BC5"/>
    <w:rsid w:val="00B431C0"/>
    <w:rsid w:val="00B43364"/>
    <w:rsid w:val="00B44372"/>
    <w:rsid w:val="00B45987"/>
    <w:rsid w:val="00B46272"/>
    <w:rsid w:val="00B47448"/>
    <w:rsid w:val="00B51186"/>
    <w:rsid w:val="00B53580"/>
    <w:rsid w:val="00B54B48"/>
    <w:rsid w:val="00B5577D"/>
    <w:rsid w:val="00B5655E"/>
    <w:rsid w:val="00B571B3"/>
    <w:rsid w:val="00B57399"/>
    <w:rsid w:val="00B6087D"/>
    <w:rsid w:val="00B60F47"/>
    <w:rsid w:val="00B63812"/>
    <w:rsid w:val="00B653D1"/>
    <w:rsid w:val="00B707E9"/>
    <w:rsid w:val="00B70AF3"/>
    <w:rsid w:val="00B737BC"/>
    <w:rsid w:val="00B75457"/>
    <w:rsid w:val="00B7686F"/>
    <w:rsid w:val="00B804B3"/>
    <w:rsid w:val="00B8159D"/>
    <w:rsid w:val="00B8278A"/>
    <w:rsid w:val="00B84043"/>
    <w:rsid w:val="00B84D89"/>
    <w:rsid w:val="00B85996"/>
    <w:rsid w:val="00B873F6"/>
    <w:rsid w:val="00B87D66"/>
    <w:rsid w:val="00B90A89"/>
    <w:rsid w:val="00B91CA9"/>
    <w:rsid w:val="00B92C2D"/>
    <w:rsid w:val="00B94D8C"/>
    <w:rsid w:val="00B95C9E"/>
    <w:rsid w:val="00BA21FC"/>
    <w:rsid w:val="00BA3E0C"/>
    <w:rsid w:val="00BA5689"/>
    <w:rsid w:val="00BA74C9"/>
    <w:rsid w:val="00BA76A5"/>
    <w:rsid w:val="00BA7F0E"/>
    <w:rsid w:val="00BB4E7F"/>
    <w:rsid w:val="00BB4F3C"/>
    <w:rsid w:val="00BB5948"/>
    <w:rsid w:val="00BB59BE"/>
    <w:rsid w:val="00BB5E1D"/>
    <w:rsid w:val="00BB7C29"/>
    <w:rsid w:val="00BC05A7"/>
    <w:rsid w:val="00BC125E"/>
    <w:rsid w:val="00BC2C20"/>
    <w:rsid w:val="00BC7DF5"/>
    <w:rsid w:val="00BD1681"/>
    <w:rsid w:val="00BD5FB1"/>
    <w:rsid w:val="00BD7182"/>
    <w:rsid w:val="00BD756D"/>
    <w:rsid w:val="00BE171C"/>
    <w:rsid w:val="00BE1BC3"/>
    <w:rsid w:val="00BE268A"/>
    <w:rsid w:val="00BE3061"/>
    <w:rsid w:val="00BE6C98"/>
    <w:rsid w:val="00BF026D"/>
    <w:rsid w:val="00BF3217"/>
    <w:rsid w:val="00BF4919"/>
    <w:rsid w:val="00BF62BC"/>
    <w:rsid w:val="00BF6A00"/>
    <w:rsid w:val="00BF784A"/>
    <w:rsid w:val="00BF7EC8"/>
    <w:rsid w:val="00C0049F"/>
    <w:rsid w:val="00C007A7"/>
    <w:rsid w:val="00C00951"/>
    <w:rsid w:val="00C00F33"/>
    <w:rsid w:val="00C016C7"/>
    <w:rsid w:val="00C02244"/>
    <w:rsid w:val="00C02DFC"/>
    <w:rsid w:val="00C057B8"/>
    <w:rsid w:val="00C05CCF"/>
    <w:rsid w:val="00C10862"/>
    <w:rsid w:val="00C10FC2"/>
    <w:rsid w:val="00C12427"/>
    <w:rsid w:val="00C13366"/>
    <w:rsid w:val="00C1396E"/>
    <w:rsid w:val="00C13AE9"/>
    <w:rsid w:val="00C15381"/>
    <w:rsid w:val="00C165E4"/>
    <w:rsid w:val="00C16BD9"/>
    <w:rsid w:val="00C21967"/>
    <w:rsid w:val="00C22747"/>
    <w:rsid w:val="00C22A5D"/>
    <w:rsid w:val="00C23C0C"/>
    <w:rsid w:val="00C2541A"/>
    <w:rsid w:val="00C27538"/>
    <w:rsid w:val="00C3119A"/>
    <w:rsid w:val="00C33377"/>
    <w:rsid w:val="00C3514D"/>
    <w:rsid w:val="00C3672F"/>
    <w:rsid w:val="00C40BF3"/>
    <w:rsid w:val="00C40FD6"/>
    <w:rsid w:val="00C413CC"/>
    <w:rsid w:val="00C45249"/>
    <w:rsid w:val="00C45DFE"/>
    <w:rsid w:val="00C46853"/>
    <w:rsid w:val="00C47193"/>
    <w:rsid w:val="00C47D35"/>
    <w:rsid w:val="00C5254D"/>
    <w:rsid w:val="00C53E05"/>
    <w:rsid w:val="00C61094"/>
    <w:rsid w:val="00C724B5"/>
    <w:rsid w:val="00C7523C"/>
    <w:rsid w:val="00C75629"/>
    <w:rsid w:val="00C77E78"/>
    <w:rsid w:val="00C810EB"/>
    <w:rsid w:val="00C81E5B"/>
    <w:rsid w:val="00C8342D"/>
    <w:rsid w:val="00C84A03"/>
    <w:rsid w:val="00C85759"/>
    <w:rsid w:val="00C862D3"/>
    <w:rsid w:val="00C94BC0"/>
    <w:rsid w:val="00C9563E"/>
    <w:rsid w:val="00CA0F33"/>
    <w:rsid w:val="00CA2963"/>
    <w:rsid w:val="00CA3640"/>
    <w:rsid w:val="00CA6CBF"/>
    <w:rsid w:val="00CA726B"/>
    <w:rsid w:val="00CB1104"/>
    <w:rsid w:val="00CB12E4"/>
    <w:rsid w:val="00CB14F6"/>
    <w:rsid w:val="00CB1B99"/>
    <w:rsid w:val="00CB38B5"/>
    <w:rsid w:val="00CB5FDE"/>
    <w:rsid w:val="00CB6C7A"/>
    <w:rsid w:val="00CB7547"/>
    <w:rsid w:val="00CB7577"/>
    <w:rsid w:val="00CC0986"/>
    <w:rsid w:val="00CC0B6F"/>
    <w:rsid w:val="00CC5E96"/>
    <w:rsid w:val="00CC70D1"/>
    <w:rsid w:val="00CD045F"/>
    <w:rsid w:val="00CD21AE"/>
    <w:rsid w:val="00CD5D8B"/>
    <w:rsid w:val="00CD6698"/>
    <w:rsid w:val="00CD7FDC"/>
    <w:rsid w:val="00CE4790"/>
    <w:rsid w:val="00CE56D6"/>
    <w:rsid w:val="00CE5A15"/>
    <w:rsid w:val="00CE5E38"/>
    <w:rsid w:val="00CF16FB"/>
    <w:rsid w:val="00CF2F51"/>
    <w:rsid w:val="00CF580E"/>
    <w:rsid w:val="00CF5CD6"/>
    <w:rsid w:val="00CF5EDD"/>
    <w:rsid w:val="00CF73B0"/>
    <w:rsid w:val="00D01FB5"/>
    <w:rsid w:val="00D024A0"/>
    <w:rsid w:val="00D03906"/>
    <w:rsid w:val="00D0645B"/>
    <w:rsid w:val="00D07B82"/>
    <w:rsid w:val="00D10150"/>
    <w:rsid w:val="00D115C2"/>
    <w:rsid w:val="00D11644"/>
    <w:rsid w:val="00D11F59"/>
    <w:rsid w:val="00D12631"/>
    <w:rsid w:val="00D14BBF"/>
    <w:rsid w:val="00D14CBC"/>
    <w:rsid w:val="00D15501"/>
    <w:rsid w:val="00D155C2"/>
    <w:rsid w:val="00D16F31"/>
    <w:rsid w:val="00D170AF"/>
    <w:rsid w:val="00D170C9"/>
    <w:rsid w:val="00D174B6"/>
    <w:rsid w:val="00D17883"/>
    <w:rsid w:val="00D17FCD"/>
    <w:rsid w:val="00D20498"/>
    <w:rsid w:val="00D20B68"/>
    <w:rsid w:val="00D23502"/>
    <w:rsid w:val="00D2396F"/>
    <w:rsid w:val="00D24C0E"/>
    <w:rsid w:val="00D31E85"/>
    <w:rsid w:val="00D34D4F"/>
    <w:rsid w:val="00D42604"/>
    <w:rsid w:val="00D42C24"/>
    <w:rsid w:val="00D44BD5"/>
    <w:rsid w:val="00D44C3A"/>
    <w:rsid w:val="00D46505"/>
    <w:rsid w:val="00D46F85"/>
    <w:rsid w:val="00D5063C"/>
    <w:rsid w:val="00D51856"/>
    <w:rsid w:val="00D51D3E"/>
    <w:rsid w:val="00D54459"/>
    <w:rsid w:val="00D54DB7"/>
    <w:rsid w:val="00D55110"/>
    <w:rsid w:val="00D55889"/>
    <w:rsid w:val="00D55B4B"/>
    <w:rsid w:val="00D55BD5"/>
    <w:rsid w:val="00D62195"/>
    <w:rsid w:val="00D6569F"/>
    <w:rsid w:val="00D679C4"/>
    <w:rsid w:val="00D70163"/>
    <w:rsid w:val="00D7101D"/>
    <w:rsid w:val="00D71E3D"/>
    <w:rsid w:val="00D727FF"/>
    <w:rsid w:val="00D761C7"/>
    <w:rsid w:val="00D76A14"/>
    <w:rsid w:val="00D8103E"/>
    <w:rsid w:val="00D84548"/>
    <w:rsid w:val="00D84630"/>
    <w:rsid w:val="00D85238"/>
    <w:rsid w:val="00D852FD"/>
    <w:rsid w:val="00D85E9E"/>
    <w:rsid w:val="00D86C59"/>
    <w:rsid w:val="00D87281"/>
    <w:rsid w:val="00D87534"/>
    <w:rsid w:val="00D918A3"/>
    <w:rsid w:val="00D925B7"/>
    <w:rsid w:val="00D92F6F"/>
    <w:rsid w:val="00D93315"/>
    <w:rsid w:val="00D9366D"/>
    <w:rsid w:val="00D93742"/>
    <w:rsid w:val="00D960B8"/>
    <w:rsid w:val="00D97454"/>
    <w:rsid w:val="00D97F3A"/>
    <w:rsid w:val="00DA04D9"/>
    <w:rsid w:val="00DA2B9C"/>
    <w:rsid w:val="00DA409F"/>
    <w:rsid w:val="00DA43E3"/>
    <w:rsid w:val="00DA5A8B"/>
    <w:rsid w:val="00DA780F"/>
    <w:rsid w:val="00DA7A36"/>
    <w:rsid w:val="00DB0FEE"/>
    <w:rsid w:val="00DB3896"/>
    <w:rsid w:val="00DB753F"/>
    <w:rsid w:val="00DC091E"/>
    <w:rsid w:val="00DC0C96"/>
    <w:rsid w:val="00DC1CBA"/>
    <w:rsid w:val="00DC2309"/>
    <w:rsid w:val="00DC40DF"/>
    <w:rsid w:val="00DC6255"/>
    <w:rsid w:val="00DD2694"/>
    <w:rsid w:val="00DD2ADE"/>
    <w:rsid w:val="00DD5138"/>
    <w:rsid w:val="00DD6235"/>
    <w:rsid w:val="00DD6AB6"/>
    <w:rsid w:val="00DD71EB"/>
    <w:rsid w:val="00DD73A5"/>
    <w:rsid w:val="00DE0470"/>
    <w:rsid w:val="00DE2438"/>
    <w:rsid w:val="00DE5A5C"/>
    <w:rsid w:val="00DF2221"/>
    <w:rsid w:val="00DF248A"/>
    <w:rsid w:val="00DF3E85"/>
    <w:rsid w:val="00DF4652"/>
    <w:rsid w:val="00DF5A6A"/>
    <w:rsid w:val="00DF6366"/>
    <w:rsid w:val="00E020A9"/>
    <w:rsid w:val="00E04F9B"/>
    <w:rsid w:val="00E06DE1"/>
    <w:rsid w:val="00E06F71"/>
    <w:rsid w:val="00E0707D"/>
    <w:rsid w:val="00E108BE"/>
    <w:rsid w:val="00E11316"/>
    <w:rsid w:val="00E11A79"/>
    <w:rsid w:val="00E12177"/>
    <w:rsid w:val="00E132F2"/>
    <w:rsid w:val="00E13761"/>
    <w:rsid w:val="00E14A3E"/>
    <w:rsid w:val="00E1558D"/>
    <w:rsid w:val="00E200C1"/>
    <w:rsid w:val="00E204A3"/>
    <w:rsid w:val="00E2064E"/>
    <w:rsid w:val="00E22FBF"/>
    <w:rsid w:val="00E26160"/>
    <w:rsid w:val="00E278D1"/>
    <w:rsid w:val="00E3075A"/>
    <w:rsid w:val="00E30DCF"/>
    <w:rsid w:val="00E31030"/>
    <w:rsid w:val="00E32A06"/>
    <w:rsid w:val="00E33F30"/>
    <w:rsid w:val="00E33F8E"/>
    <w:rsid w:val="00E35C31"/>
    <w:rsid w:val="00E363BE"/>
    <w:rsid w:val="00E42053"/>
    <w:rsid w:val="00E425BC"/>
    <w:rsid w:val="00E43BF2"/>
    <w:rsid w:val="00E4410F"/>
    <w:rsid w:val="00E44EBE"/>
    <w:rsid w:val="00E4699B"/>
    <w:rsid w:val="00E46C25"/>
    <w:rsid w:val="00E470A1"/>
    <w:rsid w:val="00E501A8"/>
    <w:rsid w:val="00E51A17"/>
    <w:rsid w:val="00E52A1C"/>
    <w:rsid w:val="00E54307"/>
    <w:rsid w:val="00E54869"/>
    <w:rsid w:val="00E55869"/>
    <w:rsid w:val="00E564FD"/>
    <w:rsid w:val="00E60233"/>
    <w:rsid w:val="00E604DF"/>
    <w:rsid w:val="00E60813"/>
    <w:rsid w:val="00E64D8C"/>
    <w:rsid w:val="00E65CAF"/>
    <w:rsid w:val="00E663C7"/>
    <w:rsid w:val="00E66E31"/>
    <w:rsid w:val="00E673C0"/>
    <w:rsid w:val="00E67B87"/>
    <w:rsid w:val="00E71D3A"/>
    <w:rsid w:val="00E73373"/>
    <w:rsid w:val="00E74CA5"/>
    <w:rsid w:val="00E806DF"/>
    <w:rsid w:val="00E81E8B"/>
    <w:rsid w:val="00E827F3"/>
    <w:rsid w:val="00E830C4"/>
    <w:rsid w:val="00E847F3"/>
    <w:rsid w:val="00E91454"/>
    <w:rsid w:val="00E953D0"/>
    <w:rsid w:val="00E962A0"/>
    <w:rsid w:val="00E97B62"/>
    <w:rsid w:val="00E97DE6"/>
    <w:rsid w:val="00EA06C0"/>
    <w:rsid w:val="00EA16F1"/>
    <w:rsid w:val="00EA196C"/>
    <w:rsid w:val="00EA29D7"/>
    <w:rsid w:val="00EA3C52"/>
    <w:rsid w:val="00EA7962"/>
    <w:rsid w:val="00EB04E3"/>
    <w:rsid w:val="00EB0A84"/>
    <w:rsid w:val="00EB28EF"/>
    <w:rsid w:val="00EB2EE4"/>
    <w:rsid w:val="00EB422F"/>
    <w:rsid w:val="00EB595A"/>
    <w:rsid w:val="00EB5A71"/>
    <w:rsid w:val="00EB5E74"/>
    <w:rsid w:val="00EB6374"/>
    <w:rsid w:val="00EB7979"/>
    <w:rsid w:val="00EC1A17"/>
    <w:rsid w:val="00EC2217"/>
    <w:rsid w:val="00EC2FEA"/>
    <w:rsid w:val="00EC3F33"/>
    <w:rsid w:val="00EC4AF5"/>
    <w:rsid w:val="00EC54C1"/>
    <w:rsid w:val="00EC557F"/>
    <w:rsid w:val="00EC5A2B"/>
    <w:rsid w:val="00ED0C8C"/>
    <w:rsid w:val="00ED4E24"/>
    <w:rsid w:val="00ED50CC"/>
    <w:rsid w:val="00ED684D"/>
    <w:rsid w:val="00ED685B"/>
    <w:rsid w:val="00EE0457"/>
    <w:rsid w:val="00EE0A53"/>
    <w:rsid w:val="00EE184C"/>
    <w:rsid w:val="00EE1887"/>
    <w:rsid w:val="00EE2C52"/>
    <w:rsid w:val="00EE389B"/>
    <w:rsid w:val="00EE4A4B"/>
    <w:rsid w:val="00EE588C"/>
    <w:rsid w:val="00EF1635"/>
    <w:rsid w:val="00EF1F9E"/>
    <w:rsid w:val="00EF2F3A"/>
    <w:rsid w:val="00EF38E4"/>
    <w:rsid w:val="00EF51CE"/>
    <w:rsid w:val="00EF5A62"/>
    <w:rsid w:val="00EF6274"/>
    <w:rsid w:val="00EF6833"/>
    <w:rsid w:val="00F0136D"/>
    <w:rsid w:val="00F01468"/>
    <w:rsid w:val="00F01E5D"/>
    <w:rsid w:val="00F02965"/>
    <w:rsid w:val="00F02B6C"/>
    <w:rsid w:val="00F04E3E"/>
    <w:rsid w:val="00F11BBD"/>
    <w:rsid w:val="00F129C6"/>
    <w:rsid w:val="00F14AF3"/>
    <w:rsid w:val="00F1585A"/>
    <w:rsid w:val="00F16336"/>
    <w:rsid w:val="00F1782E"/>
    <w:rsid w:val="00F212CC"/>
    <w:rsid w:val="00F221FF"/>
    <w:rsid w:val="00F252E0"/>
    <w:rsid w:val="00F277A2"/>
    <w:rsid w:val="00F30290"/>
    <w:rsid w:val="00F30E46"/>
    <w:rsid w:val="00F31FDF"/>
    <w:rsid w:val="00F35368"/>
    <w:rsid w:val="00F3569A"/>
    <w:rsid w:val="00F35D65"/>
    <w:rsid w:val="00F369D7"/>
    <w:rsid w:val="00F40A2F"/>
    <w:rsid w:val="00F40B6A"/>
    <w:rsid w:val="00F40DD6"/>
    <w:rsid w:val="00F442AB"/>
    <w:rsid w:val="00F45D22"/>
    <w:rsid w:val="00F50FC7"/>
    <w:rsid w:val="00F51831"/>
    <w:rsid w:val="00F5260B"/>
    <w:rsid w:val="00F56529"/>
    <w:rsid w:val="00F56C52"/>
    <w:rsid w:val="00F57088"/>
    <w:rsid w:val="00F57415"/>
    <w:rsid w:val="00F60910"/>
    <w:rsid w:val="00F610F1"/>
    <w:rsid w:val="00F630B2"/>
    <w:rsid w:val="00F673B2"/>
    <w:rsid w:val="00F70194"/>
    <w:rsid w:val="00F70896"/>
    <w:rsid w:val="00F7241D"/>
    <w:rsid w:val="00F73C0D"/>
    <w:rsid w:val="00F74CCE"/>
    <w:rsid w:val="00F77A9C"/>
    <w:rsid w:val="00F80567"/>
    <w:rsid w:val="00F83EC8"/>
    <w:rsid w:val="00F84898"/>
    <w:rsid w:val="00F84AE3"/>
    <w:rsid w:val="00F86121"/>
    <w:rsid w:val="00F8666A"/>
    <w:rsid w:val="00F8685A"/>
    <w:rsid w:val="00F90140"/>
    <w:rsid w:val="00F921D4"/>
    <w:rsid w:val="00FA1763"/>
    <w:rsid w:val="00FA1968"/>
    <w:rsid w:val="00FA1D0C"/>
    <w:rsid w:val="00FA47D1"/>
    <w:rsid w:val="00FB0264"/>
    <w:rsid w:val="00FB2070"/>
    <w:rsid w:val="00FB28D7"/>
    <w:rsid w:val="00FB2DAD"/>
    <w:rsid w:val="00FB3E64"/>
    <w:rsid w:val="00FB6A53"/>
    <w:rsid w:val="00FB6F50"/>
    <w:rsid w:val="00FC0734"/>
    <w:rsid w:val="00FC09B1"/>
    <w:rsid w:val="00FC2EC4"/>
    <w:rsid w:val="00FC43BD"/>
    <w:rsid w:val="00FC74EF"/>
    <w:rsid w:val="00FC7CAB"/>
    <w:rsid w:val="00FD2576"/>
    <w:rsid w:val="00FD4DC4"/>
    <w:rsid w:val="00FD5B04"/>
    <w:rsid w:val="00FD5B31"/>
    <w:rsid w:val="00FD6F00"/>
    <w:rsid w:val="00FD7513"/>
    <w:rsid w:val="00FD7941"/>
    <w:rsid w:val="00FD7D99"/>
    <w:rsid w:val="00FE053E"/>
    <w:rsid w:val="00FE0A8A"/>
    <w:rsid w:val="00FE6814"/>
    <w:rsid w:val="00FE7029"/>
    <w:rsid w:val="00FE7ACF"/>
    <w:rsid w:val="00FF0379"/>
    <w:rsid w:val="00FF494D"/>
    <w:rsid w:val="00FF54A8"/>
    <w:rsid w:val="00FF5C09"/>
    <w:rsid w:val="00FF605D"/>
    <w:rsid w:val="00FF70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8A7F8"/>
  <w15:chartTrackingRefBased/>
  <w15:docId w15:val="{5ED3B9FC-37DB-4E96-9919-378F8C5F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D9D"/>
    <w:pPr>
      <w:spacing w:before="120" w:after="120" w:line="360" w:lineRule="auto"/>
    </w:pPr>
    <w:rPr>
      <w:rFonts w:ascii="Times New Roman" w:eastAsia="Times New Roman" w:hAnsi="Times New Roman" w:cs="Times New Roman"/>
      <w:sz w:val="24"/>
      <w:szCs w:val="24"/>
      <w:lang w:eastAsia="es-AR"/>
    </w:rPr>
  </w:style>
  <w:style w:type="paragraph" w:styleId="Ttulo1">
    <w:name w:val="heading 1"/>
    <w:basedOn w:val="Normal"/>
    <w:next w:val="Normal"/>
    <w:link w:val="Ttulo1Car"/>
    <w:uiPriority w:val="9"/>
    <w:qFormat/>
    <w:rsid w:val="002F2B1E"/>
    <w:pPr>
      <w:keepNext/>
      <w:keepLines/>
      <w:spacing w:before="240"/>
      <w:outlineLvl w:val="0"/>
    </w:pPr>
    <w:rPr>
      <w:rFonts w:eastAsiaTheme="majorEastAsia"/>
      <w:b/>
      <w:sz w:val="52"/>
      <w:szCs w:val="40"/>
    </w:rPr>
  </w:style>
  <w:style w:type="paragraph" w:styleId="Ttulo2">
    <w:name w:val="heading 2"/>
    <w:basedOn w:val="Normal"/>
    <w:next w:val="Normal"/>
    <w:link w:val="Ttulo2Car"/>
    <w:uiPriority w:val="9"/>
    <w:unhideWhenUsed/>
    <w:qFormat/>
    <w:rsid w:val="00D2396F"/>
    <w:pPr>
      <w:keepNext/>
      <w:keepLines/>
      <w:spacing w:before="40"/>
      <w:jc w:val="both"/>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D2396F"/>
    <w:pPr>
      <w:keepNext/>
      <w:keepLines/>
      <w:spacing w:before="40"/>
      <w:jc w:val="both"/>
      <w:outlineLvl w:val="2"/>
    </w:pPr>
    <w:rPr>
      <w:rFonts w:eastAsiaTheme="majorEastAsia" w:cstheme="majorBidi"/>
      <w:b/>
    </w:rPr>
  </w:style>
  <w:style w:type="paragraph" w:styleId="Ttulo4">
    <w:name w:val="heading 4"/>
    <w:basedOn w:val="Normal"/>
    <w:next w:val="Normal"/>
    <w:link w:val="Ttulo4Car"/>
    <w:uiPriority w:val="9"/>
    <w:unhideWhenUsed/>
    <w:qFormat/>
    <w:rsid w:val="00236AE2"/>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236AE2"/>
    <w:pPr>
      <w:keepNext/>
      <w:keepLines/>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236AE2"/>
    <w:pPr>
      <w:keepNext/>
      <w:keepLines/>
      <w:spacing w:before="4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2B1E"/>
    <w:rPr>
      <w:rFonts w:ascii="Times New Roman" w:eastAsiaTheme="majorEastAsia" w:hAnsi="Times New Roman" w:cs="Times New Roman"/>
      <w:b/>
      <w:sz w:val="52"/>
      <w:szCs w:val="40"/>
      <w:lang w:eastAsia="es-AR"/>
    </w:rPr>
  </w:style>
  <w:style w:type="character" w:customStyle="1" w:styleId="Ttulo2Car">
    <w:name w:val="Título 2 Car"/>
    <w:basedOn w:val="Fuentedeprrafopredeter"/>
    <w:link w:val="Ttulo2"/>
    <w:uiPriority w:val="9"/>
    <w:rsid w:val="00D2396F"/>
    <w:rPr>
      <w:rFonts w:ascii="Times New Roman" w:eastAsiaTheme="majorEastAsia" w:hAnsi="Times New Roman" w:cstheme="majorBidi"/>
      <w:b/>
      <w:sz w:val="24"/>
      <w:szCs w:val="26"/>
      <w:lang w:eastAsia="es-AR"/>
    </w:rPr>
  </w:style>
  <w:style w:type="character" w:customStyle="1" w:styleId="Ttulo3Car">
    <w:name w:val="Título 3 Car"/>
    <w:basedOn w:val="Fuentedeprrafopredeter"/>
    <w:link w:val="Ttulo3"/>
    <w:uiPriority w:val="9"/>
    <w:rsid w:val="00D2396F"/>
    <w:rPr>
      <w:rFonts w:ascii="Times New Roman" w:eastAsiaTheme="majorEastAsia" w:hAnsi="Times New Roman" w:cstheme="majorBidi"/>
      <w:b/>
      <w:sz w:val="24"/>
      <w:szCs w:val="24"/>
      <w:lang w:eastAsia="es-AR"/>
    </w:rPr>
  </w:style>
  <w:style w:type="character" w:customStyle="1" w:styleId="Ttulo4Car">
    <w:name w:val="Título 4 Car"/>
    <w:basedOn w:val="Fuentedeprrafopredeter"/>
    <w:link w:val="Ttulo4"/>
    <w:uiPriority w:val="9"/>
    <w:rsid w:val="00236AE2"/>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36AE2"/>
    <w:rPr>
      <w:rFonts w:asciiTheme="majorHAnsi" w:eastAsiaTheme="majorEastAsia" w:hAnsiTheme="majorHAnsi" w:cstheme="majorBidi"/>
      <w:color w:val="2E74B5" w:themeColor="accent1" w:themeShade="BF"/>
    </w:rPr>
  </w:style>
  <w:style w:type="paragraph" w:styleId="Puesto">
    <w:name w:val="Title"/>
    <w:basedOn w:val="Normal"/>
    <w:next w:val="Normal"/>
    <w:link w:val="PuestoCar"/>
    <w:uiPriority w:val="10"/>
    <w:qFormat/>
    <w:rsid w:val="00236AE2"/>
    <w:pPr>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236AE2"/>
    <w:rPr>
      <w:rFonts w:asciiTheme="majorHAnsi" w:eastAsiaTheme="majorEastAsia" w:hAnsiTheme="majorHAnsi" w:cstheme="majorBidi"/>
      <w:spacing w:val="-10"/>
      <w:kern w:val="28"/>
      <w:sz w:val="56"/>
      <w:szCs w:val="56"/>
    </w:rPr>
  </w:style>
  <w:style w:type="character" w:customStyle="1" w:styleId="Ttulo6Car">
    <w:name w:val="Título 6 Car"/>
    <w:basedOn w:val="Fuentedeprrafopredeter"/>
    <w:link w:val="Ttulo6"/>
    <w:uiPriority w:val="9"/>
    <w:rsid w:val="00236AE2"/>
    <w:rPr>
      <w:rFonts w:asciiTheme="majorHAnsi" w:eastAsiaTheme="majorEastAsia" w:hAnsiTheme="majorHAnsi" w:cstheme="majorBidi"/>
      <w:color w:val="1F4D78" w:themeColor="accent1" w:themeShade="7F"/>
    </w:rPr>
  </w:style>
  <w:style w:type="character" w:styleId="Hipervnculo">
    <w:name w:val="Hyperlink"/>
    <w:basedOn w:val="Fuentedeprrafopredeter"/>
    <w:uiPriority w:val="99"/>
    <w:unhideWhenUsed/>
    <w:rsid w:val="00236AE2"/>
    <w:rPr>
      <w:color w:val="0563C1" w:themeColor="hyperlink"/>
      <w:u w:val="single"/>
    </w:rPr>
  </w:style>
  <w:style w:type="character" w:styleId="Hipervnculovisitado">
    <w:name w:val="FollowedHyperlink"/>
    <w:basedOn w:val="Fuentedeprrafopredeter"/>
    <w:uiPriority w:val="99"/>
    <w:semiHidden/>
    <w:unhideWhenUsed/>
    <w:rsid w:val="00236AE2"/>
    <w:rPr>
      <w:color w:val="954F72" w:themeColor="followedHyperlink"/>
      <w:u w:val="single"/>
    </w:rPr>
  </w:style>
  <w:style w:type="paragraph" w:styleId="Prrafodelista">
    <w:name w:val="List Paragraph"/>
    <w:basedOn w:val="Normal"/>
    <w:uiPriority w:val="34"/>
    <w:qFormat/>
    <w:rsid w:val="00AC5186"/>
    <w:pPr>
      <w:ind w:left="720"/>
      <w:contextualSpacing/>
    </w:pPr>
  </w:style>
  <w:style w:type="paragraph" w:styleId="Encabezado">
    <w:name w:val="header"/>
    <w:basedOn w:val="Normal"/>
    <w:link w:val="EncabezadoCar"/>
    <w:uiPriority w:val="99"/>
    <w:unhideWhenUsed/>
    <w:rsid w:val="00F83EC8"/>
    <w:pPr>
      <w:tabs>
        <w:tab w:val="center" w:pos="4419"/>
        <w:tab w:val="right" w:pos="8838"/>
      </w:tabs>
    </w:pPr>
  </w:style>
  <w:style w:type="character" w:customStyle="1" w:styleId="EncabezadoCar">
    <w:name w:val="Encabezado Car"/>
    <w:basedOn w:val="Fuentedeprrafopredeter"/>
    <w:link w:val="Encabezado"/>
    <w:uiPriority w:val="99"/>
    <w:rsid w:val="00F83EC8"/>
  </w:style>
  <w:style w:type="paragraph" w:styleId="Piedepgina">
    <w:name w:val="footer"/>
    <w:basedOn w:val="Normal"/>
    <w:link w:val="PiedepginaCar"/>
    <w:uiPriority w:val="99"/>
    <w:unhideWhenUsed/>
    <w:rsid w:val="00F83EC8"/>
    <w:pPr>
      <w:tabs>
        <w:tab w:val="center" w:pos="4419"/>
        <w:tab w:val="right" w:pos="8838"/>
      </w:tabs>
    </w:pPr>
  </w:style>
  <w:style w:type="character" w:customStyle="1" w:styleId="PiedepginaCar">
    <w:name w:val="Pie de página Car"/>
    <w:basedOn w:val="Fuentedeprrafopredeter"/>
    <w:link w:val="Piedepgina"/>
    <w:uiPriority w:val="99"/>
    <w:rsid w:val="00F83EC8"/>
  </w:style>
  <w:style w:type="table" w:styleId="Tablaconcuadrcula">
    <w:name w:val="Table Grid"/>
    <w:basedOn w:val="Tablanormal"/>
    <w:uiPriority w:val="39"/>
    <w:rsid w:val="00F83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62B90"/>
    <w:rPr>
      <w:sz w:val="16"/>
      <w:szCs w:val="16"/>
    </w:rPr>
  </w:style>
  <w:style w:type="paragraph" w:styleId="Textocomentario">
    <w:name w:val="annotation text"/>
    <w:basedOn w:val="Normal"/>
    <w:link w:val="TextocomentarioCar"/>
    <w:uiPriority w:val="99"/>
    <w:semiHidden/>
    <w:unhideWhenUsed/>
    <w:rsid w:val="00062B90"/>
    <w:rPr>
      <w:sz w:val="20"/>
      <w:szCs w:val="20"/>
    </w:rPr>
  </w:style>
  <w:style w:type="character" w:customStyle="1" w:styleId="TextocomentarioCar">
    <w:name w:val="Texto comentario Car"/>
    <w:basedOn w:val="Fuentedeprrafopredeter"/>
    <w:link w:val="Textocomentario"/>
    <w:uiPriority w:val="99"/>
    <w:semiHidden/>
    <w:rsid w:val="00062B90"/>
    <w:rPr>
      <w:sz w:val="20"/>
      <w:szCs w:val="20"/>
    </w:rPr>
  </w:style>
  <w:style w:type="paragraph" w:styleId="Asuntodelcomentario">
    <w:name w:val="annotation subject"/>
    <w:basedOn w:val="Textocomentario"/>
    <w:next w:val="Textocomentario"/>
    <w:link w:val="AsuntodelcomentarioCar"/>
    <w:uiPriority w:val="99"/>
    <w:semiHidden/>
    <w:unhideWhenUsed/>
    <w:rsid w:val="00062B90"/>
    <w:rPr>
      <w:b/>
      <w:bCs/>
    </w:rPr>
  </w:style>
  <w:style w:type="character" w:customStyle="1" w:styleId="AsuntodelcomentarioCar">
    <w:name w:val="Asunto del comentario Car"/>
    <w:basedOn w:val="TextocomentarioCar"/>
    <w:link w:val="Asuntodelcomentario"/>
    <w:uiPriority w:val="99"/>
    <w:semiHidden/>
    <w:rsid w:val="00062B90"/>
    <w:rPr>
      <w:b/>
      <w:bCs/>
      <w:sz w:val="20"/>
      <w:szCs w:val="20"/>
    </w:rPr>
  </w:style>
  <w:style w:type="paragraph" w:styleId="Textodeglobo">
    <w:name w:val="Balloon Text"/>
    <w:basedOn w:val="Normal"/>
    <w:link w:val="TextodegloboCar"/>
    <w:uiPriority w:val="99"/>
    <w:semiHidden/>
    <w:unhideWhenUsed/>
    <w:rsid w:val="00062B9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62B90"/>
    <w:rPr>
      <w:rFonts w:ascii="Segoe UI" w:hAnsi="Segoe UI" w:cs="Segoe UI"/>
      <w:sz w:val="18"/>
      <w:szCs w:val="18"/>
    </w:rPr>
  </w:style>
  <w:style w:type="paragraph" w:styleId="TtulodeTDC">
    <w:name w:val="TOC Heading"/>
    <w:basedOn w:val="Ttulo1"/>
    <w:next w:val="Normal"/>
    <w:uiPriority w:val="39"/>
    <w:unhideWhenUsed/>
    <w:qFormat/>
    <w:rsid w:val="00EF1635"/>
    <w:pPr>
      <w:outlineLvl w:val="9"/>
    </w:pPr>
    <w:rPr>
      <w:rFonts w:asciiTheme="majorHAnsi" w:hAnsiTheme="majorHAnsi" w:cstheme="majorBidi"/>
      <w:b w:val="0"/>
      <w:color w:val="2E74B5" w:themeColor="accent1" w:themeShade="BF"/>
      <w:sz w:val="32"/>
      <w:szCs w:val="32"/>
    </w:rPr>
  </w:style>
  <w:style w:type="paragraph" w:styleId="TDC1">
    <w:name w:val="toc 1"/>
    <w:basedOn w:val="Normal"/>
    <w:next w:val="Normal"/>
    <w:autoRedefine/>
    <w:uiPriority w:val="39"/>
    <w:unhideWhenUsed/>
    <w:rsid w:val="008C7942"/>
    <w:pPr>
      <w:tabs>
        <w:tab w:val="right" w:leader="dot" w:pos="8211"/>
      </w:tabs>
      <w:spacing w:after="100" w:line="240" w:lineRule="auto"/>
      <w:jc w:val="both"/>
    </w:pPr>
  </w:style>
  <w:style w:type="paragraph" w:customStyle="1" w:styleId="Standard">
    <w:name w:val="Standard"/>
    <w:rsid w:val="00130CAD"/>
    <w:pPr>
      <w:widowControl w:val="0"/>
      <w:suppressAutoHyphens/>
      <w:autoSpaceDN w:val="0"/>
      <w:spacing w:after="0" w:line="240" w:lineRule="auto"/>
      <w:textAlignment w:val="baseline"/>
    </w:pPr>
    <w:rPr>
      <w:rFonts w:ascii="Times New Roman" w:eastAsia="DejaVu Sans" w:hAnsi="Times New Roman" w:cs="DejaVu Sans"/>
      <w:kern w:val="3"/>
      <w:sz w:val="21"/>
      <w:szCs w:val="24"/>
      <w:lang w:eastAsia="es-AR"/>
    </w:rPr>
  </w:style>
  <w:style w:type="paragraph" w:styleId="TDC2">
    <w:name w:val="toc 2"/>
    <w:basedOn w:val="Normal"/>
    <w:next w:val="Normal"/>
    <w:autoRedefine/>
    <w:uiPriority w:val="39"/>
    <w:unhideWhenUsed/>
    <w:rsid w:val="0087074D"/>
    <w:pPr>
      <w:spacing w:after="100"/>
      <w:ind w:left="220"/>
    </w:pPr>
  </w:style>
  <w:style w:type="paragraph" w:styleId="NormalWeb">
    <w:name w:val="Normal (Web)"/>
    <w:basedOn w:val="Normal"/>
    <w:uiPriority w:val="99"/>
    <w:unhideWhenUsed/>
    <w:rsid w:val="00307B58"/>
    <w:pPr>
      <w:spacing w:before="100" w:beforeAutospacing="1" w:after="100" w:afterAutospacing="1"/>
    </w:pPr>
  </w:style>
  <w:style w:type="paragraph" w:styleId="Textoindependiente">
    <w:name w:val="Body Text"/>
    <w:basedOn w:val="Normal"/>
    <w:link w:val="TextoindependienteCar"/>
    <w:semiHidden/>
    <w:rsid w:val="00006D9A"/>
    <w:pPr>
      <w:suppressAutoHyphens/>
      <w:ind w:firstLine="708"/>
      <w:jc w:val="both"/>
    </w:pPr>
    <w:rPr>
      <w:rFonts w:ascii="Verdana" w:hAnsi="Verdana"/>
      <w:lang w:eastAsia="ar-SA"/>
    </w:rPr>
  </w:style>
  <w:style w:type="character" w:customStyle="1" w:styleId="TextoindependienteCar">
    <w:name w:val="Texto independiente Car"/>
    <w:basedOn w:val="Fuentedeprrafopredeter"/>
    <w:link w:val="Textoindependiente"/>
    <w:semiHidden/>
    <w:rsid w:val="00006D9A"/>
    <w:rPr>
      <w:rFonts w:ascii="Verdana" w:eastAsia="Times New Roman" w:hAnsi="Verdana" w:cs="Times New Roman"/>
      <w:szCs w:val="24"/>
      <w:lang w:val="es-ES" w:eastAsia="ar-SA"/>
    </w:rPr>
  </w:style>
  <w:style w:type="character" w:styleId="Textodelmarcadordeposicin">
    <w:name w:val="Placeholder Text"/>
    <w:basedOn w:val="Fuentedeprrafopredeter"/>
    <w:uiPriority w:val="99"/>
    <w:semiHidden/>
    <w:rsid w:val="00EF2F3A"/>
    <w:rPr>
      <w:color w:val="808080"/>
    </w:rPr>
  </w:style>
  <w:style w:type="paragraph" w:customStyle="1" w:styleId="Textbody">
    <w:name w:val="Text body"/>
    <w:basedOn w:val="Normal"/>
    <w:rsid w:val="002F2B1E"/>
    <w:pPr>
      <w:widowControl w:val="0"/>
      <w:suppressAutoHyphens/>
      <w:autoSpaceDN w:val="0"/>
      <w:spacing w:after="140"/>
      <w:jc w:val="both"/>
    </w:pPr>
    <w:rPr>
      <w:kern w:val="3"/>
      <w:sz w:val="21"/>
      <w:lang w:val="es-ES" w:eastAsia="zh-CN" w:bidi="hi-IN"/>
    </w:rPr>
  </w:style>
  <w:style w:type="paragraph" w:styleId="TDC3">
    <w:name w:val="toc 3"/>
    <w:basedOn w:val="Normal"/>
    <w:next w:val="Normal"/>
    <w:autoRedefine/>
    <w:uiPriority w:val="39"/>
    <w:unhideWhenUsed/>
    <w:rsid w:val="00217B50"/>
    <w:pPr>
      <w:spacing w:after="100"/>
      <w:ind w:left="480"/>
    </w:pPr>
  </w:style>
  <w:style w:type="character" w:customStyle="1" w:styleId="markedcontent">
    <w:name w:val="markedcontent"/>
    <w:basedOn w:val="Fuentedeprrafopredeter"/>
    <w:rsid w:val="00091F42"/>
  </w:style>
  <w:style w:type="paragraph" w:styleId="Descripcin">
    <w:name w:val="caption"/>
    <w:basedOn w:val="Normal"/>
    <w:next w:val="Normal"/>
    <w:uiPriority w:val="35"/>
    <w:semiHidden/>
    <w:unhideWhenUsed/>
    <w:qFormat/>
    <w:rsid w:val="00E66E31"/>
    <w:pPr>
      <w:spacing w:after="200"/>
      <w:jc w:val="both"/>
    </w:pPr>
    <w:rPr>
      <w:rFonts w:eastAsiaTheme="minorHAnsi" w:cstheme="minorBidi"/>
      <w:i/>
      <w:iCs/>
      <w:color w:val="44546A" w:themeColor="text2"/>
      <w:sz w:val="18"/>
      <w:szCs w:val="18"/>
      <w:lang w:val="es-ES" w:eastAsia="en-US"/>
    </w:rPr>
  </w:style>
  <w:style w:type="paragraph" w:styleId="HTMLconformatoprevio">
    <w:name w:val="HTML Preformatted"/>
    <w:basedOn w:val="Normal"/>
    <w:link w:val="HTMLconformatoprevioCar"/>
    <w:uiPriority w:val="99"/>
    <w:semiHidden/>
    <w:unhideWhenUsed/>
    <w:rsid w:val="004C4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C44FE"/>
    <w:rPr>
      <w:rFonts w:ascii="Courier New" w:eastAsia="Times New Roman" w:hAnsi="Courier New" w:cs="Courier New"/>
      <w:sz w:val="20"/>
      <w:szCs w:val="20"/>
      <w:lang w:eastAsia="es-AR"/>
    </w:rPr>
  </w:style>
  <w:style w:type="character" w:customStyle="1" w:styleId="hps">
    <w:name w:val="hps"/>
    <w:basedOn w:val="Fuentedeprrafopredeter"/>
    <w:rsid w:val="00E74CA5"/>
  </w:style>
  <w:style w:type="paragraph" w:customStyle="1" w:styleId="Figuras">
    <w:name w:val="Figuras"/>
    <w:basedOn w:val="Normal"/>
    <w:link w:val="FigurasCar"/>
    <w:qFormat/>
    <w:rsid w:val="00D70163"/>
    <w:pPr>
      <w:jc w:val="center"/>
    </w:pPr>
  </w:style>
  <w:style w:type="paragraph" w:customStyle="1" w:styleId="Tablas">
    <w:name w:val="Tablas"/>
    <w:basedOn w:val="Normal"/>
    <w:link w:val="TablasCar"/>
    <w:qFormat/>
    <w:rsid w:val="00417A28"/>
    <w:pPr>
      <w:jc w:val="center"/>
    </w:pPr>
  </w:style>
  <w:style w:type="character" w:customStyle="1" w:styleId="FigurasCar">
    <w:name w:val="Figuras Car"/>
    <w:basedOn w:val="Fuentedeprrafopredeter"/>
    <w:link w:val="Figuras"/>
    <w:rsid w:val="00D70163"/>
    <w:rPr>
      <w:rFonts w:ascii="Times New Roman" w:eastAsia="Times New Roman" w:hAnsi="Times New Roman" w:cs="Times New Roman"/>
      <w:sz w:val="24"/>
      <w:szCs w:val="24"/>
      <w:lang w:eastAsia="es-AR"/>
    </w:rPr>
  </w:style>
  <w:style w:type="character" w:customStyle="1" w:styleId="TablasCar">
    <w:name w:val="Tablas Car"/>
    <w:basedOn w:val="Fuentedeprrafopredeter"/>
    <w:link w:val="Tablas"/>
    <w:rsid w:val="00417A28"/>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0063">
      <w:bodyDiv w:val="1"/>
      <w:marLeft w:val="0"/>
      <w:marRight w:val="0"/>
      <w:marTop w:val="0"/>
      <w:marBottom w:val="0"/>
      <w:divBdr>
        <w:top w:val="none" w:sz="0" w:space="0" w:color="auto"/>
        <w:left w:val="none" w:sz="0" w:space="0" w:color="auto"/>
        <w:bottom w:val="none" w:sz="0" w:space="0" w:color="auto"/>
        <w:right w:val="none" w:sz="0" w:space="0" w:color="auto"/>
      </w:divBdr>
    </w:div>
    <w:div w:id="28184884">
      <w:bodyDiv w:val="1"/>
      <w:marLeft w:val="0"/>
      <w:marRight w:val="0"/>
      <w:marTop w:val="0"/>
      <w:marBottom w:val="0"/>
      <w:divBdr>
        <w:top w:val="none" w:sz="0" w:space="0" w:color="auto"/>
        <w:left w:val="none" w:sz="0" w:space="0" w:color="auto"/>
        <w:bottom w:val="none" w:sz="0" w:space="0" w:color="auto"/>
        <w:right w:val="none" w:sz="0" w:space="0" w:color="auto"/>
      </w:divBdr>
    </w:div>
    <w:div w:id="56828114">
      <w:bodyDiv w:val="1"/>
      <w:marLeft w:val="0"/>
      <w:marRight w:val="0"/>
      <w:marTop w:val="0"/>
      <w:marBottom w:val="0"/>
      <w:divBdr>
        <w:top w:val="none" w:sz="0" w:space="0" w:color="auto"/>
        <w:left w:val="none" w:sz="0" w:space="0" w:color="auto"/>
        <w:bottom w:val="none" w:sz="0" w:space="0" w:color="auto"/>
        <w:right w:val="none" w:sz="0" w:space="0" w:color="auto"/>
      </w:divBdr>
    </w:div>
    <w:div w:id="64497100">
      <w:bodyDiv w:val="1"/>
      <w:marLeft w:val="0"/>
      <w:marRight w:val="0"/>
      <w:marTop w:val="0"/>
      <w:marBottom w:val="0"/>
      <w:divBdr>
        <w:top w:val="none" w:sz="0" w:space="0" w:color="auto"/>
        <w:left w:val="none" w:sz="0" w:space="0" w:color="auto"/>
        <w:bottom w:val="none" w:sz="0" w:space="0" w:color="auto"/>
        <w:right w:val="none" w:sz="0" w:space="0" w:color="auto"/>
      </w:divBdr>
    </w:div>
    <w:div w:id="123546851">
      <w:bodyDiv w:val="1"/>
      <w:marLeft w:val="0"/>
      <w:marRight w:val="0"/>
      <w:marTop w:val="0"/>
      <w:marBottom w:val="0"/>
      <w:divBdr>
        <w:top w:val="none" w:sz="0" w:space="0" w:color="auto"/>
        <w:left w:val="none" w:sz="0" w:space="0" w:color="auto"/>
        <w:bottom w:val="none" w:sz="0" w:space="0" w:color="auto"/>
        <w:right w:val="none" w:sz="0" w:space="0" w:color="auto"/>
      </w:divBdr>
    </w:div>
    <w:div w:id="125241909">
      <w:bodyDiv w:val="1"/>
      <w:marLeft w:val="0"/>
      <w:marRight w:val="0"/>
      <w:marTop w:val="0"/>
      <w:marBottom w:val="0"/>
      <w:divBdr>
        <w:top w:val="none" w:sz="0" w:space="0" w:color="auto"/>
        <w:left w:val="none" w:sz="0" w:space="0" w:color="auto"/>
        <w:bottom w:val="none" w:sz="0" w:space="0" w:color="auto"/>
        <w:right w:val="none" w:sz="0" w:space="0" w:color="auto"/>
      </w:divBdr>
    </w:div>
    <w:div w:id="194343952">
      <w:bodyDiv w:val="1"/>
      <w:marLeft w:val="0"/>
      <w:marRight w:val="0"/>
      <w:marTop w:val="0"/>
      <w:marBottom w:val="0"/>
      <w:divBdr>
        <w:top w:val="none" w:sz="0" w:space="0" w:color="auto"/>
        <w:left w:val="none" w:sz="0" w:space="0" w:color="auto"/>
        <w:bottom w:val="none" w:sz="0" w:space="0" w:color="auto"/>
        <w:right w:val="none" w:sz="0" w:space="0" w:color="auto"/>
      </w:divBdr>
    </w:div>
    <w:div w:id="224533977">
      <w:bodyDiv w:val="1"/>
      <w:marLeft w:val="0"/>
      <w:marRight w:val="0"/>
      <w:marTop w:val="0"/>
      <w:marBottom w:val="0"/>
      <w:divBdr>
        <w:top w:val="none" w:sz="0" w:space="0" w:color="auto"/>
        <w:left w:val="none" w:sz="0" w:space="0" w:color="auto"/>
        <w:bottom w:val="none" w:sz="0" w:space="0" w:color="auto"/>
        <w:right w:val="none" w:sz="0" w:space="0" w:color="auto"/>
      </w:divBdr>
      <w:divsChild>
        <w:div w:id="1217619155">
          <w:marLeft w:val="34"/>
          <w:marRight w:val="0"/>
          <w:marTop w:val="0"/>
          <w:marBottom w:val="0"/>
          <w:divBdr>
            <w:top w:val="none" w:sz="0" w:space="0" w:color="auto"/>
            <w:left w:val="none" w:sz="0" w:space="0" w:color="auto"/>
            <w:bottom w:val="none" w:sz="0" w:space="0" w:color="auto"/>
            <w:right w:val="none" w:sz="0" w:space="0" w:color="auto"/>
          </w:divBdr>
        </w:div>
      </w:divsChild>
    </w:div>
    <w:div w:id="231232868">
      <w:bodyDiv w:val="1"/>
      <w:marLeft w:val="0"/>
      <w:marRight w:val="0"/>
      <w:marTop w:val="0"/>
      <w:marBottom w:val="0"/>
      <w:divBdr>
        <w:top w:val="none" w:sz="0" w:space="0" w:color="auto"/>
        <w:left w:val="none" w:sz="0" w:space="0" w:color="auto"/>
        <w:bottom w:val="none" w:sz="0" w:space="0" w:color="auto"/>
        <w:right w:val="none" w:sz="0" w:space="0" w:color="auto"/>
      </w:divBdr>
    </w:div>
    <w:div w:id="318077445">
      <w:bodyDiv w:val="1"/>
      <w:marLeft w:val="0"/>
      <w:marRight w:val="0"/>
      <w:marTop w:val="0"/>
      <w:marBottom w:val="0"/>
      <w:divBdr>
        <w:top w:val="none" w:sz="0" w:space="0" w:color="auto"/>
        <w:left w:val="none" w:sz="0" w:space="0" w:color="auto"/>
        <w:bottom w:val="none" w:sz="0" w:space="0" w:color="auto"/>
        <w:right w:val="none" w:sz="0" w:space="0" w:color="auto"/>
      </w:divBdr>
    </w:div>
    <w:div w:id="352919296">
      <w:bodyDiv w:val="1"/>
      <w:marLeft w:val="0"/>
      <w:marRight w:val="0"/>
      <w:marTop w:val="0"/>
      <w:marBottom w:val="0"/>
      <w:divBdr>
        <w:top w:val="none" w:sz="0" w:space="0" w:color="auto"/>
        <w:left w:val="none" w:sz="0" w:space="0" w:color="auto"/>
        <w:bottom w:val="none" w:sz="0" w:space="0" w:color="auto"/>
        <w:right w:val="none" w:sz="0" w:space="0" w:color="auto"/>
      </w:divBdr>
      <w:divsChild>
        <w:div w:id="830678986">
          <w:marLeft w:val="34"/>
          <w:marRight w:val="0"/>
          <w:marTop w:val="0"/>
          <w:marBottom w:val="0"/>
          <w:divBdr>
            <w:top w:val="none" w:sz="0" w:space="0" w:color="auto"/>
            <w:left w:val="none" w:sz="0" w:space="0" w:color="auto"/>
            <w:bottom w:val="none" w:sz="0" w:space="0" w:color="auto"/>
            <w:right w:val="none" w:sz="0" w:space="0" w:color="auto"/>
          </w:divBdr>
        </w:div>
      </w:divsChild>
    </w:div>
    <w:div w:id="414129939">
      <w:bodyDiv w:val="1"/>
      <w:marLeft w:val="0"/>
      <w:marRight w:val="0"/>
      <w:marTop w:val="0"/>
      <w:marBottom w:val="0"/>
      <w:divBdr>
        <w:top w:val="none" w:sz="0" w:space="0" w:color="auto"/>
        <w:left w:val="none" w:sz="0" w:space="0" w:color="auto"/>
        <w:bottom w:val="none" w:sz="0" w:space="0" w:color="auto"/>
        <w:right w:val="none" w:sz="0" w:space="0" w:color="auto"/>
      </w:divBdr>
    </w:div>
    <w:div w:id="519902500">
      <w:bodyDiv w:val="1"/>
      <w:marLeft w:val="0"/>
      <w:marRight w:val="0"/>
      <w:marTop w:val="0"/>
      <w:marBottom w:val="0"/>
      <w:divBdr>
        <w:top w:val="none" w:sz="0" w:space="0" w:color="auto"/>
        <w:left w:val="none" w:sz="0" w:space="0" w:color="auto"/>
        <w:bottom w:val="none" w:sz="0" w:space="0" w:color="auto"/>
        <w:right w:val="none" w:sz="0" w:space="0" w:color="auto"/>
      </w:divBdr>
    </w:div>
    <w:div w:id="548886252">
      <w:bodyDiv w:val="1"/>
      <w:marLeft w:val="0"/>
      <w:marRight w:val="0"/>
      <w:marTop w:val="0"/>
      <w:marBottom w:val="0"/>
      <w:divBdr>
        <w:top w:val="none" w:sz="0" w:space="0" w:color="auto"/>
        <w:left w:val="none" w:sz="0" w:space="0" w:color="auto"/>
        <w:bottom w:val="none" w:sz="0" w:space="0" w:color="auto"/>
        <w:right w:val="none" w:sz="0" w:space="0" w:color="auto"/>
      </w:divBdr>
    </w:div>
    <w:div w:id="569655016">
      <w:bodyDiv w:val="1"/>
      <w:marLeft w:val="0"/>
      <w:marRight w:val="0"/>
      <w:marTop w:val="0"/>
      <w:marBottom w:val="0"/>
      <w:divBdr>
        <w:top w:val="none" w:sz="0" w:space="0" w:color="auto"/>
        <w:left w:val="none" w:sz="0" w:space="0" w:color="auto"/>
        <w:bottom w:val="none" w:sz="0" w:space="0" w:color="auto"/>
        <w:right w:val="none" w:sz="0" w:space="0" w:color="auto"/>
      </w:divBdr>
      <w:divsChild>
        <w:div w:id="764038787">
          <w:marLeft w:val="0"/>
          <w:marRight w:val="0"/>
          <w:marTop w:val="0"/>
          <w:marBottom w:val="0"/>
          <w:divBdr>
            <w:top w:val="none" w:sz="0" w:space="0" w:color="auto"/>
            <w:left w:val="none" w:sz="0" w:space="0" w:color="auto"/>
            <w:bottom w:val="none" w:sz="0" w:space="0" w:color="auto"/>
            <w:right w:val="none" w:sz="0" w:space="0" w:color="auto"/>
          </w:divBdr>
          <w:divsChild>
            <w:div w:id="114092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6280">
      <w:bodyDiv w:val="1"/>
      <w:marLeft w:val="0"/>
      <w:marRight w:val="0"/>
      <w:marTop w:val="0"/>
      <w:marBottom w:val="0"/>
      <w:divBdr>
        <w:top w:val="none" w:sz="0" w:space="0" w:color="auto"/>
        <w:left w:val="none" w:sz="0" w:space="0" w:color="auto"/>
        <w:bottom w:val="none" w:sz="0" w:space="0" w:color="auto"/>
        <w:right w:val="none" w:sz="0" w:space="0" w:color="auto"/>
      </w:divBdr>
    </w:div>
    <w:div w:id="638538002">
      <w:bodyDiv w:val="1"/>
      <w:marLeft w:val="0"/>
      <w:marRight w:val="0"/>
      <w:marTop w:val="0"/>
      <w:marBottom w:val="0"/>
      <w:divBdr>
        <w:top w:val="none" w:sz="0" w:space="0" w:color="auto"/>
        <w:left w:val="none" w:sz="0" w:space="0" w:color="auto"/>
        <w:bottom w:val="none" w:sz="0" w:space="0" w:color="auto"/>
        <w:right w:val="none" w:sz="0" w:space="0" w:color="auto"/>
      </w:divBdr>
      <w:divsChild>
        <w:div w:id="501429175">
          <w:marLeft w:val="0"/>
          <w:marRight w:val="0"/>
          <w:marTop w:val="0"/>
          <w:marBottom w:val="0"/>
          <w:divBdr>
            <w:top w:val="none" w:sz="0" w:space="0" w:color="auto"/>
            <w:left w:val="none" w:sz="0" w:space="0" w:color="auto"/>
            <w:bottom w:val="none" w:sz="0" w:space="0" w:color="auto"/>
            <w:right w:val="none" w:sz="0" w:space="0" w:color="auto"/>
          </w:divBdr>
          <w:divsChild>
            <w:div w:id="1658074093">
              <w:marLeft w:val="0"/>
              <w:marRight w:val="0"/>
              <w:marTop w:val="0"/>
              <w:marBottom w:val="0"/>
              <w:divBdr>
                <w:top w:val="none" w:sz="0" w:space="0" w:color="auto"/>
                <w:left w:val="none" w:sz="0" w:space="0" w:color="auto"/>
                <w:bottom w:val="single" w:sz="6" w:space="9" w:color="3C4043"/>
                <w:right w:val="none" w:sz="0" w:space="0" w:color="auto"/>
              </w:divBdr>
              <w:divsChild>
                <w:div w:id="1048069427">
                  <w:marLeft w:val="0"/>
                  <w:marRight w:val="0"/>
                  <w:marTop w:val="0"/>
                  <w:marBottom w:val="0"/>
                  <w:divBdr>
                    <w:top w:val="none" w:sz="0" w:space="0" w:color="auto"/>
                    <w:left w:val="none" w:sz="0" w:space="0" w:color="auto"/>
                    <w:bottom w:val="none" w:sz="0" w:space="0" w:color="auto"/>
                    <w:right w:val="none" w:sz="0" w:space="0" w:color="auto"/>
                  </w:divBdr>
                  <w:divsChild>
                    <w:div w:id="969478964">
                      <w:marLeft w:val="0"/>
                      <w:marRight w:val="0"/>
                      <w:marTop w:val="0"/>
                      <w:marBottom w:val="0"/>
                      <w:divBdr>
                        <w:top w:val="none" w:sz="0" w:space="0" w:color="auto"/>
                        <w:left w:val="none" w:sz="0" w:space="0" w:color="auto"/>
                        <w:bottom w:val="none" w:sz="0" w:space="0" w:color="auto"/>
                        <w:right w:val="none" w:sz="0" w:space="0" w:color="auto"/>
                      </w:divBdr>
                      <w:divsChild>
                        <w:div w:id="1060324261">
                          <w:marLeft w:val="0"/>
                          <w:marRight w:val="0"/>
                          <w:marTop w:val="0"/>
                          <w:marBottom w:val="0"/>
                          <w:divBdr>
                            <w:top w:val="none" w:sz="0" w:space="0" w:color="auto"/>
                            <w:left w:val="none" w:sz="0" w:space="0" w:color="auto"/>
                            <w:bottom w:val="none" w:sz="0" w:space="0" w:color="auto"/>
                            <w:right w:val="none" w:sz="0" w:space="0" w:color="auto"/>
                          </w:divBdr>
                          <w:divsChild>
                            <w:div w:id="11436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691972">
          <w:marLeft w:val="0"/>
          <w:marRight w:val="0"/>
          <w:marTop w:val="0"/>
          <w:marBottom w:val="0"/>
          <w:divBdr>
            <w:top w:val="none" w:sz="0" w:space="0" w:color="auto"/>
            <w:left w:val="none" w:sz="0" w:space="0" w:color="auto"/>
            <w:bottom w:val="none" w:sz="0" w:space="0" w:color="auto"/>
            <w:right w:val="none" w:sz="0" w:space="0" w:color="auto"/>
          </w:divBdr>
          <w:divsChild>
            <w:div w:id="53704388">
              <w:marLeft w:val="0"/>
              <w:marRight w:val="0"/>
              <w:marTop w:val="0"/>
              <w:marBottom w:val="0"/>
              <w:divBdr>
                <w:top w:val="none" w:sz="0" w:space="0" w:color="auto"/>
                <w:left w:val="none" w:sz="0" w:space="0" w:color="auto"/>
                <w:bottom w:val="none" w:sz="0" w:space="0" w:color="auto"/>
                <w:right w:val="none" w:sz="0" w:space="0" w:color="auto"/>
              </w:divBdr>
              <w:divsChild>
                <w:div w:id="803961574">
                  <w:marLeft w:val="0"/>
                  <w:marRight w:val="0"/>
                  <w:marTop w:val="0"/>
                  <w:marBottom w:val="0"/>
                  <w:divBdr>
                    <w:top w:val="none" w:sz="0" w:space="0" w:color="auto"/>
                    <w:left w:val="none" w:sz="0" w:space="0" w:color="auto"/>
                    <w:bottom w:val="none" w:sz="0" w:space="0" w:color="auto"/>
                    <w:right w:val="none" w:sz="0" w:space="0" w:color="auto"/>
                  </w:divBdr>
                  <w:divsChild>
                    <w:div w:id="2095474877">
                      <w:marLeft w:val="0"/>
                      <w:marRight w:val="0"/>
                      <w:marTop w:val="0"/>
                      <w:marBottom w:val="0"/>
                      <w:divBdr>
                        <w:top w:val="none" w:sz="0" w:space="0" w:color="auto"/>
                        <w:left w:val="none" w:sz="0" w:space="0" w:color="auto"/>
                        <w:bottom w:val="none" w:sz="0" w:space="0" w:color="auto"/>
                        <w:right w:val="none" w:sz="0" w:space="0" w:color="auto"/>
                      </w:divBdr>
                      <w:divsChild>
                        <w:div w:id="1986275884">
                          <w:marLeft w:val="0"/>
                          <w:marRight w:val="0"/>
                          <w:marTop w:val="0"/>
                          <w:marBottom w:val="0"/>
                          <w:divBdr>
                            <w:top w:val="none" w:sz="0" w:space="0" w:color="auto"/>
                            <w:left w:val="none" w:sz="0" w:space="0" w:color="auto"/>
                            <w:bottom w:val="none" w:sz="0" w:space="0" w:color="auto"/>
                            <w:right w:val="none" w:sz="0" w:space="0" w:color="auto"/>
                          </w:divBdr>
                          <w:divsChild>
                            <w:div w:id="1066955934">
                              <w:marLeft w:val="0"/>
                              <w:marRight w:val="0"/>
                              <w:marTop w:val="0"/>
                              <w:marBottom w:val="0"/>
                              <w:divBdr>
                                <w:top w:val="none" w:sz="0" w:space="0" w:color="auto"/>
                                <w:left w:val="none" w:sz="0" w:space="0" w:color="auto"/>
                                <w:bottom w:val="none" w:sz="0" w:space="0" w:color="auto"/>
                                <w:right w:val="none" w:sz="0" w:space="0" w:color="auto"/>
                              </w:divBdr>
                              <w:divsChild>
                                <w:div w:id="1209537475">
                                  <w:marLeft w:val="0"/>
                                  <w:marRight w:val="0"/>
                                  <w:marTop w:val="0"/>
                                  <w:marBottom w:val="0"/>
                                  <w:divBdr>
                                    <w:top w:val="none" w:sz="0" w:space="0" w:color="auto"/>
                                    <w:left w:val="none" w:sz="0" w:space="0" w:color="auto"/>
                                    <w:bottom w:val="none" w:sz="0" w:space="0" w:color="auto"/>
                                    <w:right w:val="none" w:sz="0" w:space="0" w:color="auto"/>
                                  </w:divBdr>
                                  <w:divsChild>
                                    <w:div w:id="464008127">
                                      <w:marLeft w:val="0"/>
                                      <w:marRight w:val="0"/>
                                      <w:marTop w:val="0"/>
                                      <w:marBottom w:val="0"/>
                                      <w:divBdr>
                                        <w:top w:val="none" w:sz="0" w:space="0" w:color="auto"/>
                                        <w:left w:val="none" w:sz="0" w:space="0" w:color="auto"/>
                                        <w:bottom w:val="none" w:sz="0" w:space="0" w:color="auto"/>
                                        <w:right w:val="none" w:sz="0" w:space="0" w:color="auto"/>
                                      </w:divBdr>
                                      <w:divsChild>
                                        <w:div w:id="1688631602">
                                          <w:marLeft w:val="0"/>
                                          <w:marRight w:val="0"/>
                                          <w:marTop w:val="0"/>
                                          <w:marBottom w:val="0"/>
                                          <w:divBdr>
                                            <w:top w:val="none" w:sz="0" w:space="0" w:color="auto"/>
                                            <w:left w:val="none" w:sz="0" w:space="0" w:color="auto"/>
                                            <w:bottom w:val="none" w:sz="0" w:space="0" w:color="auto"/>
                                            <w:right w:val="none" w:sz="0" w:space="0" w:color="auto"/>
                                          </w:divBdr>
                                          <w:divsChild>
                                            <w:div w:id="2109152754">
                                              <w:marLeft w:val="0"/>
                                              <w:marRight w:val="0"/>
                                              <w:marTop w:val="0"/>
                                              <w:marBottom w:val="0"/>
                                              <w:divBdr>
                                                <w:top w:val="none" w:sz="0" w:space="0" w:color="auto"/>
                                                <w:left w:val="none" w:sz="0" w:space="0" w:color="auto"/>
                                                <w:bottom w:val="none" w:sz="0" w:space="0" w:color="auto"/>
                                                <w:right w:val="none" w:sz="0" w:space="0" w:color="auto"/>
                                              </w:divBdr>
                                              <w:divsChild>
                                                <w:div w:id="295381622">
                                                  <w:marLeft w:val="0"/>
                                                  <w:marRight w:val="0"/>
                                                  <w:marTop w:val="0"/>
                                                  <w:marBottom w:val="0"/>
                                                  <w:divBdr>
                                                    <w:top w:val="none" w:sz="0" w:space="0" w:color="auto"/>
                                                    <w:left w:val="none" w:sz="0" w:space="0" w:color="auto"/>
                                                    <w:bottom w:val="none" w:sz="0" w:space="0" w:color="auto"/>
                                                    <w:right w:val="none" w:sz="0" w:space="0" w:color="auto"/>
                                                  </w:divBdr>
                                                  <w:divsChild>
                                                    <w:div w:id="1531645466">
                                                      <w:marLeft w:val="0"/>
                                                      <w:marRight w:val="0"/>
                                                      <w:marTop w:val="0"/>
                                                      <w:marBottom w:val="0"/>
                                                      <w:divBdr>
                                                        <w:top w:val="none" w:sz="0" w:space="0" w:color="auto"/>
                                                        <w:left w:val="none" w:sz="0" w:space="0" w:color="auto"/>
                                                        <w:bottom w:val="none" w:sz="0" w:space="0" w:color="auto"/>
                                                        <w:right w:val="none" w:sz="0" w:space="0" w:color="auto"/>
                                                      </w:divBdr>
                                                      <w:divsChild>
                                                        <w:div w:id="773087291">
                                                          <w:marLeft w:val="0"/>
                                                          <w:marRight w:val="0"/>
                                                          <w:marTop w:val="0"/>
                                                          <w:marBottom w:val="0"/>
                                                          <w:divBdr>
                                                            <w:top w:val="none" w:sz="0" w:space="0" w:color="auto"/>
                                                            <w:left w:val="none" w:sz="0" w:space="0" w:color="auto"/>
                                                            <w:bottom w:val="none" w:sz="0" w:space="0" w:color="auto"/>
                                                            <w:right w:val="none" w:sz="0" w:space="0" w:color="auto"/>
                                                          </w:divBdr>
                                                          <w:divsChild>
                                                            <w:div w:id="691998559">
                                                              <w:marLeft w:val="0"/>
                                                              <w:marRight w:val="0"/>
                                                              <w:marTop w:val="195"/>
                                                              <w:marBottom w:val="90"/>
                                                              <w:divBdr>
                                                                <w:top w:val="none" w:sz="0" w:space="0" w:color="auto"/>
                                                                <w:left w:val="none" w:sz="0" w:space="0" w:color="auto"/>
                                                                <w:bottom w:val="none" w:sz="0" w:space="0" w:color="auto"/>
                                                                <w:right w:val="none" w:sz="0" w:space="0" w:color="auto"/>
                                                              </w:divBdr>
                                                              <w:divsChild>
                                                                <w:div w:id="1029792019">
                                                                  <w:marLeft w:val="0"/>
                                                                  <w:marRight w:val="0"/>
                                                                  <w:marTop w:val="0"/>
                                                                  <w:marBottom w:val="0"/>
                                                                  <w:divBdr>
                                                                    <w:top w:val="none" w:sz="0" w:space="0" w:color="auto"/>
                                                                    <w:left w:val="none" w:sz="0" w:space="0" w:color="auto"/>
                                                                    <w:bottom w:val="none" w:sz="0" w:space="0" w:color="auto"/>
                                                                    <w:right w:val="none" w:sz="0" w:space="0" w:color="auto"/>
                                                                  </w:divBdr>
                                                                  <w:divsChild>
                                                                    <w:div w:id="2206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76463350">
      <w:bodyDiv w:val="1"/>
      <w:marLeft w:val="0"/>
      <w:marRight w:val="0"/>
      <w:marTop w:val="0"/>
      <w:marBottom w:val="0"/>
      <w:divBdr>
        <w:top w:val="none" w:sz="0" w:space="0" w:color="auto"/>
        <w:left w:val="none" w:sz="0" w:space="0" w:color="auto"/>
        <w:bottom w:val="none" w:sz="0" w:space="0" w:color="auto"/>
        <w:right w:val="none" w:sz="0" w:space="0" w:color="auto"/>
      </w:divBdr>
    </w:div>
    <w:div w:id="677662844">
      <w:bodyDiv w:val="1"/>
      <w:marLeft w:val="0"/>
      <w:marRight w:val="0"/>
      <w:marTop w:val="0"/>
      <w:marBottom w:val="0"/>
      <w:divBdr>
        <w:top w:val="none" w:sz="0" w:space="0" w:color="auto"/>
        <w:left w:val="none" w:sz="0" w:space="0" w:color="auto"/>
        <w:bottom w:val="none" w:sz="0" w:space="0" w:color="auto"/>
        <w:right w:val="none" w:sz="0" w:space="0" w:color="auto"/>
      </w:divBdr>
    </w:div>
    <w:div w:id="701781370">
      <w:bodyDiv w:val="1"/>
      <w:marLeft w:val="0"/>
      <w:marRight w:val="0"/>
      <w:marTop w:val="0"/>
      <w:marBottom w:val="0"/>
      <w:divBdr>
        <w:top w:val="none" w:sz="0" w:space="0" w:color="auto"/>
        <w:left w:val="none" w:sz="0" w:space="0" w:color="auto"/>
        <w:bottom w:val="none" w:sz="0" w:space="0" w:color="auto"/>
        <w:right w:val="none" w:sz="0" w:space="0" w:color="auto"/>
      </w:divBdr>
    </w:div>
    <w:div w:id="714500413">
      <w:bodyDiv w:val="1"/>
      <w:marLeft w:val="0"/>
      <w:marRight w:val="0"/>
      <w:marTop w:val="0"/>
      <w:marBottom w:val="0"/>
      <w:divBdr>
        <w:top w:val="none" w:sz="0" w:space="0" w:color="auto"/>
        <w:left w:val="none" w:sz="0" w:space="0" w:color="auto"/>
        <w:bottom w:val="none" w:sz="0" w:space="0" w:color="auto"/>
        <w:right w:val="none" w:sz="0" w:space="0" w:color="auto"/>
      </w:divBdr>
    </w:div>
    <w:div w:id="738208021">
      <w:bodyDiv w:val="1"/>
      <w:marLeft w:val="0"/>
      <w:marRight w:val="0"/>
      <w:marTop w:val="0"/>
      <w:marBottom w:val="0"/>
      <w:divBdr>
        <w:top w:val="none" w:sz="0" w:space="0" w:color="auto"/>
        <w:left w:val="none" w:sz="0" w:space="0" w:color="auto"/>
        <w:bottom w:val="none" w:sz="0" w:space="0" w:color="auto"/>
        <w:right w:val="none" w:sz="0" w:space="0" w:color="auto"/>
      </w:divBdr>
    </w:div>
    <w:div w:id="775638910">
      <w:bodyDiv w:val="1"/>
      <w:marLeft w:val="0"/>
      <w:marRight w:val="0"/>
      <w:marTop w:val="0"/>
      <w:marBottom w:val="0"/>
      <w:divBdr>
        <w:top w:val="none" w:sz="0" w:space="0" w:color="auto"/>
        <w:left w:val="none" w:sz="0" w:space="0" w:color="auto"/>
        <w:bottom w:val="none" w:sz="0" w:space="0" w:color="auto"/>
        <w:right w:val="none" w:sz="0" w:space="0" w:color="auto"/>
      </w:divBdr>
      <w:divsChild>
        <w:div w:id="1805536910">
          <w:marLeft w:val="34"/>
          <w:marRight w:val="0"/>
          <w:marTop w:val="0"/>
          <w:marBottom w:val="0"/>
          <w:divBdr>
            <w:top w:val="none" w:sz="0" w:space="0" w:color="auto"/>
            <w:left w:val="none" w:sz="0" w:space="0" w:color="auto"/>
            <w:bottom w:val="none" w:sz="0" w:space="0" w:color="auto"/>
            <w:right w:val="none" w:sz="0" w:space="0" w:color="auto"/>
          </w:divBdr>
        </w:div>
      </w:divsChild>
    </w:div>
    <w:div w:id="784814055">
      <w:bodyDiv w:val="1"/>
      <w:marLeft w:val="0"/>
      <w:marRight w:val="0"/>
      <w:marTop w:val="0"/>
      <w:marBottom w:val="0"/>
      <w:divBdr>
        <w:top w:val="none" w:sz="0" w:space="0" w:color="auto"/>
        <w:left w:val="none" w:sz="0" w:space="0" w:color="auto"/>
        <w:bottom w:val="none" w:sz="0" w:space="0" w:color="auto"/>
        <w:right w:val="none" w:sz="0" w:space="0" w:color="auto"/>
      </w:divBdr>
    </w:div>
    <w:div w:id="802818140">
      <w:bodyDiv w:val="1"/>
      <w:marLeft w:val="0"/>
      <w:marRight w:val="0"/>
      <w:marTop w:val="0"/>
      <w:marBottom w:val="0"/>
      <w:divBdr>
        <w:top w:val="none" w:sz="0" w:space="0" w:color="auto"/>
        <w:left w:val="none" w:sz="0" w:space="0" w:color="auto"/>
        <w:bottom w:val="none" w:sz="0" w:space="0" w:color="auto"/>
        <w:right w:val="none" w:sz="0" w:space="0" w:color="auto"/>
      </w:divBdr>
    </w:div>
    <w:div w:id="809711081">
      <w:bodyDiv w:val="1"/>
      <w:marLeft w:val="0"/>
      <w:marRight w:val="0"/>
      <w:marTop w:val="0"/>
      <w:marBottom w:val="0"/>
      <w:divBdr>
        <w:top w:val="none" w:sz="0" w:space="0" w:color="auto"/>
        <w:left w:val="none" w:sz="0" w:space="0" w:color="auto"/>
        <w:bottom w:val="none" w:sz="0" w:space="0" w:color="auto"/>
        <w:right w:val="none" w:sz="0" w:space="0" w:color="auto"/>
      </w:divBdr>
    </w:div>
    <w:div w:id="861868796">
      <w:bodyDiv w:val="1"/>
      <w:marLeft w:val="0"/>
      <w:marRight w:val="0"/>
      <w:marTop w:val="0"/>
      <w:marBottom w:val="0"/>
      <w:divBdr>
        <w:top w:val="none" w:sz="0" w:space="0" w:color="auto"/>
        <w:left w:val="none" w:sz="0" w:space="0" w:color="auto"/>
        <w:bottom w:val="none" w:sz="0" w:space="0" w:color="auto"/>
        <w:right w:val="none" w:sz="0" w:space="0" w:color="auto"/>
      </w:divBdr>
    </w:div>
    <w:div w:id="887106928">
      <w:bodyDiv w:val="1"/>
      <w:marLeft w:val="0"/>
      <w:marRight w:val="0"/>
      <w:marTop w:val="0"/>
      <w:marBottom w:val="0"/>
      <w:divBdr>
        <w:top w:val="none" w:sz="0" w:space="0" w:color="auto"/>
        <w:left w:val="none" w:sz="0" w:space="0" w:color="auto"/>
        <w:bottom w:val="none" w:sz="0" w:space="0" w:color="auto"/>
        <w:right w:val="none" w:sz="0" w:space="0" w:color="auto"/>
      </w:divBdr>
      <w:divsChild>
        <w:div w:id="1952397000">
          <w:marLeft w:val="0"/>
          <w:marRight w:val="0"/>
          <w:marTop w:val="0"/>
          <w:marBottom w:val="0"/>
          <w:divBdr>
            <w:top w:val="none" w:sz="0" w:space="0" w:color="auto"/>
            <w:left w:val="none" w:sz="0" w:space="0" w:color="auto"/>
            <w:bottom w:val="none" w:sz="0" w:space="0" w:color="auto"/>
            <w:right w:val="none" w:sz="0" w:space="0" w:color="auto"/>
          </w:divBdr>
          <w:divsChild>
            <w:div w:id="15971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4522">
      <w:bodyDiv w:val="1"/>
      <w:marLeft w:val="0"/>
      <w:marRight w:val="0"/>
      <w:marTop w:val="0"/>
      <w:marBottom w:val="0"/>
      <w:divBdr>
        <w:top w:val="none" w:sz="0" w:space="0" w:color="auto"/>
        <w:left w:val="none" w:sz="0" w:space="0" w:color="auto"/>
        <w:bottom w:val="none" w:sz="0" w:space="0" w:color="auto"/>
        <w:right w:val="none" w:sz="0" w:space="0" w:color="auto"/>
      </w:divBdr>
    </w:div>
    <w:div w:id="914514552">
      <w:bodyDiv w:val="1"/>
      <w:marLeft w:val="0"/>
      <w:marRight w:val="0"/>
      <w:marTop w:val="0"/>
      <w:marBottom w:val="0"/>
      <w:divBdr>
        <w:top w:val="none" w:sz="0" w:space="0" w:color="auto"/>
        <w:left w:val="none" w:sz="0" w:space="0" w:color="auto"/>
        <w:bottom w:val="none" w:sz="0" w:space="0" w:color="auto"/>
        <w:right w:val="none" w:sz="0" w:space="0" w:color="auto"/>
      </w:divBdr>
    </w:div>
    <w:div w:id="954021402">
      <w:bodyDiv w:val="1"/>
      <w:marLeft w:val="0"/>
      <w:marRight w:val="0"/>
      <w:marTop w:val="0"/>
      <w:marBottom w:val="0"/>
      <w:divBdr>
        <w:top w:val="none" w:sz="0" w:space="0" w:color="auto"/>
        <w:left w:val="none" w:sz="0" w:space="0" w:color="auto"/>
        <w:bottom w:val="none" w:sz="0" w:space="0" w:color="auto"/>
        <w:right w:val="none" w:sz="0" w:space="0" w:color="auto"/>
      </w:divBdr>
    </w:div>
    <w:div w:id="958796885">
      <w:bodyDiv w:val="1"/>
      <w:marLeft w:val="0"/>
      <w:marRight w:val="0"/>
      <w:marTop w:val="0"/>
      <w:marBottom w:val="0"/>
      <w:divBdr>
        <w:top w:val="none" w:sz="0" w:space="0" w:color="auto"/>
        <w:left w:val="none" w:sz="0" w:space="0" w:color="auto"/>
        <w:bottom w:val="none" w:sz="0" w:space="0" w:color="auto"/>
        <w:right w:val="none" w:sz="0" w:space="0" w:color="auto"/>
      </w:divBdr>
    </w:div>
    <w:div w:id="961886078">
      <w:bodyDiv w:val="1"/>
      <w:marLeft w:val="0"/>
      <w:marRight w:val="0"/>
      <w:marTop w:val="0"/>
      <w:marBottom w:val="0"/>
      <w:divBdr>
        <w:top w:val="none" w:sz="0" w:space="0" w:color="auto"/>
        <w:left w:val="none" w:sz="0" w:space="0" w:color="auto"/>
        <w:bottom w:val="none" w:sz="0" w:space="0" w:color="auto"/>
        <w:right w:val="none" w:sz="0" w:space="0" w:color="auto"/>
      </w:divBdr>
    </w:div>
    <w:div w:id="964964195">
      <w:bodyDiv w:val="1"/>
      <w:marLeft w:val="0"/>
      <w:marRight w:val="0"/>
      <w:marTop w:val="0"/>
      <w:marBottom w:val="0"/>
      <w:divBdr>
        <w:top w:val="none" w:sz="0" w:space="0" w:color="auto"/>
        <w:left w:val="none" w:sz="0" w:space="0" w:color="auto"/>
        <w:bottom w:val="none" w:sz="0" w:space="0" w:color="auto"/>
        <w:right w:val="none" w:sz="0" w:space="0" w:color="auto"/>
      </w:divBdr>
      <w:divsChild>
        <w:div w:id="1991980190">
          <w:marLeft w:val="34"/>
          <w:marRight w:val="0"/>
          <w:marTop w:val="0"/>
          <w:marBottom w:val="0"/>
          <w:divBdr>
            <w:top w:val="none" w:sz="0" w:space="0" w:color="auto"/>
            <w:left w:val="none" w:sz="0" w:space="0" w:color="auto"/>
            <w:bottom w:val="none" w:sz="0" w:space="0" w:color="auto"/>
            <w:right w:val="none" w:sz="0" w:space="0" w:color="auto"/>
          </w:divBdr>
        </w:div>
      </w:divsChild>
    </w:div>
    <w:div w:id="1009059571">
      <w:bodyDiv w:val="1"/>
      <w:marLeft w:val="0"/>
      <w:marRight w:val="0"/>
      <w:marTop w:val="0"/>
      <w:marBottom w:val="0"/>
      <w:divBdr>
        <w:top w:val="none" w:sz="0" w:space="0" w:color="auto"/>
        <w:left w:val="none" w:sz="0" w:space="0" w:color="auto"/>
        <w:bottom w:val="none" w:sz="0" w:space="0" w:color="auto"/>
        <w:right w:val="none" w:sz="0" w:space="0" w:color="auto"/>
      </w:divBdr>
    </w:div>
    <w:div w:id="1014840855">
      <w:bodyDiv w:val="1"/>
      <w:marLeft w:val="0"/>
      <w:marRight w:val="0"/>
      <w:marTop w:val="0"/>
      <w:marBottom w:val="0"/>
      <w:divBdr>
        <w:top w:val="none" w:sz="0" w:space="0" w:color="auto"/>
        <w:left w:val="none" w:sz="0" w:space="0" w:color="auto"/>
        <w:bottom w:val="none" w:sz="0" w:space="0" w:color="auto"/>
        <w:right w:val="none" w:sz="0" w:space="0" w:color="auto"/>
      </w:divBdr>
    </w:div>
    <w:div w:id="1052509401">
      <w:bodyDiv w:val="1"/>
      <w:marLeft w:val="0"/>
      <w:marRight w:val="0"/>
      <w:marTop w:val="0"/>
      <w:marBottom w:val="0"/>
      <w:divBdr>
        <w:top w:val="none" w:sz="0" w:space="0" w:color="auto"/>
        <w:left w:val="none" w:sz="0" w:space="0" w:color="auto"/>
        <w:bottom w:val="none" w:sz="0" w:space="0" w:color="auto"/>
        <w:right w:val="none" w:sz="0" w:space="0" w:color="auto"/>
      </w:divBdr>
    </w:div>
    <w:div w:id="1082682241">
      <w:bodyDiv w:val="1"/>
      <w:marLeft w:val="0"/>
      <w:marRight w:val="0"/>
      <w:marTop w:val="0"/>
      <w:marBottom w:val="0"/>
      <w:divBdr>
        <w:top w:val="none" w:sz="0" w:space="0" w:color="auto"/>
        <w:left w:val="none" w:sz="0" w:space="0" w:color="auto"/>
        <w:bottom w:val="none" w:sz="0" w:space="0" w:color="auto"/>
        <w:right w:val="none" w:sz="0" w:space="0" w:color="auto"/>
      </w:divBdr>
    </w:div>
    <w:div w:id="1098257211">
      <w:bodyDiv w:val="1"/>
      <w:marLeft w:val="0"/>
      <w:marRight w:val="0"/>
      <w:marTop w:val="0"/>
      <w:marBottom w:val="0"/>
      <w:divBdr>
        <w:top w:val="none" w:sz="0" w:space="0" w:color="auto"/>
        <w:left w:val="none" w:sz="0" w:space="0" w:color="auto"/>
        <w:bottom w:val="none" w:sz="0" w:space="0" w:color="auto"/>
        <w:right w:val="none" w:sz="0" w:space="0" w:color="auto"/>
      </w:divBdr>
      <w:divsChild>
        <w:div w:id="838883779">
          <w:marLeft w:val="0"/>
          <w:marRight w:val="0"/>
          <w:marTop w:val="0"/>
          <w:marBottom w:val="0"/>
          <w:divBdr>
            <w:top w:val="none" w:sz="0" w:space="0" w:color="auto"/>
            <w:left w:val="none" w:sz="0" w:space="0" w:color="auto"/>
            <w:bottom w:val="none" w:sz="0" w:space="0" w:color="auto"/>
            <w:right w:val="none" w:sz="0" w:space="0" w:color="auto"/>
          </w:divBdr>
          <w:divsChild>
            <w:div w:id="343436665">
              <w:marLeft w:val="0"/>
              <w:marRight w:val="0"/>
              <w:marTop w:val="0"/>
              <w:marBottom w:val="0"/>
              <w:divBdr>
                <w:top w:val="none" w:sz="0" w:space="0" w:color="auto"/>
                <w:left w:val="none" w:sz="0" w:space="0" w:color="auto"/>
                <w:bottom w:val="none" w:sz="0" w:space="0" w:color="auto"/>
                <w:right w:val="none" w:sz="0" w:space="0" w:color="auto"/>
              </w:divBdr>
            </w:div>
            <w:div w:id="751901647">
              <w:marLeft w:val="0"/>
              <w:marRight w:val="0"/>
              <w:marTop w:val="0"/>
              <w:marBottom w:val="0"/>
              <w:divBdr>
                <w:top w:val="none" w:sz="0" w:space="0" w:color="auto"/>
                <w:left w:val="none" w:sz="0" w:space="0" w:color="auto"/>
                <w:bottom w:val="none" w:sz="0" w:space="0" w:color="auto"/>
                <w:right w:val="none" w:sz="0" w:space="0" w:color="auto"/>
              </w:divBdr>
            </w:div>
            <w:div w:id="834732476">
              <w:marLeft w:val="0"/>
              <w:marRight w:val="0"/>
              <w:marTop w:val="0"/>
              <w:marBottom w:val="0"/>
              <w:divBdr>
                <w:top w:val="none" w:sz="0" w:space="0" w:color="auto"/>
                <w:left w:val="none" w:sz="0" w:space="0" w:color="auto"/>
                <w:bottom w:val="none" w:sz="0" w:space="0" w:color="auto"/>
                <w:right w:val="none" w:sz="0" w:space="0" w:color="auto"/>
              </w:divBdr>
            </w:div>
            <w:div w:id="1031608029">
              <w:marLeft w:val="0"/>
              <w:marRight w:val="0"/>
              <w:marTop w:val="0"/>
              <w:marBottom w:val="0"/>
              <w:divBdr>
                <w:top w:val="none" w:sz="0" w:space="0" w:color="auto"/>
                <w:left w:val="none" w:sz="0" w:space="0" w:color="auto"/>
                <w:bottom w:val="none" w:sz="0" w:space="0" w:color="auto"/>
                <w:right w:val="none" w:sz="0" w:space="0" w:color="auto"/>
              </w:divBdr>
            </w:div>
            <w:div w:id="1374773561">
              <w:marLeft w:val="0"/>
              <w:marRight w:val="0"/>
              <w:marTop w:val="0"/>
              <w:marBottom w:val="0"/>
              <w:divBdr>
                <w:top w:val="none" w:sz="0" w:space="0" w:color="auto"/>
                <w:left w:val="none" w:sz="0" w:space="0" w:color="auto"/>
                <w:bottom w:val="none" w:sz="0" w:space="0" w:color="auto"/>
                <w:right w:val="none" w:sz="0" w:space="0" w:color="auto"/>
              </w:divBdr>
            </w:div>
            <w:div w:id="1884829751">
              <w:marLeft w:val="0"/>
              <w:marRight w:val="0"/>
              <w:marTop w:val="0"/>
              <w:marBottom w:val="0"/>
              <w:divBdr>
                <w:top w:val="none" w:sz="0" w:space="0" w:color="auto"/>
                <w:left w:val="none" w:sz="0" w:space="0" w:color="auto"/>
                <w:bottom w:val="none" w:sz="0" w:space="0" w:color="auto"/>
                <w:right w:val="none" w:sz="0" w:space="0" w:color="auto"/>
              </w:divBdr>
            </w:div>
            <w:div w:id="21062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23347">
      <w:bodyDiv w:val="1"/>
      <w:marLeft w:val="0"/>
      <w:marRight w:val="0"/>
      <w:marTop w:val="0"/>
      <w:marBottom w:val="0"/>
      <w:divBdr>
        <w:top w:val="none" w:sz="0" w:space="0" w:color="auto"/>
        <w:left w:val="none" w:sz="0" w:space="0" w:color="auto"/>
        <w:bottom w:val="none" w:sz="0" w:space="0" w:color="auto"/>
        <w:right w:val="none" w:sz="0" w:space="0" w:color="auto"/>
      </w:divBdr>
    </w:div>
    <w:div w:id="1136413507">
      <w:bodyDiv w:val="1"/>
      <w:marLeft w:val="0"/>
      <w:marRight w:val="0"/>
      <w:marTop w:val="0"/>
      <w:marBottom w:val="0"/>
      <w:divBdr>
        <w:top w:val="none" w:sz="0" w:space="0" w:color="auto"/>
        <w:left w:val="none" w:sz="0" w:space="0" w:color="auto"/>
        <w:bottom w:val="none" w:sz="0" w:space="0" w:color="auto"/>
        <w:right w:val="none" w:sz="0" w:space="0" w:color="auto"/>
      </w:divBdr>
    </w:div>
    <w:div w:id="1138449019">
      <w:bodyDiv w:val="1"/>
      <w:marLeft w:val="0"/>
      <w:marRight w:val="0"/>
      <w:marTop w:val="0"/>
      <w:marBottom w:val="0"/>
      <w:divBdr>
        <w:top w:val="none" w:sz="0" w:space="0" w:color="auto"/>
        <w:left w:val="none" w:sz="0" w:space="0" w:color="auto"/>
        <w:bottom w:val="none" w:sz="0" w:space="0" w:color="auto"/>
        <w:right w:val="none" w:sz="0" w:space="0" w:color="auto"/>
      </w:divBdr>
      <w:divsChild>
        <w:div w:id="275794154">
          <w:marLeft w:val="0"/>
          <w:marRight w:val="0"/>
          <w:marTop w:val="0"/>
          <w:marBottom w:val="0"/>
          <w:divBdr>
            <w:top w:val="none" w:sz="0" w:space="0" w:color="auto"/>
            <w:left w:val="none" w:sz="0" w:space="0" w:color="auto"/>
            <w:bottom w:val="none" w:sz="0" w:space="0" w:color="auto"/>
            <w:right w:val="none" w:sz="0" w:space="0" w:color="auto"/>
          </w:divBdr>
          <w:divsChild>
            <w:div w:id="9428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3913">
      <w:bodyDiv w:val="1"/>
      <w:marLeft w:val="0"/>
      <w:marRight w:val="0"/>
      <w:marTop w:val="0"/>
      <w:marBottom w:val="0"/>
      <w:divBdr>
        <w:top w:val="none" w:sz="0" w:space="0" w:color="auto"/>
        <w:left w:val="none" w:sz="0" w:space="0" w:color="auto"/>
        <w:bottom w:val="none" w:sz="0" w:space="0" w:color="auto"/>
        <w:right w:val="none" w:sz="0" w:space="0" w:color="auto"/>
      </w:divBdr>
    </w:div>
    <w:div w:id="1227376509">
      <w:bodyDiv w:val="1"/>
      <w:marLeft w:val="0"/>
      <w:marRight w:val="0"/>
      <w:marTop w:val="0"/>
      <w:marBottom w:val="0"/>
      <w:divBdr>
        <w:top w:val="none" w:sz="0" w:space="0" w:color="auto"/>
        <w:left w:val="none" w:sz="0" w:space="0" w:color="auto"/>
        <w:bottom w:val="none" w:sz="0" w:space="0" w:color="auto"/>
        <w:right w:val="none" w:sz="0" w:space="0" w:color="auto"/>
      </w:divBdr>
    </w:div>
    <w:div w:id="1242451957">
      <w:bodyDiv w:val="1"/>
      <w:marLeft w:val="0"/>
      <w:marRight w:val="0"/>
      <w:marTop w:val="0"/>
      <w:marBottom w:val="0"/>
      <w:divBdr>
        <w:top w:val="none" w:sz="0" w:space="0" w:color="auto"/>
        <w:left w:val="none" w:sz="0" w:space="0" w:color="auto"/>
        <w:bottom w:val="none" w:sz="0" w:space="0" w:color="auto"/>
        <w:right w:val="none" w:sz="0" w:space="0" w:color="auto"/>
      </w:divBdr>
    </w:div>
    <w:div w:id="1268465710">
      <w:bodyDiv w:val="1"/>
      <w:marLeft w:val="0"/>
      <w:marRight w:val="0"/>
      <w:marTop w:val="0"/>
      <w:marBottom w:val="0"/>
      <w:divBdr>
        <w:top w:val="none" w:sz="0" w:space="0" w:color="auto"/>
        <w:left w:val="none" w:sz="0" w:space="0" w:color="auto"/>
        <w:bottom w:val="none" w:sz="0" w:space="0" w:color="auto"/>
        <w:right w:val="none" w:sz="0" w:space="0" w:color="auto"/>
      </w:divBdr>
    </w:div>
    <w:div w:id="1280258540">
      <w:bodyDiv w:val="1"/>
      <w:marLeft w:val="0"/>
      <w:marRight w:val="0"/>
      <w:marTop w:val="0"/>
      <w:marBottom w:val="0"/>
      <w:divBdr>
        <w:top w:val="none" w:sz="0" w:space="0" w:color="auto"/>
        <w:left w:val="none" w:sz="0" w:space="0" w:color="auto"/>
        <w:bottom w:val="none" w:sz="0" w:space="0" w:color="auto"/>
        <w:right w:val="none" w:sz="0" w:space="0" w:color="auto"/>
      </w:divBdr>
    </w:div>
    <w:div w:id="1293100766">
      <w:bodyDiv w:val="1"/>
      <w:marLeft w:val="0"/>
      <w:marRight w:val="0"/>
      <w:marTop w:val="0"/>
      <w:marBottom w:val="0"/>
      <w:divBdr>
        <w:top w:val="none" w:sz="0" w:space="0" w:color="auto"/>
        <w:left w:val="none" w:sz="0" w:space="0" w:color="auto"/>
        <w:bottom w:val="none" w:sz="0" w:space="0" w:color="auto"/>
        <w:right w:val="none" w:sz="0" w:space="0" w:color="auto"/>
      </w:divBdr>
    </w:div>
    <w:div w:id="1321694738">
      <w:bodyDiv w:val="1"/>
      <w:marLeft w:val="0"/>
      <w:marRight w:val="0"/>
      <w:marTop w:val="0"/>
      <w:marBottom w:val="0"/>
      <w:divBdr>
        <w:top w:val="none" w:sz="0" w:space="0" w:color="auto"/>
        <w:left w:val="none" w:sz="0" w:space="0" w:color="auto"/>
        <w:bottom w:val="none" w:sz="0" w:space="0" w:color="auto"/>
        <w:right w:val="none" w:sz="0" w:space="0" w:color="auto"/>
      </w:divBdr>
    </w:div>
    <w:div w:id="1327787831">
      <w:bodyDiv w:val="1"/>
      <w:marLeft w:val="0"/>
      <w:marRight w:val="0"/>
      <w:marTop w:val="0"/>
      <w:marBottom w:val="0"/>
      <w:divBdr>
        <w:top w:val="none" w:sz="0" w:space="0" w:color="auto"/>
        <w:left w:val="none" w:sz="0" w:space="0" w:color="auto"/>
        <w:bottom w:val="none" w:sz="0" w:space="0" w:color="auto"/>
        <w:right w:val="none" w:sz="0" w:space="0" w:color="auto"/>
      </w:divBdr>
      <w:divsChild>
        <w:div w:id="1617983655">
          <w:marLeft w:val="0"/>
          <w:marRight w:val="0"/>
          <w:marTop w:val="0"/>
          <w:marBottom w:val="0"/>
          <w:divBdr>
            <w:top w:val="none" w:sz="0" w:space="0" w:color="auto"/>
            <w:left w:val="none" w:sz="0" w:space="0" w:color="auto"/>
            <w:bottom w:val="none" w:sz="0" w:space="0" w:color="auto"/>
            <w:right w:val="none" w:sz="0" w:space="0" w:color="auto"/>
          </w:divBdr>
          <w:divsChild>
            <w:div w:id="15703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33637">
      <w:bodyDiv w:val="1"/>
      <w:marLeft w:val="0"/>
      <w:marRight w:val="0"/>
      <w:marTop w:val="0"/>
      <w:marBottom w:val="0"/>
      <w:divBdr>
        <w:top w:val="none" w:sz="0" w:space="0" w:color="auto"/>
        <w:left w:val="none" w:sz="0" w:space="0" w:color="auto"/>
        <w:bottom w:val="none" w:sz="0" w:space="0" w:color="auto"/>
        <w:right w:val="none" w:sz="0" w:space="0" w:color="auto"/>
      </w:divBdr>
      <w:divsChild>
        <w:div w:id="1029916816">
          <w:marLeft w:val="0"/>
          <w:marRight w:val="0"/>
          <w:marTop w:val="0"/>
          <w:marBottom w:val="0"/>
          <w:divBdr>
            <w:top w:val="none" w:sz="0" w:space="0" w:color="auto"/>
            <w:left w:val="none" w:sz="0" w:space="0" w:color="auto"/>
            <w:bottom w:val="none" w:sz="0" w:space="0" w:color="auto"/>
            <w:right w:val="none" w:sz="0" w:space="0" w:color="auto"/>
          </w:divBdr>
          <w:divsChild>
            <w:div w:id="3275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12991">
      <w:bodyDiv w:val="1"/>
      <w:marLeft w:val="0"/>
      <w:marRight w:val="0"/>
      <w:marTop w:val="0"/>
      <w:marBottom w:val="0"/>
      <w:divBdr>
        <w:top w:val="none" w:sz="0" w:space="0" w:color="auto"/>
        <w:left w:val="none" w:sz="0" w:space="0" w:color="auto"/>
        <w:bottom w:val="none" w:sz="0" w:space="0" w:color="auto"/>
        <w:right w:val="none" w:sz="0" w:space="0" w:color="auto"/>
      </w:divBdr>
    </w:div>
    <w:div w:id="1412972604">
      <w:bodyDiv w:val="1"/>
      <w:marLeft w:val="0"/>
      <w:marRight w:val="0"/>
      <w:marTop w:val="0"/>
      <w:marBottom w:val="0"/>
      <w:divBdr>
        <w:top w:val="none" w:sz="0" w:space="0" w:color="auto"/>
        <w:left w:val="none" w:sz="0" w:space="0" w:color="auto"/>
        <w:bottom w:val="none" w:sz="0" w:space="0" w:color="auto"/>
        <w:right w:val="none" w:sz="0" w:space="0" w:color="auto"/>
      </w:divBdr>
    </w:div>
    <w:div w:id="1494687744">
      <w:bodyDiv w:val="1"/>
      <w:marLeft w:val="0"/>
      <w:marRight w:val="0"/>
      <w:marTop w:val="0"/>
      <w:marBottom w:val="0"/>
      <w:divBdr>
        <w:top w:val="none" w:sz="0" w:space="0" w:color="auto"/>
        <w:left w:val="none" w:sz="0" w:space="0" w:color="auto"/>
        <w:bottom w:val="none" w:sz="0" w:space="0" w:color="auto"/>
        <w:right w:val="none" w:sz="0" w:space="0" w:color="auto"/>
      </w:divBdr>
    </w:div>
    <w:div w:id="1513569994">
      <w:bodyDiv w:val="1"/>
      <w:marLeft w:val="0"/>
      <w:marRight w:val="0"/>
      <w:marTop w:val="0"/>
      <w:marBottom w:val="0"/>
      <w:divBdr>
        <w:top w:val="none" w:sz="0" w:space="0" w:color="auto"/>
        <w:left w:val="none" w:sz="0" w:space="0" w:color="auto"/>
        <w:bottom w:val="none" w:sz="0" w:space="0" w:color="auto"/>
        <w:right w:val="none" w:sz="0" w:space="0" w:color="auto"/>
      </w:divBdr>
    </w:div>
    <w:div w:id="1653750786">
      <w:bodyDiv w:val="1"/>
      <w:marLeft w:val="0"/>
      <w:marRight w:val="0"/>
      <w:marTop w:val="0"/>
      <w:marBottom w:val="0"/>
      <w:divBdr>
        <w:top w:val="none" w:sz="0" w:space="0" w:color="auto"/>
        <w:left w:val="none" w:sz="0" w:space="0" w:color="auto"/>
        <w:bottom w:val="none" w:sz="0" w:space="0" w:color="auto"/>
        <w:right w:val="none" w:sz="0" w:space="0" w:color="auto"/>
      </w:divBdr>
    </w:div>
    <w:div w:id="1681616494">
      <w:bodyDiv w:val="1"/>
      <w:marLeft w:val="0"/>
      <w:marRight w:val="0"/>
      <w:marTop w:val="0"/>
      <w:marBottom w:val="0"/>
      <w:divBdr>
        <w:top w:val="none" w:sz="0" w:space="0" w:color="auto"/>
        <w:left w:val="none" w:sz="0" w:space="0" w:color="auto"/>
        <w:bottom w:val="none" w:sz="0" w:space="0" w:color="auto"/>
        <w:right w:val="none" w:sz="0" w:space="0" w:color="auto"/>
      </w:divBdr>
      <w:divsChild>
        <w:div w:id="1656103314">
          <w:marLeft w:val="0"/>
          <w:marRight w:val="0"/>
          <w:marTop w:val="0"/>
          <w:marBottom w:val="0"/>
          <w:divBdr>
            <w:top w:val="none" w:sz="0" w:space="0" w:color="auto"/>
            <w:left w:val="none" w:sz="0" w:space="0" w:color="auto"/>
            <w:bottom w:val="none" w:sz="0" w:space="0" w:color="auto"/>
            <w:right w:val="none" w:sz="0" w:space="0" w:color="auto"/>
          </w:divBdr>
          <w:divsChild>
            <w:div w:id="9539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37896">
      <w:bodyDiv w:val="1"/>
      <w:marLeft w:val="0"/>
      <w:marRight w:val="0"/>
      <w:marTop w:val="0"/>
      <w:marBottom w:val="0"/>
      <w:divBdr>
        <w:top w:val="none" w:sz="0" w:space="0" w:color="auto"/>
        <w:left w:val="none" w:sz="0" w:space="0" w:color="auto"/>
        <w:bottom w:val="none" w:sz="0" w:space="0" w:color="auto"/>
        <w:right w:val="none" w:sz="0" w:space="0" w:color="auto"/>
      </w:divBdr>
    </w:div>
    <w:div w:id="1760709345">
      <w:bodyDiv w:val="1"/>
      <w:marLeft w:val="0"/>
      <w:marRight w:val="0"/>
      <w:marTop w:val="0"/>
      <w:marBottom w:val="0"/>
      <w:divBdr>
        <w:top w:val="none" w:sz="0" w:space="0" w:color="auto"/>
        <w:left w:val="none" w:sz="0" w:space="0" w:color="auto"/>
        <w:bottom w:val="none" w:sz="0" w:space="0" w:color="auto"/>
        <w:right w:val="none" w:sz="0" w:space="0" w:color="auto"/>
      </w:divBdr>
      <w:divsChild>
        <w:div w:id="1785690670">
          <w:marLeft w:val="0"/>
          <w:marRight w:val="0"/>
          <w:marTop w:val="0"/>
          <w:marBottom w:val="0"/>
          <w:divBdr>
            <w:top w:val="none" w:sz="0" w:space="0" w:color="auto"/>
            <w:left w:val="none" w:sz="0" w:space="0" w:color="auto"/>
            <w:bottom w:val="none" w:sz="0" w:space="0" w:color="auto"/>
            <w:right w:val="none" w:sz="0" w:space="0" w:color="auto"/>
          </w:divBdr>
          <w:divsChild>
            <w:div w:id="23392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0091">
      <w:bodyDiv w:val="1"/>
      <w:marLeft w:val="0"/>
      <w:marRight w:val="0"/>
      <w:marTop w:val="0"/>
      <w:marBottom w:val="0"/>
      <w:divBdr>
        <w:top w:val="none" w:sz="0" w:space="0" w:color="auto"/>
        <w:left w:val="none" w:sz="0" w:space="0" w:color="auto"/>
        <w:bottom w:val="none" w:sz="0" w:space="0" w:color="auto"/>
        <w:right w:val="none" w:sz="0" w:space="0" w:color="auto"/>
      </w:divBdr>
    </w:div>
    <w:div w:id="1826042744">
      <w:bodyDiv w:val="1"/>
      <w:marLeft w:val="0"/>
      <w:marRight w:val="0"/>
      <w:marTop w:val="0"/>
      <w:marBottom w:val="0"/>
      <w:divBdr>
        <w:top w:val="none" w:sz="0" w:space="0" w:color="auto"/>
        <w:left w:val="none" w:sz="0" w:space="0" w:color="auto"/>
        <w:bottom w:val="none" w:sz="0" w:space="0" w:color="auto"/>
        <w:right w:val="none" w:sz="0" w:space="0" w:color="auto"/>
      </w:divBdr>
    </w:div>
    <w:div w:id="1832911017">
      <w:bodyDiv w:val="1"/>
      <w:marLeft w:val="0"/>
      <w:marRight w:val="0"/>
      <w:marTop w:val="0"/>
      <w:marBottom w:val="0"/>
      <w:divBdr>
        <w:top w:val="none" w:sz="0" w:space="0" w:color="auto"/>
        <w:left w:val="none" w:sz="0" w:space="0" w:color="auto"/>
        <w:bottom w:val="none" w:sz="0" w:space="0" w:color="auto"/>
        <w:right w:val="none" w:sz="0" w:space="0" w:color="auto"/>
      </w:divBdr>
    </w:div>
    <w:div w:id="1872496170">
      <w:bodyDiv w:val="1"/>
      <w:marLeft w:val="0"/>
      <w:marRight w:val="0"/>
      <w:marTop w:val="0"/>
      <w:marBottom w:val="0"/>
      <w:divBdr>
        <w:top w:val="none" w:sz="0" w:space="0" w:color="auto"/>
        <w:left w:val="none" w:sz="0" w:space="0" w:color="auto"/>
        <w:bottom w:val="none" w:sz="0" w:space="0" w:color="auto"/>
        <w:right w:val="none" w:sz="0" w:space="0" w:color="auto"/>
      </w:divBdr>
    </w:div>
    <w:div w:id="1886790707">
      <w:bodyDiv w:val="1"/>
      <w:marLeft w:val="0"/>
      <w:marRight w:val="0"/>
      <w:marTop w:val="0"/>
      <w:marBottom w:val="0"/>
      <w:divBdr>
        <w:top w:val="none" w:sz="0" w:space="0" w:color="auto"/>
        <w:left w:val="none" w:sz="0" w:space="0" w:color="auto"/>
        <w:bottom w:val="none" w:sz="0" w:space="0" w:color="auto"/>
        <w:right w:val="none" w:sz="0" w:space="0" w:color="auto"/>
      </w:divBdr>
    </w:div>
    <w:div w:id="1992903386">
      <w:bodyDiv w:val="1"/>
      <w:marLeft w:val="0"/>
      <w:marRight w:val="0"/>
      <w:marTop w:val="0"/>
      <w:marBottom w:val="0"/>
      <w:divBdr>
        <w:top w:val="none" w:sz="0" w:space="0" w:color="auto"/>
        <w:left w:val="none" w:sz="0" w:space="0" w:color="auto"/>
        <w:bottom w:val="none" w:sz="0" w:space="0" w:color="auto"/>
        <w:right w:val="none" w:sz="0" w:space="0" w:color="auto"/>
      </w:divBdr>
    </w:div>
    <w:div w:id="1998267344">
      <w:bodyDiv w:val="1"/>
      <w:marLeft w:val="0"/>
      <w:marRight w:val="0"/>
      <w:marTop w:val="0"/>
      <w:marBottom w:val="0"/>
      <w:divBdr>
        <w:top w:val="none" w:sz="0" w:space="0" w:color="auto"/>
        <w:left w:val="none" w:sz="0" w:space="0" w:color="auto"/>
        <w:bottom w:val="none" w:sz="0" w:space="0" w:color="auto"/>
        <w:right w:val="none" w:sz="0" w:space="0" w:color="auto"/>
      </w:divBdr>
    </w:div>
    <w:div w:id="2108964515">
      <w:bodyDiv w:val="1"/>
      <w:marLeft w:val="0"/>
      <w:marRight w:val="0"/>
      <w:marTop w:val="0"/>
      <w:marBottom w:val="0"/>
      <w:divBdr>
        <w:top w:val="none" w:sz="0" w:space="0" w:color="auto"/>
        <w:left w:val="none" w:sz="0" w:space="0" w:color="auto"/>
        <w:bottom w:val="none" w:sz="0" w:space="0" w:color="auto"/>
        <w:right w:val="none" w:sz="0" w:space="0" w:color="auto"/>
      </w:divBdr>
    </w:div>
    <w:div w:id="2117405071">
      <w:bodyDiv w:val="1"/>
      <w:marLeft w:val="0"/>
      <w:marRight w:val="0"/>
      <w:marTop w:val="0"/>
      <w:marBottom w:val="0"/>
      <w:divBdr>
        <w:top w:val="none" w:sz="0" w:space="0" w:color="auto"/>
        <w:left w:val="none" w:sz="0" w:space="0" w:color="auto"/>
        <w:bottom w:val="none" w:sz="0" w:space="0" w:color="auto"/>
        <w:right w:val="none" w:sz="0" w:space="0" w:color="auto"/>
      </w:divBdr>
      <w:divsChild>
        <w:div w:id="1664353640">
          <w:marLeft w:val="0"/>
          <w:marRight w:val="0"/>
          <w:marTop w:val="0"/>
          <w:marBottom w:val="0"/>
          <w:divBdr>
            <w:top w:val="none" w:sz="0" w:space="0" w:color="auto"/>
            <w:left w:val="none" w:sz="0" w:space="0" w:color="auto"/>
            <w:bottom w:val="none" w:sz="0" w:space="0" w:color="auto"/>
            <w:right w:val="none" w:sz="0" w:space="0" w:color="auto"/>
          </w:divBdr>
          <w:divsChild>
            <w:div w:id="88816792">
              <w:marLeft w:val="0"/>
              <w:marRight w:val="0"/>
              <w:marTop w:val="0"/>
              <w:marBottom w:val="0"/>
              <w:divBdr>
                <w:top w:val="none" w:sz="0" w:space="0" w:color="auto"/>
                <w:left w:val="none" w:sz="0" w:space="0" w:color="auto"/>
                <w:bottom w:val="none" w:sz="0" w:space="0" w:color="auto"/>
                <w:right w:val="none" w:sz="0" w:space="0" w:color="auto"/>
              </w:divBdr>
            </w:div>
            <w:div w:id="228152018">
              <w:marLeft w:val="0"/>
              <w:marRight w:val="0"/>
              <w:marTop w:val="0"/>
              <w:marBottom w:val="0"/>
              <w:divBdr>
                <w:top w:val="none" w:sz="0" w:space="0" w:color="auto"/>
                <w:left w:val="none" w:sz="0" w:space="0" w:color="auto"/>
                <w:bottom w:val="none" w:sz="0" w:space="0" w:color="auto"/>
                <w:right w:val="none" w:sz="0" w:space="0" w:color="auto"/>
              </w:divBdr>
            </w:div>
            <w:div w:id="303395257">
              <w:marLeft w:val="0"/>
              <w:marRight w:val="0"/>
              <w:marTop w:val="0"/>
              <w:marBottom w:val="0"/>
              <w:divBdr>
                <w:top w:val="none" w:sz="0" w:space="0" w:color="auto"/>
                <w:left w:val="none" w:sz="0" w:space="0" w:color="auto"/>
                <w:bottom w:val="none" w:sz="0" w:space="0" w:color="auto"/>
                <w:right w:val="none" w:sz="0" w:space="0" w:color="auto"/>
              </w:divBdr>
            </w:div>
            <w:div w:id="824277348">
              <w:marLeft w:val="0"/>
              <w:marRight w:val="0"/>
              <w:marTop w:val="0"/>
              <w:marBottom w:val="0"/>
              <w:divBdr>
                <w:top w:val="none" w:sz="0" w:space="0" w:color="auto"/>
                <w:left w:val="none" w:sz="0" w:space="0" w:color="auto"/>
                <w:bottom w:val="none" w:sz="0" w:space="0" w:color="auto"/>
                <w:right w:val="none" w:sz="0" w:space="0" w:color="auto"/>
              </w:divBdr>
            </w:div>
            <w:div w:id="1035038685">
              <w:marLeft w:val="0"/>
              <w:marRight w:val="0"/>
              <w:marTop w:val="0"/>
              <w:marBottom w:val="0"/>
              <w:divBdr>
                <w:top w:val="none" w:sz="0" w:space="0" w:color="auto"/>
                <w:left w:val="none" w:sz="0" w:space="0" w:color="auto"/>
                <w:bottom w:val="none" w:sz="0" w:space="0" w:color="auto"/>
                <w:right w:val="none" w:sz="0" w:space="0" w:color="auto"/>
              </w:divBdr>
            </w:div>
            <w:div w:id="1626039590">
              <w:marLeft w:val="0"/>
              <w:marRight w:val="0"/>
              <w:marTop w:val="0"/>
              <w:marBottom w:val="0"/>
              <w:divBdr>
                <w:top w:val="none" w:sz="0" w:space="0" w:color="auto"/>
                <w:left w:val="none" w:sz="0" w:space="0" w:color="auto"/>
                <w:bottom w:val="none" w:sz="0" w:space="0" w:color="auto"/>
                <w:right w:val="none" w:sz="0" w:space="0" w:color="auto"/>
              </w:divBdr>
            </w:div>
            <w:div w:id="16501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image" Target="media/image3.png"/><Relationship Id="rId39" Type="http://schemas.openxmlformats.org/officeDocument/2006/relationships/image" Target="media/image5.png"/><Relationship Id="rId21" Type="http://schemas.openxmlformats.org/officeDocument/2006/relationships/hyperlink" Target="https://unam.edu.ar/" TargetMode="External"/><Relationship Id="rId34" Type="http://schemas.openxmlformats.org/officeDocument/2006/relationships/hyperlink" Target="https://editorial.unam.edu.ar/" TargetMode="External"/><Relationship Id="rId42" Type="http://schemas.openxmlformats.org/officeDocument/2006/relationships/image" Target="media/image8.pn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footer" Target="footer9.xml"/><Relationship Id="rId63" Type="http://schemas.openxmlformats.org/officeDocument/2006/relationships/header" Target="header11.xml"/><Relationship Id="rId68" Type="http://schemas.openxmlformats.org/officeDocument/2006/relationships/image" Target="media/image21.png"/><Relationship Id="rId76" Type="http://schemas.openxmlformats.org/officeDocument/2006/relationships/image" Target="media/image29.png"/><Relationship Id="rId84" Type="http://schemas.openxmlformats.org/officeDocument/2006/relationships/header" Target="header16.xml"/><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yperlink" Target="https://transmedia.unam.edu.ar/" TargetMode="External"/><Relationship Id="rId11" Type="http://schemas.openxmlformats.org/officeDocument/2006/relationships/footer" Target="footer2.xml"/><Relationship Id="rId24" Type="http://schemas.openxmlformats.org/officeDocument/2006/relationships/image" Target="media/image1.png"/><Relationship Id="rId32" Type="http://schemas.openxmlformats.org/officeDocument/2006/relationships/hyperlink" Target="https://transmedia.unam.edu.ar/" TargetMode="External"/><Relationship Id="rId37" Type="http://schemas.openxmlformats.org/officeDocument/2006/relationships/image" Target="media/image4.png"/><Relationship Id="rId40" Type="http://schemas.openxmlformats.org/officeDocument/2006/relationships/image" Target="media/image6.png"/><Relationship Id="rId45" Type="http://schemas.openxmlformats.org/officeDocument/2006/relationships/hyperlink" Target="https://github.com/EnriqueGautoSand/Tesis-Enrique-Gauto-Sand" TargetMode="External"/><Relationship Id="rId53" Type="http://schemas.openxmlformats.org/officeDocument/2006/relationships/header" Target="header6.xml"/><Relationship Id="rId58" Type="http://schemas.openxmlformats.org/officeDocument/2006/relationships/footer" Target="footer11.xml"/><Relationship Id="rId66" Type="http://schemas.openxmlformats.org/officeDocument/2006/relationships/image" Target="media/image19.png"/><Relationship Id="rId74" Type="http://schemas.openxmlformats.org/officeDocument/2006/relationships/image" Target="media/image27.png"/><Relationship Id="rId79" Type="http://schemas.openxmlformats.org/officeDocument/2006/relationships/footer" Target="footer15.xm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2.xml"/><Relationship Id="rId82" Type="http://schemas.openxmlformats.org/officeDocument/2006/relationships/footer" Target="footer17.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editorial.unam.edu.ar/" TargetMode="External"/><Relationship Id="rId27" Type="http://schemas.openxmlformats.org/officeDocument/2006/relationships/hyperlink" Target="https://unam.edu.ar/" TargetMode="External"/><Relationship Id="rId30" Type="http://schemas.openxmlformats.org/officeDocument/2006/relationships/hyperlink" Target="https://unam.edu.ar/" TargetMode="External"/><Relationship Id="rId35" Type="http://schemas.openxmlformats.org/officeDocument/2006/relationships/hyperlink" Target="https://transmedia.unam.edu.ar/" TargetMode="External"/><Relationship Id="rId43" Type="http://schemas.openxmlformats.org/officeDocument/2006/relationships/image" Target="media/image9.png"/><Relationship Id="rId48" Type="http://schemas.openxmlformats.org/officeDocument/2006/relationships/image" Target="media/image13.png"/><Relationship Id="rId56" Type="http://schemas.openxmlformats.org/officeDocument/2006/relationships/footer" Target="footer10.xml"/><Relationship Id="rId64" Type="http://schemas.openxmlformats.org/officeDocument/2006/relationships/footer" Target="footer14.xml"/><Relationship Id="rId69" Type="http://schemas.openxmlformats.org/officeDocument/2006/relationships/image" Target="media/image22.png"/><Relationship Id="rId77" Type="http://schemas.openxmlformats.org/officeDocument/2006/relationships/header" Target="header12.xml"/><Relationship Id="rId8" Type="http://schemas.openxmlformats.org/officeDocument/2006/relationships/header" Target="header1.xml"/><Relationship Id="rId51" Type="http://schemas.openxmlformats.org/officeDocument/2006/relationships/image" Target="media/image16.png"/><Relationship Id="rId72" Type="http://schemas.openxmlformats.org/officeDocument/2006/relationships/image" Target="media/image25.png"/><Relationship Id="rId80" Type="http://schemas.openxmlformats.org/officeDocument/2006/relationships/footer" Target="footer16.xml"/><Relationship Id="rId85" Type="http://schemas.openxmlformats.org/officeDocument/2006/relationships/footer" Target="footer18.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image" Target="media/image2.png"/><Relationship Id="rId33" Type="http://schemas.openxmlformats.org/officeDocument/2006/relationships/hyperlink" Target="https://unam.edu.ar/" TargetMode="External"/><Relationship Id="rId38" Type="http://schemas.openxmlformats.org/officeDocument/2006/relationships/hyperlink" Target="https://transmedia.unam.edu.ar/" TargetMode="External"/><Relationship Id="rId46" Type="http://schemas.openxmlformats.org/officeDocument/2006/relationships/image" Target="media/image11.png"/><Relationship Id="rId59" Type="http://schemas.openxmlformats.org/officeDocument/2006/relationships/header" Target="header9.xml"/><Relationship Id="rId67" Type="http://schemas.openxmlformats.org/officeDocument/2006/relationships/image" Target="media/image20.png"/><Relationship Id="rId20" Type="http://schemas.openxmlformats.org/officeDocument/2006/relationships/footer" Target="footer8.xml"/><Relationship Id="rId41" Type="http://schemas.openxmlformats.org/officeDocument/2006/relationships/image" Target="media/image7.png"/><Relationship Id="rId54" Type="http://schemas.openxmlformats.org/officeDocument/2006/relationships/header" Target="header7.xml"/><Relationship Id="rId62" Type="http://schemas.openxmlformats.org/officeDocument/2006/relationships/footer" Target="footer13.xml"/><Relationship Id="rId70" Type="http://schemas.openxmlformats.org/officeDocument/2006/relationships/image" Target="media/image23.png"/><Relationship Id="rId75" Type="http://schemas.openxmlformats.org/officeDocument/2006/relationships/image" Target="media/image28.png"/><Relationship Id="rId83" Type="http://schemas.openxmlformats.org/officeDocument/2006/relationships/header" Target="header15.xm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transmedia.unam.edu.ar/" TargetMode="External"/><Relationship Id="rId28" Type="http://schemas.openxmlformats.org/officeDocument/2006/relationships/hyperlink" Target="https://editorial.unam.edu.ar/" TargetMode="External"/><Relationship Id="rId36" Type="http://schemas.openxmlformats.org/officeDocument/2006/relationships/hyperlink" Target="https://unam.edu.ar/" TargetMode="External"/><Relationship Id="rId49" Type="http://schemas.openxmlformats.org/officeDocument/2006/relationships/image" Target="media/image14.png"/><Relationship Id="rId57" Type="http://schemas.openxmlformats.org/officeDocument/2006/relationships/header" Target="header8.xml"/><Relationship Id="rId10" Type="http://schemas.openxmlformats.org/officeDocument/2006/relationships/footer" Target="footer1.xml"/><Relationship Id="rId31" Type="http://schemas.openxmlformats.org/officeDocument/2006/relationships/hyperlink" Target="https://editorial.unam.edu.ar/" TargetMode="External"/><Relationship Id="rId44" Type="http://schemas.openxmlformats.org/officeDocument/2006/relationships/image" Target="media/image10.png"/><Relationship Id="rId52" Type="http://schemas.openxmlformats.org/officeDocument/2006/relationships/image" Target="media/image17.png"/><Relationship Id="rId60" Type="http://schemas.openxmlformats.org/officeDocument/2006/relationships/header" Target="header10.xml"/><Relationship Id="rId65" Type="http://schemas.openxmlformats.org/officeDocument/2006/relationships/image" Target="media/image18.png"/><Relationship Id="rId73" Type="http://schemas.openxmlformats.org/officeDocument/2006/relationships/image" Target="media/image26.png"/><Relationship Id="rId78" Type="http://schemas.openxmlformats.org/officeDocument/2006/relationships/header" Target="header13.xml"/><Relationship Id="rId81" Type="http://schemas.openxmlformats.org/officeDocument/2006/relationships/header" Target="header14.xml"/><Relationship Id="rId86" Type="http://schemas.openxmlformats.org/officeDocument/2006/relationships/footer" Target="footer19.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9797D-0ACB-4585-8491-1478B32E4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20581</TotalTime>
  <Pages>98</Pages>
  <Words>46648</Words>
  <Characters>256570</Characters>
  <Application>Microsoft Office Word</Application>
  <DocSecurity>0</DocSecurity>
  <Lines>2138</Lines>
  <Paragraphs>605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gauto sand</dc:creator>
  <cp:keywords/>
  <dc:description/>
  <cp:lastModifiedBy>enrique gauto sand</cp:lastModifiedBy>
  <cp:revision>260</cp:revision>
  <cp:lastPrinted>2025-09-03T19:26:00Z</cp:lastPrinted>
  <dcterms:created xsi:type="dcterms:W3CDTF">2021-11-16T12:19:00Z</dcterms:created>
  <dcterms:modified xsi:type="dcterms:W3CDTF">2025-09-03T19:36:00Z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31ed9fb7-bd44-359b-ad27-6e86d43cecc7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