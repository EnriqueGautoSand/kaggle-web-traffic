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FCDB37" w14:textId="1B1B75A7" w:rsidR="00907C51" w:rsidRDefault="00907C51" w:rsidP="0087074D">
      <w:pPr>
        <w:jc w:val="center"/>
        <w:rPr>
          <w:b/>
          <w:iCs/>
          <w:sz w:val="28"/>
          <w:szCs w:val="28"/>
        </w:rPr>
      </w:pPr>
      <w:r w:rsidRPr="00857FAB">
        <w:rPr>
          <w:b/>
          <w:iCs/>
          <w:sz w:val="28"/>
          <w:szCs w:val="28"/>
        </w:rPr>
        <w:t>Universidad Nacional de Misiones</w:t>
      </w:r>
    </w:p>
    <w:p w14:paraId="76BD64A7" w14:textId="77777777" w:rsidR="00907C51" w:rsidRDefault="00907C51" w:rsidP="00907C51">
      <w:pPr>
        <w:jc w:val="center"/>
        <w:rPr>
          <w:b/>
          <w:iCs/>
          <w:sz w:val="28"/>
          <w:szCs w:val="28"/>
        </w:rPr>
      </w:pPr>
    </w:p>
    <w:p w14:paraId="5ACB539A" w14:textId="77777777" w:rsidR="00907C51" w:rsidRDefault="00907C51" w:rsidP="00907C51">
      <w:pPr>
        <w:jc w:val="center"/>
        <w:rPr>
          <w:b/>
          <w:sz w:val="28"/>
          <w:szCs w:val="28"/>
        </w:rPr>
      </w:pPr>
      <w:r w:rsidRPr="00857FAB">
        <w:rPr>
          <w:b/>
          <w:sz w:val="28"/>
          <w:szCs w:val="28"/>
        </w:rPr>
        <w:t>Facultad de Ciencias Exactas Químicas y Naturales</w:t>
      </w:r>
    </w:p>
    <w:p w14:paraId="45531B61" w14:textId="77777777" w:rsidR="00907C51" w:rsidRDefault="00907C51" w:rsidP="00907C51">
      <w:pPr>
        <w:jc w:val="center"/>
        <w:rPr>
          <w:b/>
          <w:sz w:val="28"/>
          <w:szCs w:val="28"/>
        </w:rPr>
      </w:pPr>
    </w:p>
    <w:p w14:paraId="204E2950" w14:textId="77777777" w:rsidR="00907C51" w:rsidRDefault="00907C51" w:rsidP="00907C51">
      <w:pPr>
        <w:jc w:val="center"/>
        <w:rPr>
          <w:b/>
          <w:sz w:val="28"/>
          <w:szCs w:val="28"/>
        </w:rPr>
      </w:pPr>
    </w:p>
    <w:p w14:paraId="7193AA11" w14:textId="77777777" w:rsidR="00907C51" w:rsidRDefault="00907C51" w:rsidP="00907C51">
      <w:pPr>
        <w:jc w:val="center"/>
        <w:rPr>
          <w:b/>
          <w:sz w:val="32"/>
          <w:szCs w:val="32"/>
          <w:u w:val="single"/>
        </w:rPr>
      </w:pPr>
      <w:r w:rsidRPr="00857FAB">
        <w:rPr>
          <w:b/>
          <w:sz w:val="32"/>
          <w:szCs w:val="32"/>
          <w:u w:val="single"/>
        </w:rPr>
        <w:t>Tesis de grado Licenciatura en Sistemas de Información</w:t>
      </w:r>
    </w:p>
    <w:p w14:paraId="48F03D5F" w14:textId="77777777" w:rsidR="00907C51" w:rsidRPr="00857FAB" w:rsidRDefault="00907C51" w:rsidP="00907C51">
      <w:pPr>
        <w:jc w:val="center"/>
        <w:rPr>
          <w:b/>
          <w:sz w:val="28"/>
          <w:szCs w:val="28"/>
          <w:u w:val="single"/>
        </w:rPr>
      </w:pPr>
    </w:p>
    <w:p w14:paraId="1273923A" w14:textId="77777777" w:rsidR="00907C51" w:rsidRPr="00907C51" w:rsidRDefault="00907C51" w:rsidP="0087074D">
      <w:pPr>
        <w:jc w:val="center"/>
        <w:rPr>
          <w:b/>
          <w:iCs/>
          <w:sz w:val="28"/>
          <w:szCs w:val="28"/>
        </w:rPr>
      </w:pPr>
    </w:p>
    <w:p w14:paraId="4A9616EB" w14:textId="637CB708" w:rsidR="00115A81" w:rsidRPr="006E1B4E" w:rsidRDefault="00EC3F33" w:rsidP="0087074D">
      <w:pPr>
        <w:jc w:val="center"/>
        <w:rPr>
          <w:b/>
          <w:sz w:val="36"/>
          <w:szCs w:val="36"/>
        </w:rPr>
      </w:pPr>
      <w:r w:rsidRPr="006E1B4E">
        <w:rPr>
          <w:b/>
          <w:sz w:val="36"/>
          <w:szCs w:val="36"/>
        </w:rPr>
        <w:t>Pronóstico de</w:t>
      </w:r>
      <w:r w:rsidR="00115A81" w:rsidRPr="006E1B4E">
        <w:rPr>
          <w:b/>
          <w:sz w:val="36"/>
          <w:szCs w:val="36"/>
        </w:rPr>
        <w:t xml:space="preserve"> Series de Tiempo de Tráfico web</w:t>
      </w:r>
      <w:r w:rsidR="008932AA" w:rsidRPr="006E1B4E">
        <w:rPr>
          <w:b/>
          <w:sz w:val="36"/>
          <w:szCs w:val="36"/>
        </w:rPr>
        <w:t>.</w:t>
      </w:r>
      <w:r w:rsidR="00115A81" w:rsidRPr="006E1B4E">
        <w:rPr>
          <w:b/>
          <w:sz w:val="36"/>
          <w:szCs w:val="36"/>
        </w:rPr>
        <w:t xml:space="preserve"> Estudio de Caso </w:t>
      </w:r>
      <w:r w:rsidR="008628D6" w:rsidRPr="006E1B4E">
        <w:rPr>
          <w:b/>
          <w:sz w:val="36"/>
          <w:szCs w:val="36"/>
        </w:rPr>
        <w:t>U</w:t>
      </w:r>
      <w:r w:rsidR="008932AA" w:rsidRPr="006E1B4E">
        <w:rPr>
          <w:b/>
          <w:sz w:val="36"/>
          <w:szCs w:val="36"/>
        </w:rPr>
        <w:t xml:space="preserve">niversidad </w:t>
      </w:r>
      <w:r w:rsidR="008628D6" w:rsidRPr="006E1B4E">
        <w:rPr>
          <w:b/>
          <w:sz w:val="36"/>
          <w:szCs w:val="36"/>
        </w:rPr>
        <w:t>Na</w:t>
      </w:r>
      <w:r w:rsidR="008932AA" w:rsidRPr="006E1B4E">
        <w:rPr>
          <w:b/>
          <w:sz w:val="36"/>
          <w:szCs w:val="36"/>
        </w:rPr>
        <w:t xml:space="preserve">cional de </w:t>
      </w:r>
      <w:r w:rsidR="008628D6" w:rsidRPr="006E1B4E">
        <w:rPr>
          <w:b/>
          <w:sz w:val="36"/>
          <w:szCs w:val="36"/>
        </w:rPr>
        <w:t>M</w:t>
      </w:r>
      <w:r w:rsidR="008932AA" w:rsidRPr="006E1B4E">
        <w:rPr>
          <w:b/>
          <w:sz w:val="36"/>
          <w:szCs w:val="36"/>
        </w:rPr>
        <w:t>isiones</w:t>
      </w:r>
    </w:p>
    <w:p w14:paraId="72E7AEFF" w14:textId="77777777" w:rsidR="006E1B4E" w:rsidRDefault="006E1B4E" w:rsidP="006E1B4E">
      <w:pPr>
        <w:jc w:val="center"/>
        <w:rPr>
          <w:b/>
          <w:sz w:val="28"/>
          <w:szCs w:val="28"/>
        </w:rPr>
      </w:pPr>
    </w:p>
    <w:p w14:paraId="2846B29A" w14:textId="77777777" w:rsidR="006E1B4E" w:rsidRPr="00857FAB" w:rsidRDefault="006E1B4E" w:rsidP="006E1B4E">
      <w:pPr>
        <w:jc w:val="center"/>
        <w:rPr>
          <w:b/>
          <w:sz w:val="28"/>
          <w:szCs w:val="28"/>
        </w:rPr>
      </w:pPr>
    </w:p>
    <w:p w14:paraId="3D3152EA" w14:textId="78134C9A" w:rsidR="006E1B4E" w:rsidRDefault="006E1B4E" w:rsidP="006E1B4E">
      <w:pPr>
        <w:jc w:val="center"/>
        <w:rPr>
          <w:b/>
          <w:sz w:val="32"/>
          <w:szCs w:val="32"/>
        </w:rPr>
      </w:pPr>
      <w:r w:rsidRPr="00857FAB">
        <w:rPr>
          <w:b/>
          <w:sz w:val="32"/>
          <w:szCs w:val="32"/>
        </w:rPr>
        <w:t>Autor</w:t>
      </w:r>
      <w:r>
        <w:rPr>
          <w:b/>
          <w:sz w:val="32"/>
          <w:szCs w:val="32"/>
        </w:rPr>
        <w:t>: Enrique Gauto Sand</w:t>
      </w:r>
    </w:p>
    <w:p w14:paraId="351C95EC" w14:textId="77777777" w:rsidR="00236AE2" w:rsidRPr="006E1B4E" w:rsidRDefault="00236AE2" w:rsidP="00236AE2">
      <w:pPr>
        <w:rPr>
          <w:sz w:val="28"/>
          <w:szCs w:val="28"/>
        </w:rPr>
      </w:pPr>
    </w:p>
    <w:p w14:paraId="24B03CA1" w14:textId="5070C734" w:rsidR="00236AE2" w:rsidRDefault="006E1B4E" w:rsidP="006E1B4E">
      <w:pPr>
        <w:jc w:val="center"/>
        <w:rPr>
          <w:b/>
          <w:sz w:val="32"/>
          <w:szCs w:val="32"/>
        </w:rPr>
      </w:pPr>
      <w:r w:rsidRPr="006E1B4E">
        <w:rPr>
          <w:b/>
          <w:sz w:val="32"/>
          <w:szCs w:val="32"/>
        </w:rPr>
        <w:t xml:space="preserve">Tutor: Alice Raquel </w:t>
      </w:r>
      <w:proofErr w:type="spellStart"/>
      <w:r w:rsidRPr="006E1B4E">
        <w:rPr>
          <w:b/>
          <w:sz w:val="32"/>
          <w:szCs w:val="32"/>
        </w:rPr>
        <w:t>Rambo</w:t>
      </w:r>
      <w:proofErr w:type="spellEnd"/>
    </w:p>
    <w:p w14:paraId="59691E3B" w14:textId="77777777" w:rsidR="006E1B4E" w:rsidRPr="006E1B4E" w:rsidRDefault="006E1B4E" w:rsidP="006E1B4E">
      <w:pPr>
        <w:jc w:val="center"/>
        <w:rPr>
          <w:b/>
          <w:sz w:val="28"/>
          <w:szCs w:val="28"/>
        </w:rPr>
      </w:pPr>
    </w:p>
    <w:p w14:paraId="30B99699" w14:textId="77777777" w:rsidR="006E1B4E" w:rsidRPr="006E1B4E" w:rsidRDefault="006E1B4E" w:rsidP="006E1B4E">
      <w:pPr>
        <w:jc w:val="center"/>
        <w:rPr>
          <w:b/>
          <w:sz w:val="28"/>
          <w:szCs w:val="28"/>
        </w:rPr>
      </w:pPr>
    </w:p>
    <w:p w14:paraId="5AD34B44" w14:textId="77777777" w:rsidR="006E1B4E" w:rsidRPr="006E1B4E" w:rsidRDefault="006E1B4E" w:rsidP="006E1B4E">
      <w:pPr>
        <w:jc w:val="center"/>
        <w:rPr>
          <w:b/>
          <w:sz w:val="28"/>
          <w:szCs w:val="28"/>
        </w:rPr>
      </w:pPr>
    </w:p>
    <w:p w14:paraId="15039AB4" w14:textId="6FD03BEB" w:rsidR="0087074D" w:rsidRPr="006E1B4E" w:rsidRDefault="00C05CCF" w:rsidP="006E1B4E">
      <w:pPr>
        <w:jc w:val="center"/>
        <w:rPr>
          <w:b/>
          <w:sz w:val="32"/>
          <w:szCs w:val="32"/>
        </w:rPr>
      </w:pPr>
      <w:r>
        <w:rPr>
          <w:b/>
          <w:sz w:val="32"/>
          <w:szCs w:val="32"/>
        </w:rPr>
        <w:t>Año 2025</w:t>
      </w:r>
    </w:p>
    <w:p w14:paraId="5A8A4A7F" w14:textId="77777777" w:rsidR="004576B0" w:rsidRPr="00130CAD" w:rsidRDefault="004576B0" w:rsidP="0087074D">
      <w:pPr>
        <w:ind w:left="708"/>
        <w:jc w:val="center"/>
      </w:pPr>
    </w:p>
    <w:p w14:paraId="20F5223F" w14:textId="77777777" w:rsidR="004576B0" w:rsidRDefault="00236AE2">
      <w:pPr>
        <w:sectPr w:rsidR="004576B0" w:rsidSect="003A2A15">
          <w:headerReference w:type="default" r:id="rId8"/>
          <w:footerReference w:type="even" r:id="rId9"/>
          <w:footerReference w:type="default" r:id="rId10"/>
          <w:pgSz w:w="11907" w:h="16840" w:code="9"/>
          <w:pgMar w:top="2268" w:right="1418" w:bottom="1418" w:left="2268" w:header="709" w:footer="709" w:gutter="0"/>
          <w:pgNumType w:fmt="upperRoman"/>
          <w:cols w:space="708"/>
          <w:titlePg/>
          <w:docGrid w:linePitch="360"/>
        </w:sectPr>
      </w:pPr>
      <w:r w:rsidRPr="00AE07A6">
        <w:br w:type="page"/>
      </w:r>
    </w:p>
    <w:p w14:paraId="69C9F2D6" w14:textId="30FE2599" w:rsidR="00236AE2" w:rsidRDefault="00236AE2"/>
    <w:p w14:paraId="772F7F2F" w14:textId="77777777" w:rsidR="004576B0" w:rsidRDefault="004576B0"/>
    <w:p w14:paraId="650AA655" w14:textId="77777777" w:rsidR="004576B0" w:rsidRDefault="004576B0">
      <w:pPr>
        <w:sectPr w:rsidR="004576B0" w:rsidSect="003A2A15">
          <w:pgSz w:w="11907" w:h="16840" w:code="9"/>
          <w:pgMar w:top="2268" w:right="1418" w:bottom="1418" w:left="2268" w:header="709" w:footer="709" w:gutter="0"/>
          <w:cols w:space="708"/>
          <w:titlePg/>
          <w:docGrid w:linePitch="360"/>
        </w:sectPr>
      </w:pPr>
    </w:p>
    <w:p w14:paraId="48972C09" w14:textId="77777777" w:rsidR="00845343" w:rsidRDefault="00845343" w:rsidP="004576B0">
      <w:pPr>
        <w:jc w:val="right"/>
        <w:rPr>
          <w:i/>
        </w:rPr>
      </w:pPr>
    </w:p>
    <w:p w14:paraId="6A813F5E" w14:textId="77777777" w:rsidR="00845343" w:rsidRDefault="00845343" w:rsidP="004576B0">
      <w:pPr>
        <w:jc w:val="right"/>
        <w:rPr>
          <w:i/>
        </w:rPr>
      </w:pPr>
    </w:p>
    <w:p w14:paraId="7B68DAC7" w14:textId="77777777" w:rsidR="00845343" w:rsidRDefault="00845343" w:rsidP="004576B0">
      <w:pPr>
        <w:jc w:val="right"/>
        <w:rPr>
          <w:i/>
        </w:rPr>
      </w:pPr>
    </w:p>
    <w:p w14:paraId="009DF823" w14:textId="77777777" w:rsidR="00845343" w:rsidRDefault="00845343" w:rsidP="004576B0">
      <w:pPr>
        <w:jc w:val="right"/>
        <w:rPr>
          <w:i/>
        </w:rPr>
      </w:pPr>
    </w:p>
    <w:p w14:paraId="4745034C" w14:textId="77777777" w:rsidR="00845343" w:rsidRDefault="00845343" w:rsidP="004576B0">
      <w:pPr>
        <w:jc w:val="right"/>
        <w:rPr>
          <w:i/>
        </w:rPr>
      </w:pPr>
    </w:p>
    <w:p w14:paraId="3D9C575F" w14:textId="77777777" w:rsidR="00845343" w:rsidRDefault="00845343" w:rsidP="004576B0">
      <w:pPr>
        <w:jc w:val="right"/>
        <w:rPr>
          <w:i/>
        </w:rPr>
      </w:pPr>
    </w:p>
    <w:p w14:paraId="3B3A01DE" w14:textId="7298E833" w:rsidR="004576B0" w:rsidRDefault="004576B0" w:rsidP="004576B0">
      <w:pPr>
        <w:jc w:val="right"/>
        <w:rPr>
          <w:i/>
        </w:rPr>
      </w:pPr>
      <w:r w:rsidRPr="004576B0">
        <w:rPr>
          <w:i/>
        </w:rPr>
        <w:t>Dedicatoria</w:t>
      </w:r>
    </w:p>
    <w:p w14:paraId="7B9A528C" w14:textId="77777777" w:rsidR="004576B0" w:rsidRDefault="004576B0" w:rsidP="004576B0">
      <w:pPr>
        <w:jc w:val="right"/>
        <w:rPr>
          <w:i/>
        </w:rPr>
      </w:pPr>
    </w:p>
    <w:p w14:paraId="6A5DC0CA" w14:textId="77777777" w:rsidR="004576B0" w:rsidRDefault="004576B0" w:rsidP="004576B0">
      <w:pPr>
        <w:jc w:val="right"/>
        <w:rPr>
          <w:i/>
        </w:rPr>
      </w:pPr>
    </w:p>
    <w:p w14:paraId="29B9F002" w14:textId="77777777" w:rsidR="004576B0" w:rsidRDefault="004576B0" w:rsidP="004576B0">
      <w:pPr>
        <w:jc w:val="right"/>
        <w:rPr>
          <w:i/>
        </w:rPr>
      </w:pPr>
    </w:p>
    <w:p w14:paraId="5D394269" w14:textId="77777777" w:rsidR="004576B0" w:rsidRPr="004576B0" w:rsidRDefault="004576B0" w:rsidP="004576B0">
      <w:pPr>
        <w:jc w:val="right"/>
        <w:rPr>
          <w:i/>
        </w:rPr>
      </w:pPr>
    </w:p>
    <w:p w14:paraId="686E5560" w14:textId="77777777" w:rsidR="005A3F45" w:rsidRPr="005A3F45" w:rsidRDefault="005A3F45" w:rsidP="005A3F45"/>
    <w:p w14:paraId="61C35432" w14:textId="77777777" w:rsidR="005A3F45" w:rsidRPr="005A3F45" w:rsidRDefault="005A3F45" w:rsidP="005A3F45"/>
    <w:p w14:paraId="3BDB87EC" w14:textId="77777777" w:rsidR="005A3F45" w:rsidRDefault="005A3F45" w:rsidP="005A3F45">
      <w:pPr>
        <w:sectPr w:rsidR="005A3F45" w:rsidSect="005A3F45">
          <w:headerReference w:type="default" r:id="rId11"/>
          <w:footerReference w:type="default" r:id="rId12"/>
          <w:pgSz w:w="11907" w:h="16840" w:code="9"/>
          <w:pgMar w:top="2268" w:right="1418" w:bottom="1418" w:left="2268" w:header="709" w:footer="709" w:gutter="0"/>
          <w:pgNumType w:fmt="upperRoman"/>
          <w:cols w:space="708"/>
          <w:docGrid w:linePitch="360"/>
        </w:sectPr>
      </w:pPr>
    </w:p>
    <w:p w14:paraId="1FC4D490" w14:textId="39959E02" w:rsidR="004576B0" w:rsidRPr="005A3F45" w:rsidRDefault="004576B0" w:rsidP="005A3F45">
      <w:pPr>
        <w:sectPr w:rsidR="004576B0" w:rsidRPr="005A3F45" w:rsidSect="00934580">
          <w:headerReference w:type="default" r:id="rId13"/>
          <w:footerReference w:type="default" r:id="rId14"/>
          <w:pgSz w:w="11907" w:h="16840" w:code="9"/>
          <w:pgMar w:top="2268" w:right="1418" w:bottom="1418" w:left="2268" w:header="709" w:footer="709" w:gutter="0"/>
          <w:pgNumType w:fmt="upperRoman"/>
          <w:cols w:space="708"/>
          <w:titlePg/>
          <w:docGrid w:linePitch="360"/>
        </w:sectPr>
      </w:pPr>
    </w:p>
    <w:p w14:paraId="5822F9BA" w14:textId="50D33455" w:rsidR="00F02B6C" w:rsidRPr="009E6129" w:rsidRDefault="004576B0" w:rsidP="009E6129">
      <w:pPr>
        <w:jc w:val="center"/>
        <w:rPr>
          <w:b/>
          <w:sz w:val="28"/>
        </w:rPr>
      </w:pPr>
      <w:r w:rsidRPr="009E6129">
        <w:rPr>
          <w:b/>
          <w:sz w:val="28"/>
        </w:rPr>
        <w:lastRenderedPageBreak/>
        <w:t>Resumen</w:t>
      </w:r>
    </w:p>
    <w:p w14:paraId="34354073" w14:textId="77777777" w:rsidR="004576B0" w:rsidRDefault="004576B0"/>
    <w:p w14:paraId="1E7D3539" w14:textId="6A090FF3" w:rsidR="009E6129" w:rsidRDefault="00726FCC" w:rsidP="00702059">
      <w:pPr>
        <w:jc w:val="both"/>
      </w:pPr>
      <w:r>
        <w:t>El tópico de pronosticar tráfico web, es hoy en día un campo ampliamente estudiado, esto ayuda a saber anticipadamente la posible demanda de la cantidad de vis</w:t>
      </w:r>
      <w:r w:rsidR="00702059">
        <w:t>i</w:t>
      </w:r>
      <w:r>
        <w:t xml:space="preserve">tas que pueda tener un sitio web, esto ayuda a los administradores de las páginas web a poder tomar medidas a tiempo, de esta manera poder escalar recursos según consideren necesario. Evitando así </w:t>
      </w:r>
      <w:r w:rsidR="009A5806">
        <w:t>problemas que puede traer la falta de antelación ante grandes demandas, como ser, la caída de los servidores, carga más lenta de las páginas web, usuarios que se van porque las páginas web no responden a tiempo,</w:t>
      </w:r>
      <w:r w:rsidR="00702059">
        <w:t xml:space="preserve"> entre otros.</w:t>
      </w:r>
    </w:p>
    <w:p w14:paraId="1B9BE522" w14:textId="77777777" w:rsidR="00726FCC" w:rsidRDefault="00726FCC" w:rsidP="00702059">
      <w:pPr>
        <w:jc w:val="both"/>
      </w:pPr>
    </w:p>
    <w:p w14:paraId="46B20405" w14:textId="2C9E32FE" w:rsidR="00726FCC" w:rsidRDefault="009A5806" w:rsidP="00702059">
      <w:pPr>
        <w:jc w:val="both"/>
      </w:pPr>
      <w:r>
        <w:t xml:space="preserve">Esta tesis aborda el caso de estudio del pronóstico de tráfico web de las páginas Institucionales de la Universidad Nacional de Misiones, para ello se utilizaron los datos de Google </w:t>
      </w:r>
      <w:proofErr w:type="spellStart"/>
      <w:r>
        <w:t>Analytics</w:t>
      </w:r>
      <w:proofErr w:type="spellEnd"/>
      <w:r>
        <w:t xml:space="preserve"> y se utilizaron redes neuronales recurrentes en específico las redes de</w:t>
      </w:r>
      <w:r w:rsidR="00702059">
        <w:t xml:space="preserve"> unidad de</w:t>
      </w:r>
      <w:r>
        <w:t xml:space="preserve"> puerta recurrente con la arquitectura secuencia a secuencia, como resultado </w:t>
      </w:r>
      <w:r w:rsidR="00702059">
        <w:t>se obtuvieron modelos que en una de las páginas web institucionales  tienen un buen rendimiento con un error medio absoluto por debajo de 30.</w:t>
      </w:r>
    </w:p>
    <w:p w14:paraId="4ED66197" w14:textId="77777777" w:rsidR="009E6129" w:rsidRDefault="009E6129"/>
    <w:p w14:paraId="79F64607" w14:textId="01659D21" w:rsidR="004576B0" w:rsidRDefault="004576B0">
      <w:r>
        <w:t>Palabras Claves:</w:t>
      </w:r>
      <w:r w:rsidR="00702059">
        <w:t xml:space="preserve"> </w:t>
      </w:r>
      <w:r w:rsidR="00702059" w:rsidRPr="00F610F1">
        <w:rPr>
          <w:i/>
        </w:rPr>
        <w:t>trafico web, pronóstico de series de tiempo,</w:t>
      </w:r>
      <w:r w:rsidR="00E74CA5" w:rsidRPr="00F610F1">
        <w:rPr>
          <w:i/>
        </w:rPr>
        <w:t xml:space="preserve"> </w:t>
      </w:r>
      <w:r w:rsidR="005412EB" w:rsidRPr="00F610F1">
        <w:rPr>
          <w:i/>
        </w:rPr>
        <w:t>GRU</w:t>
      </w:r>
    </w:p>
    <w:p w14:paraId="2391568D" w14:textId="77777777" w:rsidR="004576B0" w:rsidRDefault="004576B0"/>
    <w:p w14:paraId="19B22EF3" w14:textId="1E2E8D8B" w:rsidR="004576B0" w:rsidRPr="002A5DF1" w:rsidRDefault="004576B0" w:rsidP="009E6129">
      <w:pPr>
        <w:jc w:val="center"/>
        <w:rPr>
          <w:b/>
          <w:sz w:val="28"/>
          <w:szCs w:val="28"/>
          <w:lang w:val="en-US"/>
        </w:rPr>
      </w:pPr>
      <w:r w:rsidRPr="002A5DF1">
        <w:rPr>
          <w:b/>
          <w:sz w:val="28"/>
          <w:szCs w:val="28"/>
          <w:lang w:val="en-US"/>
        </w:rPr>
        <w:t>Abstract</w:t>
      </w:r>
    </w:p>
    <w:p w14:paraId="52B25332" w14:textId="77777777" w:rsidR="004576B0" w:rsidRPr="002A5DF1" w:rsidRDefault="004576B0">
      <w:pPr>
        <w:rPr>
          <w:lang w:val="en-US"/>
        </w:rPr>
      </w:pPr>
    </w:p>
    <w:p w14:paraId="116AB394" w14:textId="5EF3D3CD" w:rsidR="009E6129" w:rsidRPr="00702059" w:rsidRDefault="00CB7547" w:rsidP="002448AE">
      <w:pPr>
        <w:jc w:val="both"/>
        <w:rPr>
          <w:lang w:val="en-US"/>
        </w:rPr>
      </w:pPr>
      <w:r w:rsidRPr="00CB7547">
        <w:rPr>
          <w:lang w:val="en-US"/>
        </w:rPr>
        <w:t>N</w:t>
      </w:r>
      <w:r w:rsidRPr="00702059">
        <w:rPr>
          <w:lang w:val="en-US"/>
        </w:rPr>
        <w:t xml:space="preserve">owadays </w:t>
      </w:r>
      <w:r>
        <w:rPr>
          <w:lang w:val="en-US"/>
        </w:rPr>
        <w:t>t</w:t>
      </w:r>
      <w:r w:rsidR="00702059" w:rsidRPr="00702059">
        <w:rPr>
          <w:lang w:val="en-US"/>
        </w:rPr>
        <w:t xml:space="preserve">he </w:t>
      </w:r>
      <w:r>
        <w:rPr>
          <w:lang w:val="en-US"/>
        </w:rPr>
        <w:t xml:space="preserve">topic of </w:t>
      </w:r>
      <w:r w:rsidR="00702059" w:rsidRPr="00702059">
        <w:rPr>
          <w:lang w:val="en-US"/>
        </w:rPr>
        <w:t>web traffic</w:t>
      </w:r>
      <w:r>
        <w:rPr>
          <w:lang w:val="en-US"/>
        </w:rPr>
        <w:t xml:space="preserve"> </w:t>
      </w:r>
      <w:r w:rsidRPr="00702059">
        <w:rPr>
          <w:lang w:val="en-US"/>
        </w:rPr>
        <w:t>forecasting</w:t>
      </w:r>
      <w:r>
        <w:rPr>
          <w:lang w:val="en-US"/>
        </w:rPr>
        <w:t xml:space="preserve"> </w:t>
      </w:r>
      <w:r w:rsidR="00702059" w:rsidRPr="00702059">
        <w:rPr>
          <w:lang w:val="en-US"/>
        </w:rPr>
        <w:t>is</w:t>
      </w:r>
      <w:r>
        <w:rPr>
          <w:lang w:val="en-US"/>
        </w:rPr>
        <w:t xml:space="preserve"> a </w:t>
      </w:r>
      <w:r w:rsidR="000A0113" w:rsidRPr="00702059">
        <w:rPr>
          <w:lang w:val="en-US"/>
        </w:rPr>
        <w:t>well-studied</w:t>
      </w:r>
      <w:r w:rsidR="000A0113">
        <w:rPr>
          <w:lang w:val="en-US"/>
        </w:rPr>
        <w:t xml:space="preserve"> field</w:t>
      </w:r>
      <w:r>
        <w:rPr>
          <w:lang w:val="en-US"/>
        </w:rPr>
        <w:t>. Web</w:t>
      </w:r>
      <w:r w:rsidRPr="00702059">
        <w:rPr>
          <w:lang w:val="en-US"/>
        </w:rPr>
        <w:t xml:space="preserve"> traffic</w:t>
      </w:r>
      <w:r>
        <w:rPr>
          <w:lang w:val="en-US"/>
        </w:rPr>
        <w:t xml:space="preserve"> </w:t>
      </w:r>
      <w:r w:rsidRPr="00702059">
        <w:rPr>
          <w:lang w:val="en-US"/>
        </w:rPr>
        <w:t xml:space="preserve">forecasting </w:t>
      </w:r>
      <w:r w:rsidR="00702059">
        <w:rPr>
          <w:lang w:val="en-US"/>
        </w:rPr>
        <w:t>helps to know earlier the possible demand of number of visits</w:t>
      </w:r>
      <w:r>
        <w:rPr>
          <w:lang w:val="en-US"/>
        </w:rPr>
        <w:t xml:space="preserve"> that a web site could have.</w:t>
      </w:r>
      <w:r w:rsidR="00E74CA5">
        <w:rPr>
          <w:lang w:val="en-US"/>
        </w:rPr>
        <w:t xml:space="preserve"> Web</w:t>
      </w:r>
      <w:r w:rsidRPr="00702059">
        <w:rPr>
          <w:lang w:val="en-US"/>
        </w:rPr>
        <w:t xml:space="preserve"> traffic</w:t>
      </w:r>
      <w:r>
        <w:rPr>
          <w:lang w:val="en-US"/>
        </w:rPr>
        <w:t xml:space="preserve"> </w:t>
      </w:r>
      <w:r w:rsidRPr="00702059">
        <w:rPr>
          <w:lang w:val="en-US"/>
        </w:rPr>
        <w:t>forecasting</w:t>
      </w:r>
      <w:r>
        <w:rPr>
          <w:lang w:val="en-US"/>
        </w:rPr>
        <w:t xml:space="preserve"> helps to web sites’ </w:t>
      </w:r>
      <w:r w:rsidR="00E74CA5">
        <w:rPr>
          <w:lang w:val="en-US"/>
        </w:rPr>
        <w:t>a</w:t>
      </w:r>
      <w:r>
        <w:rPr>
          <w:lang w:val="en-US"/>
        </w:rPr>
        <w:t>dministrators</w:t>
      </w:r>
      <w:r w:rsidR="00E74CA5" w:rsidRPr="00E74CA5">
        <w:rPr>
          <w:lang w:val="en-US"/>
        </w:rPr>
        <w:t xml:space="preserve"> </w:t>
      </w:r>
      <w:r w:rsidR="00E74CA5">
        <w:rPr>
          <w:lang w:val="en-US"/>
        </w:rPr>
        <w:t xml:space="preserve">to </w:t>
      </w:r>
      <w:r w:rsidR="00E74CA5" w:rsidRPr="00E74CA5">
        <w:rPr>
          <w:lang w:val="en-US"/>
        </w:rPr>
        <w:t>take action in time</w:t>
      </w:r>
      <w:r w:rsidR="00E74CA5">
        <w:rPr>
          <w:lang w:val="en-US"/>
        </w:rPr>
        <w:t>, hence web sites’ administrators can scaling resources if they need that.</w:t>
      </w:r>
      <w:r w:rsidR="00E74CA5" w:rsidRPr="00E74CA5">
        <w:rPr>
          <w:lang w:val="en-US"/>
        </w:rPr>
        <w:t xml:space="preserve"> </w:t>
      </w:r>
      <w:r w:rsidR="00E74CA5">
        <w:rPr>
          <w:lang w:val="en-US"/>
        </w:rPr>
        <w:t xml:space="preserve">Web sites’ administrators could avoid </w:t>
      </w:r>
      <w:r w:rsidR="00E74CA5" w:rsidRPr="00E74CA5">
        <w:rPr>
          <w:lang w:val="en-US"/>
        </w:rPr>
        <w:t xml:space="preserve">problems that can be caused by a lack of anticipation when </w:t>
      </w:r>
      <w:r w:rsidR="00E74CA5">
        <w:rPr>
          <w:lang w:val="en-US"/>
        </w:rPr>
        <w:t xml:space="preserve">a situation of </w:t>
      </w:r>
      <w:r w:rsidR="00E74CA5" w:rsidRPr="00E74CA5">
        <w:rPr>
          <w:lang w:val="en-US"/>
        </w:rPr>
        <w:t>large demands</w:t>
      </w:r>
      <w:r w:rsidR="00E74CA5">
        <w:rPr>
          <w:lang w:val="en-US"/>
        </w:rPr>
        <w:t xml:space="preserve"> appears</w:t>
      </w:r>
      <w:r w:rsidR="00E74CA5" w:rsidRPr="00E74CA5">
        <w:rPr>
          <w:lang w:val="en-US"/>
        </w:rPr>
        <w:t xml:space="preserve">, such as server crashes, slower loading of </w:t>
      </w:r>
      <w:r w:rsidR="00E74CA5" w:rsidRPr="00E74CA5">
        <w:rPr>
          <w:lang w:val="en-US"/>
        </w:rPr>
        <w:lastRenderedPageBreak/>
        <w:t>web pages, users leaving</w:t>
      </w:r>
      <w:r w:rsidR="00E74CA5">
        <w:rPr>
          <w:lang w:val="en-US"/>
        </w:rPr>
        <w:t xml:space="preserve"> website</w:t>
      </w:r>
      <w:r w:rsidR="00E74CA5" w:rsidRPr="00E74CA5">
        <w:rPr>
          <w:lang w:val="en-US"/>
        </w:rPr>
        <w:t xml:space="preserve"> because web pages do not respond in time, among others.</w:t>
      </w:r>
    </w:p>
    <w:p w14:paraId="4577E073" w14:textId="77777777" w:rsidR="009E6129" w:rsidRDefault="009E6129" w:rsidP="002448AE">
      <w:pPr>
        <w:rPr>
          <w:lang w:val="en-US"/>
        </w:rPr>
      </w:pPr>
    </w:p>
    <w:p w14:paraId="22EA71A6" w14:textId="10E54903" w:rsidR="009E6129" w:rsidRDefault="00E74CA5" w:rsidP="002448AE">
      <w:pPr>
        <w:jc w:val="both"/>
        <w:rPr>
          <w:lang w:val="en-US"/>
        </w:rPr>
      </w:pPr>
      <w:r>
        <w:rPr>
          <w:rStyle w:val="hps"/>
          <w:lang w:val="en"/>
        </w:rPr>
        <w:t>This thesis</w:t>
      </w:r>
      <w:r>
        <w:rPr>
          <w:lang w:val="en"/>
        </w:rPr>
        <w:t xml:space="preserve"> </w:t>
      </w:r>
      <w:r>
        <w:rPr>
          <w:rStyle w:val="hps"/>
          <w:lang w:val="en"/>
        </w:rPr>
        <w:t xml:space="preserve">addresses the case </w:t>
      </w:r>
      <w:r w:rsidR="00FB28D7">
        <w:rPr>
          <w:rStyle w:val="hps"/>
          <w:lang w:val="en"/>
        </w:rPr>
        <w:t xml:space="preserve">study </w:t>
      </w:r>
      <w:r>
        <w:rPr>
          <w:rStyle w:val="hps"/>
          <w:lang w:val="en"/>
        </w:rPr>
        <w:t xml:space="preserve">of </w:t>
      </w:r>
      <w:r w:rsidR="00FB28D7">
        <w:rPr>
          <w:rStyle w:val="hps"/>
          <w:lang w:val="en"/>
        </w:rPr>
        <w:t xml:space="preserve">time series </w:t>
      </w:r>
      <w:r>
        <w:rPr>
          <w:lang w:val="en-US"/>
        </w:rPr>
        <w:t>web</w:t>
      </w:r>
      <w:r w:rsidRPr="00702059">
        <w:rPr>
          <w:lang w:val="en-US"/>
        </w:rPr>
        <w:t xml:space="preserve"> traffic</w:t>
      </w:r>
      <w:r>
        <w:rPr>
          <w:lang w:val="en-US"/>
        </w:rPr>
        <w:t xml:space="preserve"> </w:t>
      </w:r>
      <w:r w:rsidRPr="00702059">
        <w:rPr>
          <w:lang w:val="en-US"/>
        </w:rPr>
        <w:t>forecasting</w:t>
      </w:r>
      <w:r>
        <w:rPr>
          <w:lang w:val="en-US"/>
        </w:rPr>
        <w:t xml:space="preserve"> of institutional websites </w:t>
      </w:r>
      <w:r w:rsidR="005412EB">
        <w:rPr>
          <w:lang w:val="en-US"/>
        </w:rPr>
        <w:t>of Universidad</w:t>
      </w:r>
      <w:r w:rsidR="005412EB" w:rsidRPr="005412EB">
        <w:rPr>
          <w:lang w:val="en-US"/>
        </w:rPr>
        <w:t xml:space="preserve"> Nacional de Misiones</w:t>
      </w:r>
      <w:r w:rsidR="005412EB">
        <w:rPr>
          <w:lang w:val="en-US"/>
        </w:rPr>
        <w:t xml:space="preserve">, to achieve that I used datasets from Google Analytics, I used recurrent neural networks, specifically </w:t>
      </w:r>
      <w:r w:rsidR="00FB28D7">
        <w:rPr>
          <w:lang w:val="en-US"/>
        </w:rPr>
        <w:t>G</w:t>
      </w:r>
      <w:r w:rsidR="005412EB">
        <w:rPr>
          <w:lang w:val="en-US"/>
        </w:rPr>
        <w:t>a</w:t>
      </w:r>
      <w:r w:rsidR="00FB28D7">
        <w:rPr>
          <w:lang w:val="en-US"/>
        </w:rPr>
        <w:t>te Recurrent U</w:t>
      </w:r>
      <w:r w:rsidR="005412EB">
        <w:rPr>
          <w:lang w:val="en-US"/>
        </w:rPr>
        <w:t>nit</w:t>
      </w:r>
      <w:r w:rsidR="00FB28D7">
        <w:rPr>
          <w:lang w:val="en-US"/>
        </w:rPr>
        <w:t xml:space="preserve"> GRU</w:t>
      </w:r>
      <w:r w:rsidR="005412EB">
        <w:rPr>
          <w:lang w:val="en-US"/>
        </w:rPr>
        <w:t>, and the sequence to sequence architecture. A</w:t>
      </w:r>
      <w:r w:rsidR="005412EB" w:rsidRPr="005412EB">
        <w:rPr>
          <w:lang w:val="en-US"/>
        </w:rPr>
        <w:t xml:space="preserve">s a result, </w:t>
      </w:r>
      <w:r w:rsidR="005412EB">
        <w:rPr>
          <w:lang w:val="en-US"/>
        </w:rPr>
        <w:t xml:space="preserve">we got models </w:t>
      </w:r>
      <w:r w:rsidR="005412EB" w:rsidRPr="005412EB">
        <w:rPr>
          <w:lang w:val="en-US"/>
        </w:rPr>
        <w:t>that on one of the institutional websites</w:t>
      </w:r>
      <w:r w:rsidR="005412EB">
        <w:rPr>
          <w:lang w:val="en-US"/>
        </w:rPr>
        <w:t xml:space="preserve"> datasets</w:t>
      </w:r>
      <w:r w:rsidR="005412EB" w:rsidRPr="005412EB">
        <w:rPr>
          <w:lang w:val="en-US"/>
        </w:rPr>
        <w:t xml:space="preserve"> have a good performance with an absolute mean error below 30.</w:t>
      </w:r>
    </w:p>
    <w:p w14:paraId="62069DA6" w14:textId="77777777" w:rsidR="005412EB" w:rsidRPr="00702059" w:rsidRDefault="005412EB" w:rsidP="002448AE">
      <w:pPr>
        <w:rPr>
          <w:lang w:val="en-US"/>
        </w:rPr>
      </w:pPr>
    </w:p>
    <w:p w14:paraId="7AF8C1F1" w14:textId="4ED986DC" w:rsidR="004576B0" w:rsidRPr="00702059" w:rsidRDefault="004576B0" w:rsidP="002448AE">
      <w:pPr>
        <w:rPr>
          <w:lang w:val="en-US"/>
        </w:rPr>
      </w:pPr>
      <w:r w:rsidRPr="00702059">
        <w:rPr>
          <w:lang w:val="en-US"/>
        </w:rPr>
        <w:t xml:space="preserve">Keywords: </w:t>
      </w:r>
      <w:r w:rsidR="00E74CA5">
        <w:rPr>
          <w:lang w:val="en-US"/>
        </w:rPr>
        <w:t xml:space="preserve"> </w:t>
      </w:r>
      <w:r w:rsidR="00E74CA5" w:rsidRPr="00F610F1">
        <w:rPr>
          <w:i/>
          <w:lang w:val="en-US"/>
        </w:rPr>
        <w:t xml:space="preserve">web traffic, </w:t>
      </w:r>
      <w:r w:rsidR="005412EB" w:rsidRPr="00F610F1">
        <w:rPr>
          <w:i/>
          <w:lang w:val="en-US"/>
        </w:rPr>
        <w:t>time series forecasting, GRU</w:t>
      </w:r>
    </w:p>
    <w:p w14:paraId="2DA43D56" w14:textId="77777777" w:rsidR="004576B0" w:rsidRPr="00702059" w:rsidRDefault="004576B0">
      <w:pPr>
        <w:rPr>
          <w:lang w:val="en-US"/>
        </w:rPr>
      </w:pPr>
    </w:p>
    <w:p w14:paraId="10D1CDA8" w14:textId="77777777" w:rsidR="004576B0" w:rsidRPr="00702059" w:rsidRDefault="004576B0">
      <w:pPr>
        <w:rPr>
          <w:lang w:val="en-US"/>
        </w:rPr>
        <w:sectPr w:rsidR="004576B0" w:rsidRPr="00702059" w:rsidSect="001A2AE0">
          <w:footerReference w:type="default" r:id="rId15"/>
          <w:pgSz w:w="11907" w:h="16840" w:code="9"/>
          <w:pgMar w:top="2268" w:right="1418" w:bottom="1418" w:left="2268" w:header="709" w:footer="709" w:gutter="0"/>
          <w:pgNumType w:fmt="upperRoman"/>
          <w:cols w:space="708"/>
          <w:docGrid w:linePitch="360"/>
        </w:sectPr>
      </w:pPr>
    </w:p>
    <w:sdt>
      <w:sdtPr>
        <w:rPr>
          <w:rFonts w:asciiTheme="minorHAnsi" w:eastAsiaTheme="minorHAnsi" w:hAnsiTheme="minorHAnsi" w:cstheme="minorBidi"/>
          <w:color w:val="auto"/>
          <w:sz w:val="22"/>
          <w:szCs w:val="22"/>
          <w:lang w:val="es-ES" w:eastAsia="en-US"/>
        </w:rPr>
        <w:id w:val="-1526870673"/>
        <w:docPartObj>
          <w:docPartGallery w:val="Table of Contents"/>
          <w:docPartUnique/>
        </w:docPartObj>
      </w:sdtPr>
      <w:sdtEndPr>
        <w:rPr>
          <w:rFonts w:ascii="Times New Roman" w:eastAsia="Times New Roman" w:hAnsi="Times New Roman" w:cs="Times New Roman"/>
          <w:b/>
          <w:bCs/>
          <w:sz w:val="24"/>
          <w:szCs w:val="24"/>
          <w:lang w:val="es-AR" w:eastAsia="es-AR"/>
        </w:rPr>
      </w:sdtEndPr>
      <w:sdtContent>
        <w:p w14:paraId="61DD9C5C" w14:textId="639B64ED" w:rsidR="00FD7513" w:rsidRPr="00DF6366" w:rsidRDefault="00FD7513">
          <w:pPr>
            <w:pStyle w:val="TtulodeTDC"/>
            <w:rPr>
              <w:rFonts w:ascii="Times New Roman" w:hAnsi="Times New Roman" w:cs="Times New Roman"/>
              <w:b/>
              <w:color w:val="auto"/>
              <w:sz w:val="28"/>
              <w:szCs w:val="28"/>
            </w:rPr>
          </w:pPr>
          <w:r w:rsidRPr="00DF6366">
            <w:rPr>
              <w:rFonts w:ascii="Times New Roman" w:hAnsi="Times New Roman" w:cs="Times New Roman"/>
              <w:b/>
              <w:color w:val="auto"/>
              <w:sz w:val="28"/>
              <w:szCs w:val="28"/>
              <w:lang w:val="es-ES"/>
            </w:rPr>
            <w:t>Índice</w:t>
          </w:r>
        </w:p>
        <w:p w14:paraId="3A0F26D6" w14:textId="77777777" w:rsidR="00A30554" w:rsidRDefault="00FD7513">
          <w:pPr>
            <w:pStyle w:val="TDC1"/>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189755917" w:history="1">
            <w:r w:rsidR="00A30554" w:rsidRPr="000D08D1">
              <w:rPr>
                <w:rStyle w:val="Hipervnculo"/>
                <w:noProof/>
              </w:rPr>
              <w:t>Capítulo 1</w:t>
            </w:r>
            <w:r w:rsidR="00A30554">
              <w:rPr>
                <w:noProof/>
                <w:webHidden/>
              </w:rPr>
              <w:tab/>
            </w:r>
            <w:r w:rsidR="00A30554">
              <w:rPr>
                <w:noProof/>
                <w:webHidden/>
              </w:rPr>
              <w:fldChar w:fldCharType="begin"/>
            </w:r>
            <w:r w:rsidR="00A30554">
              <w:rPr>
                <w:noProof/>
                <w:webHidden/>
              </w:rPr>
              <w:instrText xml:space="preserve"> PAGEREF _Toc189755917 \h </w:instrText>
            </w:r>
            <w:r w:rsidR="00A30554">
              <w:rPr>
                <w:noProof/>
                <w:webHidden/>
              </w:rPr>
            </w:r>
            <w:r w:rsidR="00A30554">
              <w:rPr>
                <w:noProof/>
                <w:webHidden/>
              </w:rPr>
              <w:fldChar w:fldCharType="separate"/>
            </w:r>
            <w:r w:rsidR="00A30554">
              <w:rPr>
                <w:noProof/>
                <w:webHidden/>
              </w:rPr>
              <w:t>13</w:t>
            </w:r>
            <w:r w:rsidR="00A30554">
              <w:rPr>
                <w:noProof/>
                <w:webHidden/>
              </w:rPr>
              <w:fldChar w:fldCharType="end"/>
            </w:r>
          </w:hyperlink>
        </w:p>
        <w:p w14:paraId="7251B6A8" w14:textId="77777777" w:rsidR="00A30554" w:rsidRDefault="00A30554">
          <w:pPr>
            <w:pStyle w:val="TDC1"/>
            <w:rPr>
              <w:rFonts w:asciiTheme="minorHAnsi" w:eastAsiaTheme="minorEastAsia" w:hAnsiTheme="minorHAnsi" w:cstheme="minorBidi"/>
              <w:noProof/>
              <w:sz w:val="22"/>
              <w:szCs w:val="22"/>
            </w:rPr>
          </w:pPr>
          <w:hyperlink w:anchor="_Toc189755918" w:history="1">
            <w:r w:rsidRPr="000D08D1">
              <w:rPr>
                <w:rStyle w:val="Hipervnculo"/>
                <w:noProof/>
              </w:rPr>
              <w:t>Introducción</w:t>
            </w:r>
            <w:r>
              <w:rPr>
                <w:noProof/>
                <w:webHidden/>
              </w:rPr>
              <w:tab/>
            </w:r>
            <w:r>
              <w:rPr>
                <w:noProof/>
                <w:webHidden/>
              </w:rPr>
              <w:fldChar w:fldCharType="begin"/>
            </w:r>
            <w:r>
              <w:rPr>
                <w:noProof/>
                <w:webHidden/>
              </w:rPr>
              <w:instrText xml:space="preserve"> PAGEREF _Toc189755918 \h </w:instrText>
            </w:r>
            <w:r>
              <w:rPr>
                <w:noProof/>
                <w:webHidden/>
              </w:rPr>
            </w:r>
            <w:r>
              <w:rPr>
                <w:noProof/>
                <w:webHidden/>
              </w:rPr>
              <w:fldChar w:fldCharType="separate"/>
            </w:r>
            <w:r>
              <w:rPr>
                <w:noProof/>
                <w:webHidden/>
              </w:rPr>
              <w:t>13</w:t>
            </w:r>
            <w:r>
              <w:rPr>
                <w:noProof/>
                <w:webHidden/>
              </w:rPr>
              <w:fldChar w:fldCharType="end"/>
            </w:r>
          </w:hyperlink>
        </w:p>
        <w:p w14:paraId="43D93FD8" w14:textId="77777777" w:rsidR="00A30554" w:rsidRDefault="00A30554">
          <w:pPr>
            <w:pStyle w:val="TDC2"/>
            <w:tabs>
              <w:tab w:val="left" w:pos="880"/>
              <w:tab w:val="right" w:leader="dot" w:pos="8211"/>
            </w:tabs>
            <w:rPr>
              <w:rFonts w:asciiTheme="minorHAnsi" w:eastAsiaTheme="minorEastAsia" w:hAnsiTheme="minorHAnsi" w:cstheme="minorBidi"/>
              <w:noProof/>
              <w:sz w:val="22"/>
              <w:szCs w:val="22"/>
            </w:rPr>
          </w:pPr>
          <w:hyperlink w:anchor="_Toc189755919" w:history="1">
            <w:r w:rsidRPr="000D08D1">
              <w:rPr>
                <w:rStyle w:val="Hipervnculo"/>
                <w:noProof/>
              </w:rPr>
              <w:t>1.1.</w:t>
            </w:r>
            <w:r>
              <w:rPr>
                <w:rFonts w:asciiTheme="minorHAnsi" w:eastAsiaTheme="minorEastAsia" w:hAnsiTheme="minorHAnsi" w:cstheme="minorBidi"/>
                <w:noProof/>
                <w:sz w:val="22"/>
                <w:szCs w:val="22"/>
              </w:rPr>
              <w:tab/>
            </w:r>
            <w:r w:rsidRPr="000D08D1">
              <w:rPr>
                <w:rStyle w:val="Hipervnculo"/>
                <w:noProof/>
              </w:rPr>
              <w:t>Motivación</w:t>
            </w:r>
            <w:r>
              <w:rPr>
                <w:noProof/>
                <w:webHidden/>
              </w:rPr>
              <w:tab/>
            </w:r>
            <w:r>
              <w:rPr>
                <w:noProof/>
                <w:webHidden/>
              </w:rPr>
              <w:fldChar w:fldCharType="begin"/>
            </w:r>
            <w:r>
              <w:rPr>
                <w:noProof/>
                <w:webHidden/>
              </w:rPr>
              <w:instrText xml:space="preserve"> PAGEREF _Toc189755919 \h </w:instrText>
            </w:r>
            <w:r>
              <w:rPr>
                <w:noProof/>
                <w:webHidden/>
              </w:rPr>
            </w:r>
            <w:r>
              <w:rPr>
                <w:noProof/>
                <w:webHidden/>
              </w:rPr>
              <w:fldChar w:fldCharType="separate"/>
            </w:r>
            <w:r>
              <w:rPr>
                <w:noProof/>
                <w:webHidden/>
              </w:rPr>
              <w:t>14</w:t>
            </w:r>
            <w:r>
              <w:rPr>
                <w:noProof/>
                <w:webHidden/>
              </w:rPr>
              <w:fldChar w:fldCharType="end"/>
            </w:r>
          </w:hyperlink>
        </w:p>
        <w:p w14:paraId="00732235" w14:textId="77777777" w:rsidR="00A30554" w:rsidRDefault="00A30554">
          <w:pPr>
            <w:pStyle w:val="TDC2"/>
            <w:tabs>
              <w:tab w:val="left" w:pos="880"/>
              <w:tab w:val="right" w:leader="dot" w:pos="8211"/>
            </w:tabs>
            <w:rPr>
              <w:rFonts w:asciiTheme="minorHAnsi" w:eastAsiaTheme="minorEastAsia" w:hAnsiTheme="minorHAnsi" w:cstheme="minorBidi"/>
              <w:noProof/>
              <w:sz w:val="22"/>
              <w:szCs w:val="22"/>
            </w:rPr>
          </w:pPr>
          <w:hyperlink w:anchor="_Toc189755920" w:history="1">
            <w:r w:rsidRPr="000D08D1">
              <w:rPr>
                <w:rStyle w:val="Hipervnculo"/>
                <w:noProof/>
              </w:rPr>
              <w:t>1.2.</w:t>
            </w:r>
            <w:r>
              <w:rPr>
                <w:rFonts w:asciiTheme="minorHAnsi" w:eastAsiaTheme="minorEastAsia" w:hAnsiTheme="minorHAnsi" w:cstheme="minorBidi"/>
                <w:noProof/>
                <w:sz w:val="22"/>
                <w:szCs w:val="22"/>
              </w:rPr>
              <w:tab/>
            </w:r>
            <w:r w:rsidRPr="000D08D1">
              <w:rPr>
                <w:rStyle w:val="Hipervnculo"/>
                <w:noProof/>
              </w:rPr>
              <w:t>Objetivos</w:t>
            </w:r>
            <w:r>
              <w:rPr>
                <w:noProof/>
                <w:webHidden/>
              </w:rPr>
              <w:tab/>
            </w:r>
            <w:r>
              <w:rPr>
                <w:noProof/>
                <w:webHidden/>
              </w:rPr>
              <w:fldChar w:fldCharType="begin"/>
            </w:r>
            <w:r>
              <w:rPr>
                <w:noProof/>
                <w:webHidden/>
              </w:rPr>
              <w:instrText xml:space="preserve"> PAGEREF _Toc189755920 \h </w:instrText>
            </w:r>
            <w:r>
              <w:rPr>
                <w:noProof/>
                <w:webHidden/>
              </w:rPr>
            </w:r>
            <w:r>
              <w:rPr>
                <w:noProof/>
                <w:webHidden/>
              </w:rPr>
              <w:fldChar w:fldCharType="separate"/>
            </w:r>
            <w:r>
              <w:rPr>
                <w:noProof/>
                <w:webHidden/>
              </w:rPr>
              <w:t>14</w:t>
            </w:r>
            <w:r>
              <w:rPr>
                <w:noProof/>
                <w:webHidden/>
              </w:rPr>
              <w:fldChar w:fldCharType="end"/>
            </w:r>
          </w:hyperlink>
        </w:p>
        <w:p w14:paraId="5BF3EB79" w14:textId="77777777" w:rsidR="00A30554" w:rsidRDefault="00A30554">
          <w:pPr>
            <w:pStyle w:val="TDC3"/>
            <w:tabs>
              <w:tab w:val="left" w:pos="1320"/>
              <w:tab w:val="right" w:leader="dot" w:pos="8211"/>
            </w:tabs>
            <w:rPr>
              <w:rFonts w:asciiTheme="minorHAnsi" w:eastAsiaTheme="minorEastAsia" w:hAnsiTheme="minorHAnsi" w:cstheme="minorBidi"/>
              <w:noProof/>
              <w:sz w:val="22"/>
              <w:szCs w:val="22"/>
            </w:rPr>
          </w:pPr>
          <w:hyperlink w:anchor="_Toc189755921" w:history="1">
            <w:r w:rsidRPr="000D08D1">
              <w:rPr>
                <w:rStyle w:val="Hipervnculo"/>
                <w:noProof/>
              </w:rPr>
              <w:t>1.2.1.</w:t>
            </w:r>
            <w:r>
              <w:rPr>
                <w:rFonts w:asciiTheme="minorHAnsi" w:eastAsiaTheme="minorEastAsia" w:hAnsiTheme="minorHAnsi" w:cstheme="minorBidi"/>
                <w:noProof/>
                <w:sz w:val="22"/>
                <w:szCs w:val="22"/>
              </w:rPr>
              <w:tab/>
            </w:r>
            <w:r w:rsidRPr="000D08D1">
              <w:rPr>
                <w:rStyle w:val="Hipervnculo"/>
                <w:noProof/>
              </w:rPr>
              <w:t>Objetivo General</w:t>
            </w:r>
            <w:r>
              <w:rPr>
                <w:noProof/>
                <w:webHidden/>
              </w:rPr>
              <w:tab/>
            </w:r>
            <w:r>
              <w:rPr>
                <w:noProof/>
                <w:webHidden/>
              </w:rPr>
              <w:fldChar w:fldCharType="begin"/>
            </w:r>
            <w:r>
              <w:rPr>
                <w:noProof/>
                <w:webHidden/>
              </w:rPr>
              <w:instrText xml:space="preserve"> PAGEREF _Toc189755921 \h </w:instrText>
            </w:r>
            <w:r>
              <w:rPr>
                <w:noProof/>
                <w:webHidden/>
              </w:rPr>
            </w:r>
            <w:r>
              <w:rPr>
                <w:noProof/>
                <w:webHidden/>
              </w:rPr>
              <w:fldChar w:fldCharType="separate"/>
            </w:r>
            <w:r>
              <w:rPr>
                <w:noProof/>
                <w:webHidden/>
              </w:rPr>
              <w:t>14</w:t>
            </w:r>
            <w:r>
              <w:rPr>
                <w:noProof/>
                <w:webHidden/>
              </w:rPr>
              <w:fldChar w:fldCharType="end"/>
            </w:r>
          </w:hyperlink>
        </w:p>
        <w:p w14:paraId="379D5ED8" w14:textId="77777777" w:rsidR="00A30554" w:rsidRDefault="00A30554">
          <w:pPr>
            <w:pStyle w:val="TDC3"/>
            <w:tabs>
              <w:tab w:val="left" w:pos="1320"/>
              <w:tab w:val="right" w:leader="dot" w:pos="8211"/>
            </w:tabs>
            <w:rPr>
              <w:rFonts w:asciiTheme="minorHAnsi" w:eastAsiaTheme="minorEastAsia" w:hAnsiTheme="minorHAnsi" w:cstheme="minorBidi"/>
              <w:noProof/>
              <w:sz w:val="22"/>
              <w:szCs w:val="22"/>
            </w:rPr>
          </w:pPr>
          <w:hyperlink w:anchor="_Toc189755922" w:history="1">
            <w:r w:rsidRPr="000D08D1">
              <w:rPr>
                <w:rStyle w:val="Hipervnculo"/>
                <w:noProof/>
              </w:rPr>
              <w:t>1.2.2.</w:t>
            </w:r>
            <w:r>
              <w:rPr>
                <w:rFonts w:asciiTheme="minorHAnsi" w:eastAsiaTheme="minorEastAsia" w:hAnsiTheme="minorHAnsi" w:cstheme="minorBidi"/>
                <w:noProof/>
                <w:sz w:val="22"/>
                <w:szCs w:val="22"/>
              </w:rPr>
              <w:tab/>
            </w:r>
            <w:r w:rsidRPr="000D08D1">
              <w:rPr>
                <w:rStyle w:val="Hipervnculo"/>
                <w:noProof/>
              </w:rPr>
              <w:t>Objetivos Específicos</w:t>
            </w:r>
            <w:r>
              <w:rPr>
                <w:noProof/>
                <w:webHidden/>
              </w:rPr>
              <w:tab/>
            </w:r>
            <w:r>
              <w:rPr>
                <w:noProof/>
                <w:webHidden/>
              </w:rPr>
              <w:fldChar w:fldCharType="begin"/>
            </w:r>
            <w:r>
              <w:rPr>
                <w:noProof/>
                <w:webHidden/>
              </w:rPr>
              <w:instrText xml:space="preserve"> PAGEREF _Toc189755922 \h </w:instrText>
            </w:r>
            <w:r>
              <w:rPr>
                <w:noProof/>
                <w:webHidden/>
              </w:rPr>
            </w:r>
            <w:r>
              <w:rPr>
                <w:noProof/>
                <w:webHidden/>
              </w:rPr>
              <w:fldChar w:fldCharType="separate"/>
            </w:r>
            <w:r>
              <w:rPr>
                <w:noProof/>
                <w:webHidden/>
              </w:rPr>
              <w:t>14</w:t>
            </w:r>
            <w:r>
              <w:rPr>
                <w:noProof/>
                <w:webHidden/>
              </w:rPr>
              <w:fldChar w:fldCharType="end"/>
            </w:r>
          </w:hyperlink>
        </w:p>
        <w:p w14:paraId="2B4C5A43" w14:textId="77777777" w:rsidR="00A30554" w:rsidRDefault="00A30554">
          <w:pPr>
            <w:pStyle w:val="TDC2"/>
            <w:tabs>
              <w:tab w:val="left" w:pos="880"/>
              <w:tab w:val="right" w:leader="dot" w:pos="8211"/>
            </w:tabs>
            <w:rPr>
              <w:rFonts w:asciiTheme="minorHAnsi" w:eastAsiaTheme="minorEastAsia" w:hAnsiTheme="minorHAnsi" w:cstheme="minorBidi"/>
              <w:noProof/>
              <w:sz w:val="22"/>
              <w:szCs w:val="22"/>
            </w:rPr>
          </w:pPr>
          <w:hyperlink w:anchor="_Toc189755923" w:history="1">
            <w:r w:rsidRPr="000D08D1">
              <w:rPr>
                <w:rStyle w:val="Hipervnculo"/>
                <w:noProof/>
              </w:rPr>
              <w:t>1.3.</w:t>
            </w:r>
            <w:r>
              <w:rPr>
                <w:rFonts w:asciiTheme="minorHAnsi" w:eastAsiaTheme="minorEastAsia" w:hAnsiTheme="minorHAnsi" w:cstheme="minorBidi"/>
                <w:noProof/>
                <w:sz w:val="22"/>
                <w:szCs w:val="22"/>
              </w:rPr>
              <w:tab/>
            </w:r>
            <w:r w:rsidRPr="000D08D1">
              <w:rPr>
                <w:rStyle w:val="Hipervnculo"/>
                <w:noProof/>
              </w:rPr>
              <w:t>Estructura del documento</w:t>
            </w:r>
            <w:r>
              <w:rPr>
                <w:noProof/>
                <w:webHidden/>
              </w:rPr>
              <w:tab/>
            </w:r>
            <w:r>
              <w:rPr>
                <w:noProof/>
                <w:webHidden/>
              </w:rPr>
              <w:fldChar w:fldCharType="begin"/>
            </w:r>
            <w:r>
              <w:rPr>
                <w:noProof/>
                <w:webHidden/>
              </w:rPr>
              <w:instrText xml:space="preserve"> PAGEREF _Toc189755923 \h </w:instrText>
            </w:r>
            <w:r>
              <w:rPr>
                <w:noProof/>
                <w:webHidden/>
              </w:rPr>
            </w:r>
            <w:r>
              <w:rPr>
                <w:noProof/>
                <w:webHidden/>
              </w:rPr>
              <w:fldChar w:fldCharType="separate"/>
            </w:r>
            <w:r>
              <w:rPr>
                <w:noProof/>
                <w:webHidden/>
              </w:rPr>
              <w:t>14</w:t>
            </w:r>
            <w:r>
              <w:rPr>
                <w:noProof/>
                <w:webHidden/>
              </w:rPr>
              <w:fldChar w:fldCharType="end"/>
            </w:r>
          </w:hyperlink>
        </w:p>
        <w:p w14:paraId="2B2F955B" w14:textId="77777777" w:rsidR="00A30554" w:rsidRDefault="00A30554">
          <w:pPr>
            <w:pStyle w:val="TDC1"/>
            <w:rPr>
              <w:rFonts w:asciiTheme="minorHAnsi" w:eastAsiaTheme="minorEastAsia" w:hAnsiTheme="minorHAnsi" w:cstheme="minorBidi"/>
              <w:noProof/>
              <w:sz w:val="22"/>
              <w:szCs w:val="22"/>
            </w:rPr>
          </w:pPr>
          <w:hyperlink w:anchor="_Toc189755924" w:history="1">
            <w:r w:rsidRPr="000D08D1">
              <w:rPr>
                <w:rStyle w:val="Hipervnculo"/>
                <w:noProof/>
              </w:rPr>
              <w:t>Capítulo 2</w:t>
            </w:r>
            <w:r>
              <w:rPr>
                <w:noProof/>
                <w:webHidden/>
              </w:rPr>
              <w:tab/>
            </w:r>
            <w:r>
              <w:rPr>
                <w:noProof/>
                <w:webHidden/>
              </w:rPr>
              <w:fldChar w:fldCharType="begin"/>
            </w:r>
            <w:r>
              <w:rPr>
                <w:noProof/>
                <w:webHidden/>
              </w:rPr>
              <w:instrText xml:space="preserve"> PAGEREF _Toc189755924 \h </w:instrText>
            </w:r>
            <w:r>
              <w:rPr>
                <w:noProof/>
                <w:webHidden/>
              </w:rPr>
            </w:r>
            <w:r>
              <w:rPr>
                <w:noProof/>
                <w:webHidden/>
              </w:rPr>
              <w:fldChar w:fldCharType="separate"/>
            </w:r>
            <w:r>
              <w:rPr>
                <w:noProof/>
                <w:webHidden/>
              </w:rPr>
              <w:t>17</w:t>
            </w:r>
            <w:r>
              <w:rPr>
                <w:noProof/>
                <w:webHidden/>
              </w:rPr>
              <w:fldChar w:fldCharType="end"/>
            </w:r>
          </w:hyperlink>
        </w:p>
        <w:p w14:paraId="5B8195CE" w14:textId="77777777" w:rsidR="00A30554" w:rsidRDefault="00A30554">
          <w:pPr>
            <w:pStyle w:val="TDC1"/>
            <w:rPr>
              <w:rFonts w:asciiTheme="minorHAnsi" w:eastAsiaTheme="minorEastAsia" w:hAnsiTheme="minorHAnsi" w:cstheme="minorBidi"/>
              <w:noProof/>
              <w:sz w:val="22"/>
              <w:szCs w:val="22"/>
            </w:rPr>
          </w:pPr>
          <w:hyperlink w:anchor="_Toc189755925" w:history="1">
            <w:r w:rsidRPr="000D08D1">
              <w:rPr>
                <w:rStyle w:val="Hipervnculo"/>
                <w:noProof/>
              </w:rPr>
              <w:t>Marco Teórico</w:t>
            </w:r>
            <w:r>
              <w:rPr>
                <w:noProof/>
                <w:webHidden/>
              </w:rPr>
              <w:tab/>
            </w:r>
            <w:r>
              <w:rPr>
                <w:noProof/>
                <w:webHidden/>
              </w:rPr>
              <w:fldChar w:fldCharType="begin"/>
            </w:r>
            <w:r>
              <w:rPr>
                <w:noProof/>
                <w:webHidden/>
              </w:rPr>
              <w:instrText xml:space="preserve"> PAGEREF _Toc189755925 \h </w:instrText>
            </w:r>
            <w:r>
              <w:rPr>
                <w:noProof/>
                <w:webHidden/>
              </w:rPr>
            </w:r>
            <w:r>
              <w:rPr>
                <w:noProof/>
                <w:webHidden/>
              </w:rPr>
              <w:fldChar w:fldCharType="separate"/>
            </w:r>
            <w:r>
              <w:rPr>
                <w:noProof/>
                <w:webHidden/>
              </w:rPr>
              <w:t>17</w:t>
            </w:r>
            <w:r>
              <w:rPr>
                <w:noProof/>
                <w:webHidden/>
              </w:rPr>
              <w:fldChar w:fldCharType="end"/>
            </w:r>
          </w:hyperlink>
        </w:p>
        <w:p w14:paraId="155CE032" w14:textId="77777777" w:rsidR="00A30554" w:rsidRDefault="00A30554">
          <w:pPr>
            <w:pStyle w:val="TDC2"/>
            <w:tabs>
              <w:tab w:val="left" w:pos="880"/>
              <w:tab w:val="right" w:leader="dot" w:pos="8211"/>
            </w:tabs>
            <w:rPr>
              <w:rFonts w:asciiTheme="minorHAnsi" w:eastAsiaTheme="minorEastAsia" w:hAnsiTheme="minorHAnsi" w:cstheme="minorBidi"/>
              <w:noProof/>
              <w:sz w:val="22"/>
              <w:szCs w:val="22"/>
            </w:rPr>
          </w:pPr>
          <w:hyperlink w:anchor="_Toc189755926" w:history="1">
            <w:r w:rsidRPr="000D08D1">
              <w:rPr>
                <w:rStyle w:val="Hipervnculo"/>
                <w:noProof/>
              </w:rPr>
              <w:t>2.1.</w:t>
            </w:r>
            <w:r>
              <w:rPr>
                <w:rFonts w:asciiTheme="minorHAnsi" w:eastAsiaTheme="minorEastAsia" w:hAnsiTheme="minorHAnsi" w:cstheme="minorBidi"/>
                <w:noProof/>
                <w:sz w:val="22"/>
                <w:szCs w:val="22"/>
              </w:rPr>
              <w:tab/>
            </w:r>
            <w:r w:rsidRPr="000D08D1">
              <w:rPr>
                <w:rStyle w:val="Hipervnculo"/>
                <w:noProof/>
              </w:rPr>
              <w:t>Tráfico web</w:t>
            </w:r>
            <w:r>
              <w:rPr>
                <w:noProof/>
                <w:webHidden/>
              </w:rPr>
              <w:tab/>
            </w:r>
            <w:r>
              <w:rPr>
                <w:noProof/>
                <w:webHidden/>
              </w:rPr>
              <w:fldChar w:fldCharType="begin"/>
            </w:r>
            <w:r>
              <w:rPr>
                <w:noProof/>
                <w:webHidden/>
              </w:rPr>
              <w:instrText xml:space="preserve"> PAGEREF _Toc189755926 \h </w:instrText>
            </w:r>
            <w:r>
              <w:rPr>
                <w:noProof/>
                <w:webHidden/>
              </w:rPr>
            </w:r>
            <w:r>
              <w:rPr>
                <w:noProof/>
                <w:webHidden/>
              </w:rPr>
              <w:fldChar w:fldCharType="separate"/>
            </w:r>
            <w:r>
              <w:rPr>
                <w:noProof/>
                <w:webHidden/>
              </w:rPr>
              <w:t>18</w:t>
            </w:r>
            <w:r>
              <w:rPr>
                <w:noProof/>
                <w:webHidden/>
              </w:rPr>
              <w:fldChar w:fldCharType="end"/>
            </w:r>
          </w:hyperlink>
        </w:p>
        <w:p w14:paraId="2711A845" w14:textId="77777777" w:rsidR="00A30554" w:rsidRDefault="00A30554">
          <w:pPr>
            <w:pStyle w:val="TDC2"/>
            <w:tabs>
              <w:tab w:val="left" w:pos="880"/>
              <w:tab w:val="right" w:leader="dot" w:pos="8211"/>
            </w:tabs>
            <w:rPr>
              <w:rFonts w:asciiTheme="minorHAnsi" w:eastAsiaTheme="minorEastAsia" w:hAnsiTheme="minorHAnsi" w:cstheme="minorBidi"/>
              <w:noProof/>
              <w:sz w:val="22"/>
              <w:szCs w:val="22"/>
            </w:rPr>
          </w:pPr>
          <w:hyperlink w:anchor="_Toc189755927" w:history="1">
            <w:r w:rsidRPr="000D08D1">
              <w:rPr>
                <w:rStyle w:val="Hipervnculo"/>
                <w:noProof/>
              </w:rPr>
              <w:t>2.2.</w:t>
            </w:r>
            <w:r>
              <w:rPr>
                <w:rFonts w:asciiTheme="minorHAnsi" w:eastAsiaTheme="minorEastAsia" w:hAnsiTheme="minorHAnsi" w:cstheme="minorBidi"/>
                <w:noProof/>
                <w:sz w:val="22"/>
                <w:szCs w:val="22"/>
              </w:rPr>
              <w:tab/>
            </w:r>
            <w:r w:rsidRPr="000D08D1">
              <w:rPr>
                <w:rStyle w:val="Hipervnculo"/>
                <w:noProof/>
              </w:rPr>
              <w:t>Series de Tiempo</w:t>
            </w:r>
            <w:r>
              <w:rPr>
                <w:noProof/>
                <w:webHidden/>
              </w:rPr>
              <w:tab/>
            </w:r>
            <w:r>
              <w:rPr>
                <w:noProof/>
                <w:webHidden/>
              </w:rPr>
              <w:fldChar w:fldCharType="begin"/>
            </w:r>
            <w:r>
              <w:rPr>
                <w:noProof/>
                <w:webHidden/>
              </w:rPr>
              <w:instrText xml:space="preserve"> PAGEREF _Toc189755927 \h </w:instrText>
            </w:r>
            <w:r>
              <w:rPr>
                <w:noProof/>
                <w:webHidden/>
              </w:rPr>
            </w:r>
            <w:r>
              <w:rPr>
                <w:noProof/>
                <w:webHidden/>
              </w:rPr>
              <w:fldChar w:fldCharType="separate"/>
            </w:r>
            <w:r>
              <w:rPr>
                <w:noProof/>
                <w:webHidden/>
              </w:rPr>
              <w:t>18</w:t>
            </w:r>
            <w:r>
              <w:rPr>
                <w:noProof/>
                <w:webHidden/>
              </w:rPr>
              <w:fldChar w:fldCharType="end"/>
            </w:r>
          </w:hyperlink>
        </w:p>
        <w:p w14:paraId="6B712B31" w14:textId="77777777" w:rsidR="00A30554" w:rsidRDefault="00A30554">
          <w:pPr>
            <w:pStyle w:val="TDC2"/>
            <w:tabs>
              <w:tab w:val="left" w:pos="880"/>
              <w:tab w:val="right" w:leader="dot" w:pos="8211"/>
            </w:tabs>
            <w:rPr>
              <w:rFonts w:asciiTheme="minorHAnsi" w:eastAsiaTheme="minorEastAsia" w:hAnsiTheme="minorHAnsi" w:cstheme="minorBidi"/>
              <w:noProof/>
              <w:sz w:val="22"/>
              <w:szCs w:val="22"/>
            </w:rPr>
          </w:pPr>
          <w:hyperlink w:anchor="_Toc189755928" w:history="1">
            <w:r w:rsidRPr="000D08D1">
              <w:rPr>
                <w:rStyle w:val="Hipervnculo"/>
                <w:noProof/>
              </w:rPr>
              <w:t>2.3.</w:t>
            </w:r>
            <w:r>
              <w:rPr>
                <w:rFonts w:asciiTheme="minorHAnsi" w:eastAsiaTheme="minorEastAsia" w:hAnsiTheme="minorHAnsi" w:cstheme="minorBidi"/>
                <w:noProof/>
                <w:sz w:val="22"/>
                <w:szCs w:val="22"/>
              </w:rPr>
              <w:tab/>
            </w:r>
            <w:r w:rsidRPr="000D08D1">
              <w:rPr>
                <w:rStyle w:val="Hipervnculo"/>
                <w:noProof/>
              </w:rPr>
              <w:t>Pronóstico de  series de tiempo de tráfico web</w:t>
            </w:r>
            <w:r>
              <w:rPr>
                <w:noProof/>
                <w:webHidden/>
              </w:rPr>
              <w:tab/>
            </w:r>
            <w:r>
              <w:rPr>
                <w:noProof/>
                <w:webHidden/>
              </w:rPr>
              <w:fldChar w:fldCharType="begin"/>
            </w:r>
            <w:r>
              <w:rPr>
                <w:noProof/>
                <w:webHidden/>
              </w:rPr>
              <w:instrText xml:space="preserve"> PAGEREF _Toc189755928 \h </w:instrText>
            </w:r>
            <w:r>
              <w:rPr>
                <w:noProof/>
                <w:webHidden/>
              </w:rPr>
            </w:r>
            <w:r>
              <w:rPr>
                <w:noProof/>
                <w:webHidden/>
              </w:rPr>
              <w:fldChar w:fldCharType="separate"/>
            </w:r>
            <w:r>
              <w:rPr>
                <w:noProof/>
                <w:webHidden/>
              </w:rPr>
              <w:t>18</w:t>
            </w:r>
            <w:r>
              <w:rPr>
                <w:noProof/>
                <w:webHidden/>
              </w:rPr>
              <w:fldChar w:fldCharType="end"/>
            </w:r>
          </w:hyperlink>
        </w:p>
        <w:p w14:paraId="6F92E59E" w14:textId="77777777" w:rsidR="00A30554" w:rsidRDefault="00A30554">
          <w:pPr>
            <w:pStyle w:val="TDC2"/>
            <w:tabs>
              <w:tab w:val="left" w:pos="880"/>
              <w:tab w:val="right" w:leader="dot" w:pos="8211"/>
            </w:tabs>
            <w:rPr>
              <w:rFonts w:asciiTheme="minorHAnsi" w:eastAsiaTheme="minorEastAsia" w:hAnsiTheme="minorHAnsi" w:cstheme="minorBidi"/>
              <w:noProof/>
              <w:sz w:val="22"/>
              <w:szCs w:val="22"/>
            </w:rPr>
          </w:pPr>
          <w:hyperlink w:anchor="_Toc189755929" w:history="1">
            <w:r w:rsidRPr="000D08D1">
              <w:rPr>
                <w:rStyle w:val="Hipervnculo"/>
                <w:noProof/>
              </w:rPr>
              <w:t>2.4.</w:t>
            </w:r>
            <w:r>
              <w:rPr>
                <w:rFonts w:asciiTheme="minorHAnsi" w:eastAsiaTheme="minorEastAsia" w:hAnsiTheme="minorHAnsi" w:cstheme="minorBidi"/>
                <w:noProof/>
                <w:sz w:val="22"/>
                <w:szCs w:val="22"/>
              </w:rPr>
              <w:tab/>
            </w:r>
            <w:r w:rsidRPr="000D08D1">
              <w:rPr>
                <w:rStyle w:val="Hipervnculo"/>
                <w:noProof/>
              </w:rPr>
              <w:t>Evaluación de desempeño de los modelos predictivos</w:t>
            </w:r>
            <w:r>
              <w:rPr>
                <w:noProof/>
                <w:webHidden/>
              </w:rPr>
              <w:tab/>
            </w:r>
            <w:r>
              <w:rPr>
                <w:noProof/>
                <w:webHidden/>
              </w:rPr>
              <w:fldChar w:fldCharType="begin"/>
            </w:r>
            <w:r>
              <w:rPr>
                <w:noProof/>
                <w:webHidden/>
              </w:rPr>
              <w:instrText xml:space="preserve"> PAGEREF _Toc189755929 \h </w:instrText>
            </w:r>
            <w:r>
              <w:rPr>
                <w:noProof/>
                <w:webHidden/>
              </w:rPr>
            </w:r>
            <w:r>
              <w:rPr>
                <w:noProof/>
                <w:webHidden/>
              </w:rPr>
              <w:fldChar w:fldCharType="separate"/>
            </w:r>
            <w:r>
              <w:rPr>
                <w:noProof/>
                <w:webHidden/>
              </w:rPr>
              <w:t>21</w:t>
            </w:r>
            <w:r>
              <w:rPr>
                <w:noProof/>
                <w:webHidden/>
              </w:rPr>
              <w:fldChar w:fldCharType="end"/>
            </w:r>
          </w:hyperlink>
        </w:p>
        <w:p w14:paraId="717FD11C" w14:textId="77777777" w:rsidR="00A30554" w:rsidRDefault="00A30554">
          <w:pPr>
            <w:pStyle w:val="TDC1"/>
            <w:rPr>
              <w:rFonts w:asciiTheme="minorHAnsi" w:eastAsiaTheme="minorEastAsia" w:hAnsiTheme="minorHAnsi" w:cstheme="minorBidi"/>
              <w:noProof/>
              <w:sz w:val="22"/>
              <w:szCs w:val="22"/>
            </w:rPr>
          </w:pPr>
          <w:hyperlink w:anchor="_Toc189755930" w:history="1">
            <w:r w:rsidRPr="000D08D1">
              <w:rPr>
                <w:rStyle w:val="Hipervnculo"/>
                <w:noProof/>
              </w:rPr>
              <w:t>Capítulo 3</w:t>
            </w:r>
            <w:r>
              <w:rPr>
                <w:noProof/>
                <w:webHidden/>
              </w:rPr>
              <w:tab/>
            </w:r>
            <w:r>
              <w:rPr>
                <w:noProof/>
                <w:webHidden/>
              </w:rPr>
              <w:fldChar w:fldCharType="begin"/>
            </w:r>
            <w:r>
              <w:rPr>
                <w:noProof/>
                <w:webHidden/>
              </w:rPr>
              <w:instrText xml:space="preserve"> PAGEREF _Toc189755930 \h </w:instrText>
            </w:r>
            <w:r>
              <w:rPr>
                <w:noProof/>
                <w:webHidden/>
              </w:rPr>
            </w:r>
            <w:r>
              <w:rPr>
                <w:noProof/>
                <w:webHidden/>
              </w:rPr>
              <w:fldChar w:fldCharType="separate"/>
            </w:r>
            <w:r>
              <w:rPr>
                <w:noProof/>
                <w:webHidden/>
              </w:rPr>
              <w:t>23</w:t>
            </w:r>
            <w:r>
              <w:rPr>
                <w:noProof/>
                <w:webHidden/>
              </w:rPr>
              <w:fldChar w:fldCharType="end"/>
            </w:r>
          </w:hyperlink>
        </w:p>
        <w:p w14:paraId="4F8622F8" w14:textId="77777777" w:rsidR="00A30554" w:rsidRDefault="00A30554">
          <w:pPr>
            <w:pStyle w:val="TDC1"/>
            <w:rPr>
              <w:rFonts w:asciiTheme="minorHAnsi" w:eastAsiaTheme="minorEastAsia" w:hAnsiTheme="minorHAnsi" w:cstheme="minorBidi"/>
              <w:noProof/>
              <w:sz w:val="22"/>
              <w:szCs w:val="22"/>
            </w:rPr>
          </w:pPr>
          <w:hyperlink w:anchor="_Toc189755931" w:history="1">
            <w:r w:rsidRPr="000D08D1">
              <w:rPr>
                <w:rStyle w:val="Hipervnculo"/>
                <w:noProof/>
              </w:rPr>
              <w:t>Descripción del problema</w:t>
            </w:r>
            <w:r>
              <w:rPr>
                <w:noProof/>
                <w:webHidden/>
              </w:rPr>
              <w:tab/>
            </w:r>
            <w:r>
              <w:rPr>
                <w:noProof/>
                <w:webHidden/>
              </w:rPr>
              <w:fldChar w:fldCharType="begin"/>
            </w:r>
            <w:r>
              <w:rPr>
                <w:noProof/>
                <w:webHidden/>
              </w:rPr>
              <w:instrText xml:space="preserve"> PAGEREF _Toc189755931 \h </w:instrText>
            </w:r>
            <w:r>
              <w:rPr>
                <w:noProof/>
                <w:webHidden/>
              </w:rPr>
            </w:r>
            <w:r>
              <w:rPr>
                <w:noProof/>
                <w:webHidden/>
              </w:rPr>
              <w:fldChar w:fldCharType="separate"/>
            </w:r>
            <w:r>
              <w:rPr>
                <w:noProof/>
                <w:webHidden/>
              </w:rPr>
              <w:t>23</w:t>
            </w:r>
            <w:r>
              <w:rPr>
                <w:noProof/>
                <w:webHidden/>
              </w:rPr>
              <w:fldChar w:fldCharType="end"/>
            </w:r>
          </w:hyperlink>
        </w:p>
        <w:p w14:paraId="67F87169" w14:textId="77777777" w:rsidR="00A30554" w:rsidRDefault="00A30554">
          <w:pPr>
            <w:pStyle w:val="TDC2"/>
            <w:tabs>
              <w:tab w:val="left" w:pos="880"/>
              <w:tab w:val="right" w:leader="dot" w:pos="8211"/>
            </w:tabs>
            <w:rPr>
              <w:rFonts w:asciiTheme="minorHAnsi" w:eastAsiaTheme="minorEastAsia" w:hAnsiTheme="minorHAnsi" w:cstheme="minorBidi"/>
              <w:noProof/>
              <w:sz w:val="22"/>
              <w:szCs w:val="22"/>
            </w:rPr>
          </w:pPr>
          <w:hyperlink w:anchor="_Toc189755932" w:history="1">
            <w:r w:rsidRPr="000D08D1">
              <w:rPr>
                <w:rStyle w:val="Hipervnculo"/>
                <w:bCs/>
                <w:iCs/>
                <w:noProof/>
              </w:rPr>
              <w:t>3.1</w:t>
            </w:r>
            <w:r>
              <w:rPr>
                <w:rFonts w:asciiTheme="minorHAnsi" w:eastAsiaTheme="minorEastAsia" w:hAnsiTheme="minorHAnsi" w:cstheme="minorBidi"/>
                <w:noProof/>
                <w:sz w:val="22"/>
                <w:szCs w:val="22"/>
              </w:rPr>
              <w:tab/>
            </w:r>
            <w:r w:rsidRPr="000D08D1">
              <w:rPr>
                <w:rStyle w:val="Hipervnculo"/>
                <w:bCs/>
                <w:iCs/>
                <w:noProof/>
              </w:rPr>
              <w:t>El problema</w:t>
            </w:r>
            <w:r>
              <w:rPr>
                <w:noProof/>
                <w:webHidden/>
              </w:rPr>
              <w:tab/>
            </w:r>
            <w:r>
              <w:rPr>
                <w:noProof/>
                <w:webHidden/>
              </w:rPr>
              <w:fldChar w:fldCharType="begin"/>
            </w:r>
            <w:r>
              <w:rPr>
                <w:noProof/>
                <w:webHidden/>
              </w:rPr>
              <w:instrText xml:space="preserve"> PAGEREF _Toc189755932 \h </w:instrText>
            </w:r>
            <w:r>
              <w:rPr>
                <w:noProof/>
                <w:webHidden/>
              </w:rPr>
            </w:r>
            <w:r>
              <w:rPr>
                <w:noProof/>
                <w:webHidden/>
              </w:rPr>
              <w:fldChar w:fldCharType="separate"/>
            </w:r>
            <w:r>
              <w:rPr>
                <w:noProof/>
                <w:webHidden/>
              </w:rPr>
              <w:t>24</w:t>
            </w:r>
            <w:r>
              <w:rPr>
                <w:noProof/>
                <w:webHidden/>
              </w:rPr>
              <w:fldChar w:fldCharType="end"/>
            </w:r>
          </w:hyperlink>
        </w:p>
        <w:p w14:paraId="4123C9DF" w14:textId="77777777" w:rsidR="00A30554" w:rsidRDefault="00A30554">
          <w:pPr>
            <w:pStyle w:val="TDC2"/>
            <w:tabs>
              <w:tab w:val="left" w:pos="880"/>
              <w:tab w:val="right" w:leader="dot" w:pos="8211"/>
            </w:tabs>
            <w:rPr>
              <w:rFonts w:asciiTheme="minorHAnsi" w:eastAsiaTheme="minorEastAsia" w:hAnsiTheme="minorHAnsi" w:cstheme="minorBidi"/>
              <w:noProof/>
              <w:sz w:val="22"/>
              <w:szCs w:val="22"/>
            </w:rPr>
          </w:pPr>
          <w:hyperlink w:anchor="_Toc189755933" w:history="1">
            <w:r w:rsidRPr="000D08D1">
              <w:rPr>
                <w:rStyle w:val="Hipervnculo"/>
                <w:noProof/>
              </w:rPr>
              <w:t>3.2</w:t>
            </w:r>
            <w:r>
              <w:rPr>
                <w:rFonts w:asciiTheme="minorHAnsi" w:eastAsiaTheme="minorEastAsia" w:hAnsiTheme="minorHAnsi" w:cstheme="minorBidi"/>
                <w:noProof/>
                <w:sz w:val="22"/>
                <w:szCs w:val="22"/>
              </w:rPr>
              <w:tab/>
            </w:r>
            <w:r w:rsidRPr="000D08D1">
              <w:rPr>
                <w:rStyle w:val="Hipervnculo"/>
                <w:noProof/>
              </w:rPr>
              <w:t>Estructura Organizacional</w:t>
            </w:r>
            <w:r>
              <w:rPr>
                <w:noProof/>
                <w:webHidden/>
              </w:rPr>
              <w:tab/>
            </w:r>
            <w:r>
              <w:rPr>
                <w:noProof/>
                <w:webHidden/>
              </w:rPr>
              <w:fldChar w:fldCharType="begin"/>
            </w:r>
            <w:r>
              <w:rPr>
                <w:noProof/>
                <w:webHidden/>
              </w:rPr>
              <w:instrText xml:space="preserve"> PAGEREF _Toc189755933 \h </w:instrText>
            </w:r>
            <w:r>
              <w:rPr>
                <w:noProof/>
                <w:webHidden/>
              </w:rPr>
            </w:r>
            <w:r>
              <w:rPr>
                <w:noProof/>
                <w:webHidden/>
              </w:rPr>
              <w:fldChar w:fldCharType="separate"/>
            </w:r>
            <w:r>
              <w:rPr>
                <w:noProof/>
                <w:webHidden/>
              </w:rPr>
              <w:t>25</w:t>
            </w:r>
            <w:r>
              <w:rPr>
                <w:noProof/>
                <w:webHidden/>
              </w:rPr>
              <w:fldChar w:fldCharType="end"/>
            </w:r>
          </w:hyperlink>
        </w:p>
        <w:p w14:paraId="15044C1A" w14:textId="77777777" w:rsidR="00A30554" w:rsidRDefault="00A30554">
          <w:pPr>
            <w:pStyle w:val="TDC1"/>
            <w:rPr>
              <w:rFonts w:asciiTheme="minorHAnsi" w:eastAsiaTheme="minorEastAsia" w:hAnsiTheme="minorHAnsi" w:cstheme="minorBidi"/>
              <w:noProof/>
              <w:sz w:val="22"/>
              <w:szCs w:val="22"/>
            </w:rPr>
          </w:pPr>
          <w:hyperlink w:anchor="_Toc189755934" w:history="1">
            <w:r w:rsidRPr="000D08D1">
              <w:rPr>
                <w:rStyle w:val="Hipervnculo"/>
                <w:noProof/>
              </w:rPr>
              <w:t>Capítulo 4</w:t>
            </w:r>
            <w:r>
              <w:rPr>
                <w:noProof/>
                <w:webHidden/>
              </w:rPr>
              <w:tab/>
            </w:r>
            <w:r>
              <w:rPr>
                <w:noProof/>
                <w:webHidden/>
              </w:rPr>
              <w:fldChar w:fldCharType="begin"/>
            </w:r>
            <w:r>
              <w:rPr>
                <w:noProof/>
                <w:webHidden/>
              </w:rPr>
              <w:instrText xml:space="preserve"> PAGEREF _Toc189755934 \h </w:instrText>
            </w:r>
            <w:r>
              <w:rPr>
                <w:noProof/>
                <w:webHidden/>
              </w:rPr>
            </w:r>
            <w:r>
              <w:rPr>
                <w:noProof/>
                <w:webHidden/>
              </w:rPr>
              <w:fldChar w:fldCharType="separate"/>
            </w:r>
            <w:r>
              <w:rPr>
                <w:noProof/>
                <w:webHidden/>
              </w:rPr>
              <w:t>27</w:t>
            </w:r>
            <w:r>
              <w:rPr>
                <w:noProof/>
                <w:webHidden/>
              </w:rPr>
              <w:fldChar w:fldCharType="end"/>
            </w:r>
          </w:hyperlink>
        </w:p>
        <w:p w14:paraId="60E83DFC" w14:textId="77777777" w:rsidR="00A30554" w:rsidRDefault="00A30554">
          <w:pPr>
            <w:pStyle w:val="TDC1"/>
            <w:rPr>
              <w:rFonts w:asciiTheme="minorHAnsi" w:eastAsiaTheme="minorEastAsia" w:hAnsiTheme="minorHAnsi" w:cstheme="minorBidi"/>
              <w:noProof/>
              <w:sz w:val="22"/>
              <w:szCs w:val="22"/>
            </w:rPr>
          </w:pPr>
          <w:hyperlink w:anchor="_Toc189755935" w:history="1">
            <w:r w:rsidRPr="000D08D1">
              <w:rPr>
                <w:rStyle w:val="Hipervnculo"/>
                <w:noProof/>
              </w:rPr>
              <w:t>Solución Propuesta</w:t>
            </w:r>
            <w:r>
              <w:rPr>
                <w:noProof/>
                <w:webHidden/>
              </w:rPr>
              <w:tab/>
            </w:r>
            <w:r>
              <w:rPr>
                <w:noProof/>
                <w:webHidden/>
              </w:rPr>
              <w:fldChar w:fldCharType="begin"/>
            </w:r>
            <w:r>
              <w:rPr>
                <w:noProof/>
                <w:webHidden/>
              </w:rPr>
              <w:instrText xml:space="preserve"> PAGEREF _Toc189755935 \h </w:instrText>
            </w:r>
            <w:r>
              <w:rPr>
                <w:noProof/>
                <w:webHidden/>
              </w:rPr>
            </w:r>
            <w:r>
              <w:rPr>
                <w:noProof/>
                <w:webHidden/>
              </w:rPr>
              <w:fldChar w:fldCharType="separate"/>
            </w:r>
            <w:r>
              <w:rPr>
                <w:noProof/>
                <w:webHidden/>
              </w:rPr>
              <w:t>27</w:t>
            </w:r>
            <w:r>
              <w:rPr>
                <w:noProof/>
                <w:webHidden/>
              </w:rPr>
              <w:fldChar w:fldCharType="end"/>
            </w:r>
          </w:hyperlink>
        </w:p>
        <w:p w14:paraId="489EE3C2" w14:textId="77777777" w:rsidR="00A30554" w:rsidRDefault="00A30554">
          <w:pPr>
            <w:pStyle w:val="TDC2"/>
            <w:tabs>
              <w:tab w:val="left" w:pos="880"/>
              <w:tab w:val="right" w:leader="dot" w:pos="8211"/>
            </w:tabs>
            <w:rPr>
              <w:rFonts w:asciiTheme="minorHAnsi" w:eastAsiaTheme="minorEastAsia" w:hAnsiTheme="minorHAnsi" w:cstheme="minorBidi"/>
              <w:noProof/>
              <w:sz w:val="22"/>
              <w:szCs w:val="22"/>
            </w:rPr>
          </w:pPr>
          <w:hyperlink w:anchor="_Toc189755936" w:history="1">
            <w:r w:rsidRPr="000D08D1">
              <w:rPr>
                <w:rStyle w:val="Hipervnculo"/>
                <w:noProof/>
              </w:rPr>
              <w:t>4.1</w:t>
            </w:r>
            <w:r>
              <w:rPr>
                <w:rFonts w:asciiTheme="minorHAnsi" w:eastAsiaTheme="minorEastAsia" w:hAnsiTheme="minorHAnsi" w:cstheme="minorBidi"/>
                <w:noProof/>
                <w:sz w:val="22"/>
                <w:szCs w:val="22"/>
              </w:rPr>
              <w:tab/>
            </w:r>
            <w:r w:rsidRPr="000D08D1">
              <w:rPr>
                <w:rStyle w:val="Hipervnculo"/>
                <w:noProof/>
              </w:rPr>
              <w:t>Materiales y Métodos</w:t>
            </w:r>
            <w:r>
              <w:rPr>
                <w:noProof/>
                <w:webHidden/>
              </w:rPr>
              <w:tab/>
            </w:r>
            <w:r>
              <w:rPr>
                <w:noProof/>
                <w:webHidden/>
              </w:rPr>
              <w:fldChar w:fldCharType="begin"/>
            </w:r>
            <w:r>
              <w:rPr>
                <w:noProof/>
                <w:webHidden/>
              </w:rPr>
              <w:instrText xml:space="preserve"> PAGEREF _Toc189755936 \h </w:instrText>
            </w:r>
            <w:r>
              <w:rPr>
                <w:noProof/>
                <w:webHidden/>
              </w:rPr>
            </w:r>
            <w:r>
              <w:rPr>
                <w:noProof/>
                <w:webHidden/>
              </w:rPr>
              <w:fldChar w:fldCharType="separate"/>
            </w:r>
            <w:r>
              <w:rPr>
                <w:noProof/>
                <w:webHidden/>
              </w:rPr>
              <w:t>28</w:t>
            </w:r>
            <w:r>
              <w:rPr>
                <w:noProof/>
                <w:webHidden/>
              </w:rPr>
              <w:fldChar w:fldCharType="end"/>
            </w:r>
          </w:hyperlink>
        </w:p>
        <w:p w14:paraId="129462F2" w14:textId="77777777" w:rsidR="00A30554" w:rsidRDefault="00A30554">
          <w:pPr>
            <w:pStyle w:val="TDC3"/>
            <w:tabs>
              <w:tab w:val="left" w:pos="1320"/>
              <w:tab w:val="right" w:leader="dot" w:pos="8211"/>
            </w:tabs>
            <w:rPr>
              <w:rFonts w:asciiTheme="minorHAnsi" w:eastAsiaTheme="minorEastAsia" w:hAnsiTheme="minorHAnsi" w:cstheme="minorBidi"/>
              <w:noProof/>
              <w:sz w:val="22"/>
              <w:szCs w:val="22"/>
            </w:rPr>
          </w:pPr>
          <w:hyperlink w:anchor="_Toc189755937" w:history="1">
            <w:r w:rsidRPr="000D08D1">
              <w:rPr>
                <w:rStyle w:val="Hipervnculo"/>
                <w:noProof/>
              </w:rPr>
              <w:t>4.1.1</w:t>
            </w:r>
            <w:r>
              <w:rPr>
                <w:rFonts w:asciiTheme="minorHAnsi" w:eastAsiaTheme="minorEastAsia" w:hAnsiTheme="minorHAnsi" w:cstheme="minorBidi"/>
                <w:noProof/>
                <w:sz w:val="22"/>
                <w:szCs w:val="22"/>
              </w:rPr>
              <w:tab/>
            </w:r>
            <w:r w:rsidRPr="000D08D1">
              <w:rPr>
                <w:rStyle w:val="Hipervnculo"/>
                <w:noProof/>
              </w:rPr>
              <w:t>Comprensión del negocio:</w:t>
            </w:r>
            <w:r>
              <w:rPr>
                <w:noProof/>
                <w:webHidden/>
              </w:rPr>
              <w:tab/>
            </w:r>
            <w:r>
              <w:rPr>
                <w:noProof/>
                <w:webHidden/>
              </w:rPr>
              <w:fldChar w:fldCharType="begin"/>
            </w:r>
            <w:r>
              <w:rPr>
                <w:noProof/>
                <w:webHidden/>
              </w:rPr>
              <w:instrText xml:space="preserve"> PAGEREF _Toc189755937 \h </w:instrText>
            </w:r>
            <w:r>
              <w:rPr>
                <w:noProof/>
                <w:webHidden/>
              </w:rPr>
            </w:r>
            <w:r>
              <w:rPr>
                <w:noProof/>
                <w:webHidden/>
              </w:rPr>
              <w:fldChar w:fldCharType="separate"/>
            </w:r>
            <w:r>
              <w:rPr>
                <w:noProof/>
                <w:webHidden/>
              </w:rPr>
              <w:t>28</w:t>
            </w:r>
            <w:r>
              <w:rPr>
                <w:noProof/>
                <w:webHidden/>
              </w:rPr>
              <w:fldChar w:fldCharType="end"/>
            </w:r>
          </w:hyperlink>
        </w:p>
        <w:p w14:paraId="61A48CBE" w14:textId="77777777" w:rsidR="00A30554" w:rsidRDefault="00A30554">
          <w:pPr>
            <w:pStyle w:val="TDC3"/>
            <w:tabs>
              <w:tab w:val="left" w:pos="1320"/>
              <w:tab w:val="right" w:leader="dot" w:pos="8211"/>
            </w:tabs>
            <w:rPr>
              <w:rFonts w:asciiTheme="minorHAnsi" w:eastAsiaTheme="minorEastAsia" w:hAnsiTheme="minorHAnsi" w:cstheme="minorBidi"/>
              <w:noProof/>
              <w:sz w:val="22"/>
              <w:szCs w:val="22"/>
            </w:rPr>
          </w:pPr>
          <w:hyperlink w:anchor="_Toc189755938" w:history="1">
            <w:r w:rsidRPr="000D08D1">
              <w:rPr>
                <w:rStyle w:val="Hipervnculo"/>
                <w:noProof/>
              </w:rPr>
              <w:t>4.1.2</w:t>
            </w:r>
            <w:r>
              <w:rPr>
                <w:rFonts w:asciiTheme="minorHAnsi" w:eastAsiaTheme="minorEastAsia" w:hAnsiTheme="minorHAnsi" w:cstheme="minorBidi"/>
                <w:noProof/>
                <w:sz w:val="22"/>
                <w:szCs w:val="22"/>
              </w:rPr>
              <w:tab/>
            </w:r>
            <w:r w:rsidRPr="000D08D1">
              <w:rPr>
                <w:rStyle w:val="Hipervnculo"/>
                <w:noProof/>
              </w:rPr>
              <w:t>Comprensión de los datos:</w:t>
            </w:r>
            <w:r>
              <w:rPr>
                <w:noProof/>
                <w:webHidden/>
              </w:rPr>
              <w:tab/>
            </w:r>
            <w:r>
              <w:rPr>
                <w:noProof/>
                <w:webHidden/>
              </w:rPr>
              <w:fldChar w:fldCharType="begin"/>
            </w:r>
            <w:r>
              <w:rPr>
                <w:noProof/>
                <w:webHidden/>
              </w:rPr>
              <w:instrText xml:space="preserve"> PAGEREF _Toc189755938 \h </w:instrText>
            </w:r>
            <w:r>
              <w:rPr>
                <w:noProof/>
                <w:webHidden/>
              </w:rPr>
            </w:r>
            <w:r>
              <w:rPr>
                <w:noProof/>
                <w:webHidden/>
              </w:rPr>
              <w:fldChar w:fldCharType="separate"/>
            </w:r>
            <w:r>
              <w:rPr>
                <w:noProof/>
                <w:webHidden/>
              </w:rPr>
              <w:t>28</w:t>
            </w:r>
            <w:r>
              <w:rPr>
                <w:noProof/>
                <w:webHidden/>
              </w:rPr>
              <w:fldChar w:fldCharType="end"/>
            </w:r>
          </w:hyperlink>
        </w:p>
        <w:p w14:paraId="00B84306" w14:textId="77777777" w:rsidR="00A30554" w:rsidRDefault="00A30554">
          <w:pPr>
            <w:pStyle w:val="TDC3"/>
            <w:tabs>
              <w:tab w:val="left" w:pos="1320"/>
              <w:tab w:val="right" w:leader="dot" w:pos="8211"/>
            </w:tabs>
            <w:rPr>
              <w:rFonts w:asciiTheme="minorHAnsi" w:eastAsiaTheme="minorEastAsia" w:hAnsiTheme="minorHAnsi" w:cstheme="minorBidi"/>
              <w:noProof/>
              <w:sz w:val="22"/>
              <w:szCs w:val="22"/>
            </w:rPr>
          </w:pPr>
          <w:hyperlink w:anchor="_Toc189755939" w:history="1">
            <w:r w:rsidRPr="000D08D1">
              <w:rPr>
                <w:rStyle w:val="Hipervnculo"/>
                <w:noProof/>
              </w:rPr>
              <w:t>4.1.3</w:t>
            </w:r>
            <w:r>
              <w:rPr>
                <w:rFonts w:asciiTheme="minorHAnsi" w:eastAsiaTheme="minorEastAsia" w:hAnsiTheme="minorHAnsi" w:cstheme="minorBidi"/>
                <w:noProof/>
                <w:sz w:val="22"/>
                <w:szCs w:val="22"/>
              </w:rPr>
              <w:tab/>
            </w:r>
            <w:r w:rsidRPr="000D08D1">
              <w:rPr>
                <w:rStyle w:val="Hipervnculo"/>
                <w:noProof/>
              </w:rPr>
              <w:t>Preparación de los datos:</w:t>
            </w:r>
            <w:r>
              <w:rPr>
                <w:noProof/>
                <w:webHidden/>
              </w:rPr>
              <w:tab/>
            </w:r>
            <w:r>
              <w:rPr>
                <w:noProof/>
                <w:webHidden/>
              </w:rPr>
              <w:fldChar w:fldCharType="begin"/>
            </w:r>
            <w:r>
              <w:rPr>
                <w:noProof/>
                <w:webHidden/>
              </w:rPr>
              <w:instrText xml:space="preserve"> PAGEREF _Toc189755939 \h </w:instrText>
            </w:r>
            <w:r>
              <w:rPr>
                <w:noProof/>
                <w:webHidden/>
              </w:rPr>
            </w:r>
            <w:r>
              <w:rPr>
                <w:noProof/>
                <w:webHidden/>
              </w:rPr>
              <w:fldChar w:fldCharType="separate"/>
            </w:r>
            <w:r>
              <w:rPr>
                <w:noProof/>
                <w:webHidden/>
              </w:rPr>
              <w:t>28</w:t>
            </w:r>
            <w:r>
              <w:rPr>
                <w:noProof/>
                <w:webHidden/>
              </w:rPr>
              <w:fldChar w:fldCharType="end"/>
            </w:r>
          </w:hyperlink>
        </w:p>
        <w:p w14:paraId="37EFE32B" w14:textId="77777777" w:rsidR="00A30554" w:rsidRDefault="00A30554">
          <w:pPr>
            <w:pStyle w:val="TDC3"/>
            <w:tabs>
              <w:tab w:val="left" w:pos="1320"/>
              <w:tab w:val="right" w:leader="dot" w:pos="8211"/>
            </w:tabs>
            <w:rPr>
              <w:rFonts w:asciiTheme="minorHAnsi" w:eastAsiaTheme="minorEastAsia" w:hAnsiTheme="minorHAnsi" w:cstheme="minorBidi"/>
              <w:noProof/>
              <w:sz w:val="22"/>
              <w:szCs w:val="22"/>
            </w:rPr>
          </w:pPr>
          <w:hyperlink w:anchor="_Toc189755940" w:history="1">
            <w:r w:rsidRPr="000D08D1">
              <w:rPr>
                <w:rStyle w:val="Hipervnculo"/>
                <w:noProof/>
              </w:rPr>
              <w:t>4.1.4</w:t>
            </w:r>
            <w:r>
              <w:rPr>
                <w:rFonts w:asciiTheme="minorHAnsi" w:eastAsiaTheme="minorEastAsia" w:hAnsiTheme="minorHAnsi" w:cstheme="minorBidi"/>
                <w:noProof/>
                <w:sz w:val="22"/>
                <w:szCs w:val="22"/>
              </w:rPr>
              <w:tab/>
            </w:r>
            <w:r w:rsidRPr="000D08D1">
              <w:rPr>
                <w:rStyle w:val="Hipervnculo"/>
                <w:noProof/>
              </w:rPr>
              <w:t>Modelado de los datos:</w:t>
            </w:r>
            <w:r>
              <w:rPr>
                <w:noProof/>
                <w:webHidden/>
              </w:rPr>
              <w:tab/>
            </w:r>
            <w:r>
              <w:rPr>
                <w:noProof/>
                <w:webHidden/>
              </w:rPr>
              <w:fldChar w:fldCharType="begin"/>
            </w:r>
            <w:r>
              <w:rPr>
                <w:noProof/>
                <w:webHidden/>
              </w:rPr>
              <w:instrText xml:space="preserve"> PAGEREF _Toc189755940 \h </w:instrText>
            </w:r>
            <w:r>
              <w:rPr>
                <w:noProof/>
                <w:webHidden/>
              </w:rPr>
            </w:r>
            <w:r>
              <w:rPr>
                <w:noProof/>
                <w:webHidden/>
              </w:rPr>
              <w:fldChar w:fldCharType="separate"/>
            </w:r>
            <w:r>
              <w:rPr>
                <w:noProof/>
                <w:webHidden/>
              </w:rPr>
              <w:t>29</w:t>
            </w:r>
            <w:r>
              <w:rPr>
                <w:noProof/>
                <w:webHidden/>
              </w:rPr>
              <w:fldChar w:fldCharType="end"/>
            </w:r>
          </w:hyperlink>
        </w:p>
        <w:p w14:paraId="08EAC5FD" w14:textId="77777777" w:rsidR="00A30554" w:rsidRDefault="00A30554">
          <w:pPr>
            <w:pStyle w:val="TDC3"/>
            <w:tabs>
              <w:tab w:val="left" w:pos="1320"/>
              <w:tab w:val="right" w:leader="dot" w:pos="8211"/>
            </w:tabs>
            <w:rPr>
              <w:rFonts w:asciiTheme="minorHAnsi" w:eastAsiaTheme="minorEastAsia" w:hAnsiTheme="minorHAnsi" w:cstheme="minorBidi"/>
              <w:noProof/>
              <w:sz w:val="22"/>
              <w:szCs w:val="22"/>
            </w:rPr>
          </w:pPr>
          <w:hyperlink w:anchor="_Toc189755941" w:history="1">
            <w:r w:rsidRPr="000D08D1">
              <w:rPr>
                <w:rStyle w:val="Hipervnculo"/>
                <w:noProof/>
              </w:rPr>
              <w:t>4.1.5</w:t>
            </w:r>
            <w:r>
              <w:rPr>
                <w:rFonts w:asciiTheme="minorHAnsi" w:eastAsiaTheme="minorEastAsia" w:hAnsiTheme="minorHAnsi" w:cstheme="minorBidi"/>
                <w:noProof/>
                <w:sz w:val="22"/>
                <w:szCs w:val="22"/>
              </w:rPr>
              <w:tab/>
            </w:r>
            <w:r w:rsidRPr="000D08D1">
              <w:rPr>
                <w:rStyle w:val="Hipervnculo"/>
                <w:noProof/>
              </w:rPr>
              <w:t>Evaluación:</w:t>
            </w:r>
            <w:r>
              <w:rPr>
                <w:noProof/>
                <w:webHidden/>
              </w:rPr>
              <w:tab/>
            </w:r>
            <w:r>
              <w:rPr>
                <w:noProof/>
                <w:webHidden/>
              </w:rPr>
              <w:fldChar w:fldCharType="begin"/>
            </w:r>
            <w:r>
              <w:rPr>
                <w:noProof/>
                <w:webHidden/>
              </w:rPr>
              <w:instrText xml:space="preserve"> PAGEREF _Toc189755941 \h </w:instrText>
            </w:r>
            <w:r>
              <w:rPr>
                <w:noProof/>
                <w:webHidden/>
              </w:rPr>
            </w:r>
            <w:r>
              <w:rPr>
                <w:noProof/>
                <w:webHidden/>
              </w:rPr>
              <w:fldChar w:fldCharType="separate"/>
            </w:r>
            <w:r>
              <w:rPr>
                <w:noProof/>
                <w:webHidden/>
              </w:rPr>
              <w:t>29</w:t>
            </w:r>
            <w:r>
              <w:rPr>
                <w:noProof/>
                <w:webHidden/>
              </w:rPr>
              <w:fldChar w:fldCharType="end"/>
            </w:r>
          </w:hyperlink>
        </w:p>
        <w:p w14:paraId="31BA1FED" w14:textId="77777777" w:rsidR="00A30554" w:rsidRDefault="00A30554">
          <w:pPr>
            <w:pStyle w:val="TDC3"/>
            <w:tabs>
              <w:tab w:val="left" w:pos="1320"/>
              <w:tab w:val="right" w:leader="dot" w:pos="8211"/>
            </w:tabs>
            <w:rPr>
              <w:rFonts w:asciiTheme="minorHAnsi" w:eastAsiaTheme="minorEastAsia" w:hAnsiTheme="minorHAnsi" w:cstheme="minorBidi"/>
              <w:noProof/>
              <w:sz w:val="22"/>
              <w:szCs w:val="22"/>
            </w:rPr>
          </w:pPr>
          <w:hyperlink w:anchor="_Toc189755942" w:history="1">
            <w:r w:rsidRPr="000D08D1">
              <w:rPr>
                <w:rStyle w:val="Hipervnculo"/>
                <w:noProof/>
              </w:rPr>
              <w:t>4.1.6</w:t>
            </w:r>
            <w:r>
              <w:rPr>
                <w:rFonts w:asciiTheme="minorHAnsi" w:eastAsiaTheme="minorEastAsia" w:hAnsiTheme="minorHAnsi" w:cstheme="minorBidi"/>
                <w:noProof/>
                <w:sz w:val="22"/>
                <w:szCs w:val="22"/>
              </w:rPr>
              <w:tab/>
            </w:r>
            <w:r w:rsidRPr="000D08D1">
              <w:rPr>
                <w:rStyle w:val="Hipervnculo"/>
                <w:noProof/>
              </w:rPr>
              <w:t>Despliegue:</w:t>
            </w:r>
            <w:r>
              <w:rPr>
                <w:noProof/>
                <w:webHidden/>
              </w:rPr>
              <w:tab/>
            </w:r>
            <w:r>
              <w:rPr>
                <w:noProof/>
                <w:webHidden/>
              </w:rPr>
              <w:fldChar w:fldCharType="begin"/>
            </w:r>
            <w:r>
              <w:rPr>
                <w:noProof/>
                <w:webHidden/>
              </w:rPr>
              <w:instrText xml:space="preserve"> PAGEREF _Toc189755942 \h </w:instrText>
            </w:r>
            <w:r>
              <w:rPr>
                <w:noProof/>
                <w:webHidden/>
              </w:rPr>
            </w:r>
            <w:r>
              <w:rPr>
                <w:noProof/>
                <w:webHidden/>
              </w:rPr>
              <w:fldChar w:fldCharType="separate"/>
            </w:r>
            <w:r>
              <w:rPr>
                <w:noProof/>
                <w:webHidden/>
              </w:rPr>
              <w:t>29</w:t>
            </w:r>
            <w:r>
              <w:rPr>
                <w:noProof/>
                <w:webHidden/>
              </w:rPr>
              <w:fldChar w:fldCharType="end"/>
            </w:r>
          </w:hyperlink>
        </w:p>
        <w:p w14:paraId="4C679699" w14:textId="77777777" w:rsidR="00A30554" w:rsidRDefault="00A30554">
          <w:pPr>
            <w:pStyle w:val="TDC2"/>
            <w:tabs>
              <w:tab w:val="left" w:pos="880"/>
              <w:tab w:val="right" w:leader="dot" w:pos="8211"/>
            </w:tabs>
            <w:rPr>
              <w:rFonts w:asciiTheme="minorHAnsi" w:eastAsiaTheme="minorEastAsia" w:hAnsiTheme="minorHAnsi" w:cstheme="minorBidi"/>
              <w:noProof/>
              <w:sz w:val="22"/>
              <w:szCs w:val="22"/>
            </w:rPr>
          </w:pPr>
          <w:hyperlink w:anchor="_Toc189755943" w:history="1">
            <w:r w:rsidRPr="000D08D1">
              <w:rPr>
                <w:rStyle w:val="Hipervnculo"/>
                <w:noProof/>
              </w:rPr>
              <w:t>4.2</w:t>
            </w:r>
            <w:r>
              <w:rPr>
                <w:rFonts w:asciiTheme="minorHAnsi" w:eastAsiaTheme="minorEastAsia" w:hAnsiTheme="minorHAnsi" w:cstheme="minorBidi"/>
                <w:noProof/>
                <w:sz w:val="22"/>
                <w:szCs w:val="22"/>
              </w:rPr>
              <w:tab/>
            </w:r>
            <w:r w:rsidRPr="000D08D1">
              <w:rPr>
                <w:rStyle w:val="Hipervnculo"/>
                <w:noProof/>
              </w:rPr>
              <w:t>Herramientas</w:t>
            </w:r>
            <w:r>
              <w:rPr>
                <w:noProof/>
                <w:webHidden/>
              </w:rPr>
              <w:tab/>
            </w:r>
            <w:r>
              <w:rPr>
                <w:noProof/>
                <w:webHidden/>
              </w:rPr>
              <w:fldChar w:fldCharType="begin"/>
            </w:r>
            <w:r>
              <w:rPr>
                <w:noProof/>
                <w:webHidden/>
              </w:rPr>
              <w:instrText xml:space="preserve"> PAGEREF _Toc189755943 \h </w:instrText>
            </w:r>
            <w:r>
              <w:rPr>
                <w:noProof/>
                <w:webHidden/>
              </w:rPr>
            </w:r>
            <w:r>
              <w:rPr>
                <w:noProof/>
                <w:webHidden/>
              </w:rPr>
              <w:fldChar w:fldCharType="separate"/>
            </w:r>
            <w:r>
              <w:rPr>
                <w:noProof/>
                <w:webHidden/>
              </w:rPr>
              <w:t>30</w:t>
            </w:r>
            <w:r>
              <w:rPr>
                <w:noProof/>
                <w:webHidden/>
              </w:rPr>
              <w:fldChar w:fldCharType="end"/>
            </w:r>
          </w:hyperlink>
        </w:p>
        <w:p w14:paraId="3D093AB5" w14:textId="77777777" w:rsidR="00A30554" w:rsidRDefault="00A30554">
          <w:pPr>
            <w:pStyle w:val="TDC3"/>
            <w:tabs>
              <w:tab w:val="left" w:pos="1320"/>
              <w:tab w:val="right" w:leader="dot" w:pos="8211"/>
            </w:tabs>
            <w:rPr>
              <w:rFonts w:asciiTheme="minorHAnsi" w:eastAsiaTheme="minorEastAsia" w:hAnsiTheme="minorHAnsi" w:cstheme="minorBidi"/>
              <w:noProof/>
              <w:sz w:val="22"/>
              <w:szCs w:val="22"/>
            </w:rPr>
          </w:pPr>
          <w:hyperlink w:anchor="_Toc189755944" w:history="1">
            <w:r w:rsidRPr="000D08D1">
              <w:rPr>
                <w:rStyle w:val="Hipervnculo"/>
                <w:noProof/>
              </w:rPr>
              <w:t>4.2.1</w:t>
            </w:r>
            <w:r>
              <w:rPr>
                <w:rFonts w:asciiTheme="minorHAnsi" w:eastAsiaTheme="minorEastAsia" w:hAnsiTheme="minorHAnsi" w:cstheme="minorBidi"/>
                <w:noProof/>
                <w:sz w:val="22"/>
                <w:szCs w:val="22"/>
              </w:rPr>
              <w:tab/>
            </w:r>
            <w:r w:rsidRPr="000D08D1">
              <w:rPr>
                <w:rStyle w:val="Hipervnculo"/>
                <w:noProof/>
              </w:rPr>
              <w:t>Python</w:t>
            </w:r>
            <w:r>
              <w:rPr>
                <w:noProof/>
                <w:webHidden/>
              </w:rPr>
              <w:tab/>
            </w:r>
            <w:r>
              <w:rPr>
                <w:noProof/>
                <w:webHidden/>
              </w:rPr>
              <w:fldChar w:fldCharType="begin"/>
            </w:r>
            <w:r>
              <w:rPr>
                <w:noProof/>
                <w:webHidden/>
              </w:rPr>
              <w:instrText xml:space="preserve"> PAGEREF _Toc189755944 \h </w:instrText>
            </w:r>
            <w:r>
              <w:rPr>
                <w:noProof/>
                <w:webHidden/>
              </w:rPr>
            </w:r>
            <w:r>
              <w:rPr>
                <w:noProof/>
                <w:webHidden/>
              </w:rPr>
              <w:fldChar w:fldCharType="separate"/>
            </w:r>
            <w:r>
              <w:rPr>
                <w:noProof/>
                <w:webHidden/>
              </w:rPr>
              <w:t>30</w:t>
            </w:r>
            <w:r>
              <w:rPr>
                <w:noProof/>
                <w:webHidden/>
              </w:rPr>
              <w:fldChar w:fldCharType="end"/>
            </w:r>
          </w:hyperlink>
        </w:p>
        <w:p w14:paraId="261E0467" w14:textId="77777777" w:rsidR="00A30554" w:rsidRDefault="00A30554">
          <w:pPr>
            <w:pStyle w:val="TDC3"/>
            <w:tabs>
              <w:tab w:val="left" w:pos="1320"/>
              <w:tab w:val="right" w:leader="dot" w:pos="8211"/>
            </w:tabs>
            <w:rPr>
              <w:rFonts w:asciiTheme="minorHAnsi" w:eastAsiaTheme="minorEastAsia" w:hAnsiTheme="minorHAnsi" w:cstheme="minorBidi"/>
              <w:noProof/>
              <w:sz w:val="22"/>
              <w:szCs w:val="22"/>
            </w:rPr>
          </w:pPr>
          <w:hyperlink w:anchor="_Toc189755945" w:history="1">
            <w:r w:rsidRPr="000D08D1">
              <w:rPr>
                <w:rStyle w:val="Hipervnculo"/>
                <w:noProof/>
              </w:rPr>
              <w:t>4.2.2</w:t>
            </w:r>
            <w:r>
              <w:rPr>
                <w:rFonts w:asciiTheme="minorHAnsi" w:eastAsiaTheme="minorEastAsia" w:hAnsiTheme="minorHAnsi" w:cstheme="minorBidi"/>
                <w:noProof/>
                <w:sz w:val="22"/>
                <w:szCs w:val="22"/>
              </w:rPr>
              <w:tab/>
            </w:r>
            <w:r w:rsidRPr="000D08D1">
              <w:rPr>
                <w:rStyle w:val="Hipervnculo"/>
                <w:noProof/>
              </w:rPr>
              <w:t>Google Drive</w:t>
            </w:r>
            <w:r>
              <w:rPr>
                <w:noProof/>
                <w:webHidden/>
              </w:rPr>
              <w:tab/>
            </w:r>
            <w:r>
              <w:rPr>
                <w:noProof/>
                <w:webHidden/>
              </w:rPr>
              <w:fldChar w:fldCharType="begin"/>
            </w:r>
            <w:r>
              <w:rPr>
                <w:noProof/>
                <w:webHidden/>
              </w:rPr>
              <w:instrText xml:space="preserve"> PAGEREF _Toc189755945 \h </w:instrText>
            </w:r>
            <w:r>
              <w:rPr>
                <w:noProof/>
                <w:webHidden/>
              </w:rPr>
            </w:r>
            <w:r>
              <w:rPr>
                <w:noProof/>
                <w:webHidden/>
              </w:rPr>
              <w:fldChar w:fldCharType="separate"/>
            </w:r>
            <w:r>
              <w:rPr>
                <w:noProof/>
                <w:webHidden/>
              </w:rPr>
              <w:t>30</w:t>
            </w:r>
            <w:r>
              <w:rPr>
                <w:noProof/>
                <w:webHidden/>
              </w:rPr>
              <w:fldChar w:fldCharType="end"/>
            </w:r>
          </w:hyperlink>
        </w:p>
        <w:p w14:paraId="689BA44E" w14:textId="77777777" w:rsidR="00A30554" w:rsidRDefault="00A30554">
          <w:pPr>
            <w:pStyle w:val="TDC3"/>
            <w:tabs>
              <w:tab w:val="left" w:pos="1320"/>
              <w:tab w:val="right" w:leader="dot" w:pos="8211"/>
            </w:tabs>
            <w:rPr>
              <w:rFonts w:asciiTheme="minorHAnsi" w:eastAsiaTheme="minorEastAsia" w:hAnsiTheme="minorHAnsi" w:cstheme="minorBidi"/>
              <w:noProof/>
              <w:sz w:val="22"/>
              <w:szCs w:val="22"/>
            </w:rPr>
          </w:pPr>
          <w:hyperlink w:anchor="_Toc189755946" w:history="1">
            <w:r w:rsidRPr="000D08D1">
              <w:rPr>
                <w:rStyle w:val="Hipervnculo"/>
                <w:noProof/>
              </w:rPr>
              <w:t>4.2.3</w:t>
            </w:r>
            <w:r>
              <w:rPr>
                <w:rFonts w:asciiTheme="minorHAnsi" w:eastAsiaTheme="minorEastAsia" w:hAnsiTheme="minorHAnsi" w:cstheme="minorBidi"/>
                <w:noProof/>
                <w:sz w:val="22"/>
                <w:szCs w:val="22"/>
              </w:rPr>
              <w:tab/>
            </w:r>
            <w:r w:rsidRPr="000D08D1">
              <w:rPr>
                <w:rStyle w:val="Hipervnculo"/>
                <w:noProof/>
              </w:rPr>
              <w:t>Universal Analytics (UA)</w:t>
            </w:r>
            <w:r>
              <w:rPr>
                <w:noProof/>
                <w:webHidden/>
              </w:rPr>
              <w:tab/>
            </w:r>
            <w:r>
              <w:rPr>
                <w:noProof/>
                <w:webHidden/>
              </w:rPr>
              <w:fldChar w:fldCharType="begin"/>
            </w:r>
            <w:r>
              <w:rPr>
                <w:noProof/>
                <w:webHidden/>
              </w:rPr>
              <w:instrText xml:space="preserve"> PAGEREF _Toc189755946 \h </w:instrText>
            </w:r>
            <w:r>
              <w:rPr>
                <w:noProof/>
                <w:webHidden/>
              </w:rPr>
            </w:r>
            <w:r>
              <w:rPr>
                <w:noProof/>
                <w:webHidden/>
              </w:rPr>
              <w:fldChar w:fldCharType="separate"/>
            </w:r>
            <w:r>
              <w:rPr>
                <w:noProof/>
                <w:webHidden/>
              </w:rPr>
              <w:t>30</w:t>
            </w:r>
            <w:r>
              <w:rPr>
                <w:noProof/>
                <w:webHidden/>
              </w:rPr>
              <w:fldChar w:fldCharType="end"/>
            </w:r>
          </w:hyperlink>
        </w:p>
        <w:p w14:paraId="35FB29B7" w14:textId="77777777" w:rsidR="00A30554" w:rsidRDefault="00A30554">
          <w:pPr>
            <w:pStyle w:val="TDC3"/>
            <w:tabs>
              <w:tab w:val="left" w:pos="1320"/>
              <w:tab w:val="right" w:leader="dot" w:pos="8211"/>
            </w:tabs>
            <w:rPr>
              <w:rFonts w:asciiTheme="minorHAnsi" w:eastAsiaTheme="minorEastAsia" w:hAnsiTheme="minorHAnsi" w:cstheme="minorBidi"/>
              <w:noProof/>
              <w:sz w:val="22"/>
              <w:szCs w:val="22"/>
            </w:rPr>
          </w:pPr>
          <w:hyperlink w:anchor="_Toc189755947" w:history="1">
            <w:r w:rsidRPr="000D08D1">
              <w:rPr>
                <w:rStyle w:val="Hipervnculo"/>
                <w:noProof/>
              </w:rPr>
              <w:t>4.2.4</w:t>
            </w:r>
            <w:r>
              <w:rPr>
                <w:rFonts w:asciiTheme="minorHAnsi" w:eastAsiaTheme="minorEastAsia" w:hAnsiTheme="minorHAnsi" w:cstheme="minorBidi"/>
                <w:noProof/>
                <w:sz w:val="22"/>
                <w:szCs w:val="22"/>
              </w:rPr>
              <w:tab/>
            </w:r>
            <w:r w:rsidRPr="000D08D1">
              <w:rPr>
                <w:rStyle w:val="Hipervnculo"/>
                <w:noProof/>
              </w:rPr>
              <w:t>Google Analytics 4 (GA4)</w:t>
            </w:r>
            <w:r>
              <w:rPr>
                <w:noProof/>
                <w:webHidden/>
              </w:rPr>
              <w:tab/>
            </w:r>
            <w:r>
              <w:rPr>
                <w:noProof/>
                <w:webHidden/>
              </w:rPr>
              <w:fldChar w:fldCharType="begin"/>
            </w:r>
            <w:r>
              <w:rPr>
                <w:noProof/>
                <w:webHidden/>
              </w:rPr>
              <w:instrText xml:space="preserve"> PAGEREF _Toc189755947 \h </w:instrText>
            </w:r>
            <w:r>
              <w:rPr>
                <w:noProof/>
                <w:webHidden/>
              </w:rPr>
            </w:r>
            <w:r>
              <w:rPr>
                <w:noProof/>
                <w:webHidden/>
              </w:rPr>
              <w:fldChar w:fldCharType="separate"/>
            </w:r>
            <w:r>
              <w:rPr>
                <w:noProof/>
                <w:webHidden/>
              </w:rPr>
              <w:t>30</w:t>
            </w:r>
            <w:r>
              <w:rPr>
                <w:noProof/>
                <w:webHidden/>
              </w:rPr>
              <w:fldChar w:fldCharType="end"/>
            </w:r>
          </w:hyperlink>
        </w:p>
        <w:p w14:paraId="7F7C221A" w14:textId="77777777" w:rsidR="00A30554" w:rsidRDefault="00A30554">
          <w:pPr>
            <w:pStyle w:val="TDC3"/>
            <w:tabs>
              <w:tab w:val="left" w:pos="1320"/>
              <w:tab w:val="right" w:leader="dot" w:pos="8211"/>
            </w:tabs>
            <w:rPr>
              <w:rFonts w:asciiTheme="minorHAnsi" w:eastAsiaTheme="minorEastAsia" w:hAnsiTheme="minorHAnsi" w:cstheme="minorBidi"/>
              <w:noProof/>
              <w:sz w:val="22"/>
              <w:szCs w:val="22"/>
            </w:rPr>
          </w:pPr>
          <w:hyperlink w:anchor="_Toc189755948" w:history="1">
            <w:r w:rsidRPr="000D08D1">
              <w:rPr>
                <w:rStyle w:val="Hipervnculo"/>
                <w:noProof/>
              </w:rPr>
              <w:t>4.2.5</w:t>
            </w:r>
            <w:r>
              <w:rPr>
                <w:rFonts w:asciiTheme="minorHAnsi" w:eastAsiaTheme="minorEastAsia" w:hAnsiTheme="minorHAnsi" w:cstheme="minorBidi"/>
                <w:noProof/>
                <w:sz w:val="22"/>
                <w:szCs w:val="22"/>
              </w:rPr>
              <w:tab/>
            </w:r>
            <w:r w:rsidRPr="000D08D1">
              <w:rPr>
                <w:rStyle w:val="Hipervnculo"/>
                <w:noProof/>
              </w:rPr>
              <w:t>Looker Studio</w:t>
            </w:r>
            <w:r>
              <w:rPr>
                <w:noProof/>
                <w:webHidden/>
              </w:rPr>
              <w:tab/>
            </w:r>
            <w:r>
              <w:rPr>
                <w:noProof/>
                <w:webHidden/>
              </w:rPr>
              <w:fldChar w:fldCharType="begin"/>
            </w:r>
            <w:r>
              <w:rPr>
                <w:noProof/>
                <w:webHidden/>
              </w:rPr>
              <w:instrText xml:space="preserve"> PAGEREF _Toc189755948 \h </w:instrText>
            </w:r>
            <w:r>
              <w:rPr>
                <w:noProof/>
                <w:webHidden/>
              </w:rPr>
            </w:r>
            <w:r>
              <w:rPr>
                <w:noProof/>
                <w:webHidden/>
              </w:rPr>
              <w:fldChar w:fldCharType="separate"/>
            </w:r>
            <w:r>
              <w:rPr>
                <w:noProof/>
                <w:webHidden/>
              </w:rPr>
              <w:t>31</w:t>
            </w:r>
            <w:r>
              <w:rPr>
                <w:noProof/>
                <w:webHidden/>
              </w:rPr>
              <w:fldChar w:fldCharType="end"/>
            </w:r>
          </w:hyperlink>
        </w:p>
        <w:p w14:paraId="58352A5E" w14:textId="77777777" w:rsidR="00A30554" w:rsidRDefault="00A30554">
          <w:pPr>
            <w:pStyle w:val="TDC3"/>
            <w:tabs>
              <w:tab w:val="left" w:pos="1320"/>
              <w:tab w:val="right" w:leader="dot" w:pos="8211"/>
            </w:tabs>
            <w:rPr>
              <w:rFonts w:asciiTheme="minorHAnsi" w:eastAsiaTheme="minorEastAsia" w:hAnsiTheme="minorHAnsi" w:cstheme="minorBidi"/>
              <w:noProof/>
              <w:sz w:val="22"/>
              <w:szCs w:val="22"/>
            </w:rPr>
          </w:pPr>
          <w:hyperlink w:anchor="_Toc189755949" w:history="1">
            <w:r w:rsidRPr="000D08D1">
              <w:rPr>
                <w:rStyle w:val="Hipervnculo"/>
                <w:noProof/>
              </w:rPr>
              <w:t>4.2.6</w:t>
            </w:r>
            <w:r>
              <w:rPr>
                <w:rFonts w:asciiTheme="minorHAnsi" w:eastAsiaTheme="minorEastAsia" w:hAnsiTheme="minorHAnsi" w:cstheme="minorBidi"/>
                <w:noProof/>
                <w:sz w:val="22"/>
                <w:szCs w:val="22"/>
              </w:rPr>
              <w:tab/>
            </w:r>
            <w:r w:rsidRPr="000D08D1">
              <w:rPr>
                <w:rStyle w:val="Hipervnculo"/>
                <w:noProof/>
              </w:rPr>
              <w:t>Microsoft Word</w:t>
            </w:r>
            <w:r>
              <w:rPr>
                <w:noProof/>
                <w:webHidden/>
              </w:rPr>
              <w:tab/>
            </w:r>
            <w:r>
              <w:rPr>
                <w:noProof/>
                <w:webHidden/>
              </w:rPr>
              <w:fldChar w:fldCharType="begin"/>
            </w:r>
            <w:r>
              <w:rPr>
                <w:noProof/>
                <w:webHidden/>
              </w:rPr>
              <w:instrText xml:space="preserve"> PAGEREF _Toc189755949 \h </w:instrText>
            </w:r>
            <w:r>
              <w:rPr>
                <w:noProof/>
                <w:webHidden/>
              </w:rPr>
            </w:r>
            <w:r>
              <w:rPr>
                <w:noProof/>
                <w:webHidden/>
              </w:rPr>
              <w:fldChar w:fldCharType="separate"/>
            </w:r>
            <w:r>
              <w:rPr>
                <w:noProof/>
                <w:webHidden/>
              </w:rPr>
              <w:t>31</w:t>
            </w:r>
            <w:r>
              <w:rPr>
                <w:noProof/>
                <w:webHidden/>
              </w:rPr>
              <w:fldChar w:fldCharType="end"/>
            </w:r>
          </w:hyperlink>
        </w:p>
        <w:p w14:paraId="0AA739C9" w14:textId="77777777" w:rsidR="00A30554" w:rsidRDefault="00A30554">
          <w:pPr>
            <w:pStyle w:val="TDC3"/>
            <w:tabs>
              <w:tab w:val="left" w:pos="1320"/>
              <w:tab w:val="right" w:leader="dot" w:pos="8211"/>
            </w:tabs>
            <w:rPr>
              <w:rFonts w:asciiTheme="minorHAnsi" w:eastAsiaTheme="minorEastAsia" w:hAnsiTheme="minorHAnsi" w:cstheme="minorBidi"/>
              <w:noProof/>
              <w:sz w:val="22"/>
              <w:szCs w:val="22"/>
            </w:rPr>
          </w:pPr>
          <w:hyperlink w:anchor="_Toc189755950" w:history="1">
            <w:r w:rsidRPr="000D08D1">
              <w:rPr>
                <w:rStyle w:val="Hipervnculo"/>
                <w:noProof/>
              </w:rPr>
              <w:t>4.2.7</w:t>
            </w:r>
            <w:r>
              <w:rPr>
                <w:rFonts w:asciiTheme="minorHAnsi" w:eastAsiaTheme="minorEastAsia" w:hAnsiTheme="minorHAnsi" w:cstheme="minorBidi"/>
                <w:noProof/>
                <w:sz w:val="22"/>
                <w:szCs w:val="22"/>
              </w:rPr>
              <w:tab/>
            </w:r>
            <w:r w:rsidRPr="000D08D1">
              <w:rPr>
                <w:rStyle w:val="Hipervnculo"/>
                <w:noProof/>
              </w:rPr>
              <w:t>Microsoft Excel</w:t>
            </w:r>
            <w:r>
              <w:rPr>
                <w:noProof/>
                <w:webHidden/>
              </w:rPr>
              <w:tab/>
            </w:r>
            <w:r>
              <w:rPr>
                <w:noProof/>
                <w:webHidden/>
              </w:rPr>
              <w:fldChar w:fldCharType="begin"/>
            </w:r>
            <w:r>
              <w:rPr>
                <w:noProof/>
                <w:webHidden/>
              </w:rPr>
              <w:instrText xml:space="preserve"> PAGEREF _Toc189755950 \h </w:instrText>
            </w:r>
            <w:r>
              <w:rPr>
                <w:noProof/>
                <w:webHidden/>
              </w:rPr>
            </w:r>
            <w:r>
              <w:rPr>
                <w:noProof/>
                <w:webHidden/>
              </w:rPr>
              <w:fldChar w:fldCharType="separate"/>
            </w:r>
            <w:r>
              <w:rPr>
                <w:noProof/>
                <w:webHidden/>
              </w:rPr>
              <w:t>32</w:t>
            </w:r>
            <w:r>
              <w:rPr>
                <w:noProof/>
                <w:webHidden/>
              </w:rPr>
              <w:fldChar w:fldCharType="end"/>
            </w:r>
          </w:hyperlink>
        </w:p>
        <w:p w14:paraId="4C607B22" w14:textId="77777777" w:rsidR="00A30554" w:rsidRDefault="00A30554">
          <w:pPr>
            <w:pStyle w:val="TDC3"/>
            <w:tabs>
              <w:tab w:val="left" w:pos="1320"/>
              <w:tab w:val="right" w:leader="dot" w:pos="8211"/>
            </w:tabs>
            <w:rPr>
              <w:rFonts w:asciiTheme="minorHAnsi" w:eastAsiaTheme="minorEastAsia" w:hAnsiTheme="minorHAnsi" w:cstheme="minorBidi"/>
              <w:noProof/>
              <w:sz w:val="22"/>
              <w:szCs w:val="22"/>
            </w:rPr>
          </w:pPr>
          <w:hyperlink w:anchor="_Toc189755951" w:history="1">
            <w:r w:rsidRPr="000D08D1">
              <w:rPr>
                <w:rStyle w:val="Hipervnculo"/>
                <w:noProof/>
              </w:rPr>
              <w:t>4.2.8</w:t>
            </w:r>
            <w:r>
              <w:rPr>
                <w:rFonts w:asciiTheme="minorHAnsi" w:eastAsiaTheme="minorEastAsia" w:hAnsiTheme="minorHAnsi" w:cstheme="minorBidi"/>
                <w:noProof/>
                <w:sz w:val="22"/>
                <w:szCs w:val="22"/>
              </w:rPr>
              <w:tab/>
            </w:r>
            <w:r w:rsidRPr="000D08D1">
              <w:rPr>
                <w:rStyle w:val="Hipervnculo"/>
                <w:noProof/>
              </w:rPr>
              <w:t>Numpy</w:t>
            </w:r>
            <w:r>
              <w:rPr>
                <w:noProof/>
                <w:webHidden/>
              </w:rPr>
              <w:tab/>
            </w:r>
            <w:r>
              <w:rPr>
                <w:noProof/>
                <w:webHidden/>
              </w:rPr>
              <w:fldChar w:fldCharType="begin"/>
            </w:r>
            <w:r>
              <w:rPr>
                <w:noProof/>
                <w:webHidden/>
              </w:rPr>
              <w:instrText xml:space="preserve"> PAGEREF _Toc189755951 \h </w:instrText>
            </w:r>
            <w:r>
              <w:rPr>
                <w:noProof/>
                <w:webHidden/>
              </w:rPr>
            </w:r>
            <w:r>
              <w:rPr>
                <w:noProof/>
                <w:webHidden/>
              </w:rPr>
              <w:fldChar w:fldCharType="separate"/>
            </w:r>
            <w:r>
              <w:rPr>
                <w:noProof/>
                <w:webHidden/>
              </w:rPr>
              <w:t>32</w:t>
            </w:r>
            <w:r>
              <w:rPr>
                <w:noProof/>
                <w:webHidden/>
              </w:rPr>
              <w:fldChar w:fldCharType="end"/>
            </w:r>
          </w:hyperlink>
        </w:p>
        <w:p w14:paraId="2C609A26" w14:textId="77777777" w:rsidR="00A30554" w:rsidRDefault="00A30554">
          <w:pPr>
            <w:pStyle w:val="TDC3"/>
            <w:tabs>
              <w:tab w:val="left" w:pos="1320"/>
              <w:tab w:val="right" w:leader="dot" w:pos="8211"/>
            </w:tabs>
            <w:rPr>
              <w:rFonts w:asciiTheme="minorHAnsi" w:eastAsiaTheme="minorEastAsia" w:hAnsiTheme="minorHAnsi" w:cstheme="minorBidi"/>
              <w:noProof/>
              <w:sz w:val="22"/>
              <w:szCs w:val="22"/>
            </w:rPr>
          </w:pPr>
          <w:hyperlink w:anchor="_Toc189755952" w:history="1">
            <w:r w:rsidRPr="000D08D1">
              <w:rPr>
                <w:rStyle w:val="Hipervnculo"/>
                <w:noProof/>
              </w:rPr>
              <w:t>4.2.9</w:t>
            </w:r>
            <w:r>
              <w:rPr>
                <w:rFonts w:asciiTheme="minorHAnsi" w:eastAsiaTheme="minorEastAsia" w:hAnsiTheme="minorHAnsi" w:cstheme="minorBidi"/>
                <w:noProof/>
                <w:sz w:val="22"/>
                <w:szCs w:val="22"/>
              </w:rPr>
              <w:tab/>
            </w:r>
            <w:r w:rsidRPr="000D08D1">
              <w:rPr>
                <w:rStyle w:val="Hipervnculo"/>
                <w:noProof/>
              </w:rPr>
              <w:t>Tensorflow</w:t>
            </w:r>
            <w:r>
              <w:rPr>
                <w:noProof/>
                <w:webHidden/>
              </w:rPr>
              <w:tab/>
            </w:r>
            <w:r>
              <w:rPr>
                <w:noProof/>
                <w:webHidden/>
              </w:rPr>
              <w:fldChar w:fldCharType="begin"/>
            </w:r>
            <w:r>
              <w:rPr>
                <w:noProof/>
                <w:webHidden/>
              </w:rPr>
              <w:instrText xml:space="preserve"> PAGEREF _Toc189755952 \h </w:instrText>
            </w:r>
            <w:r>
              <w:rPr>
                <w:noProof/>
                <w:webHidden/>
              </w:rPr>
            </w:r>
            <w:r>
              <w:rPr>
                <w:noProof/>
                <w:webHidden/>
              </w:rPr>
              <w:fldChar w:fldCharType="separate"/>
            </w:r>
            <w:r>
              <w:rPr>
                <w:noProof/>
                <w:webHidden/>
              </w:rPr>
              <w:t>32</w:t>
            </w:r>
            <w:r>
              <w:rPr>
                <w:noProof/>
                <w:webHidden/>
              </w:rPr>
              <w:fldChar w:fldCharType="end"/>
            </w:r>
          </w:hyperlink>
        </w:p>
        <w:p w14:paraId="110672A2" w14:textId="77777777" w:rsidR="00A30554" w:rsidRDefault="00A30554">
          <w:pPr>
            <w:pStyle w:val="TDC3"/>
            <w:tabs>
              <w:tab w:val="left" w:pos="1320"/>
              <w:tab w:val="right" w:leader="dot" w:pos="8211"/>
            </w:tabs>
            <w:rPr>
              <w:rFonts w:asciiTheme="minorHAnsi" w:eastAsiaTheme="minorEastAsia" w:hAnsiTheme="minorHAnsi" w:cstheme="minorBidi"/>
              <w:noProof/>
              <w:sz w:val="22"/>
              <w:szCs w:val="22"/>
            </w:rPr>
          </w:pPr>
          <w:hyperlink w:anchor="_Toc189755953" w:history="1">
            <w:r w:rsidRPr="000D08D1">
              <w:rPr>
                <w:rStyle w:val="Hipervnculo"/>
                <w:noProof/>
              </w:rPr>
              <w:t>4.2.10</w:t>
            </w:r>
            <w:r>
              <w:rPr>
                <w:rFonts w:asciiTheme="minorHAnsi" w:eastAsiaTheme="minorEastAsia" w:hAnsiTheme="minorHAnsi" w:cstheme="minorBidi"/>
                <w:noProof/>
                <w:sz w:val="22"/>
                <w:szCs w:val="22"/>
              </w:rPr>
              <w:tab/>
            </w:r>
            <w:r w:rsidRPr="000D08D1">
              <w:rPr>
                <w:rStyle w:val="Hipervnculo"/>
                <w:noProof/>
              </w:rPr>
              <w:t>Keras</w:t>
            </w:r>
            <w:r>
              <w:rPr>
                <w:noProof/>
                <w:webHidden/>
              </w:rPr>
              <w:tab/>
            </w:r>
            <w:r>
              <w:rPr>
                <w:noProof/>
                <w:webHidden/>
              </w:rPr>
              <w:fldChar w:fldCharType="begin"/>
            </w:r>
            <w:r>
              <w:rPr>
                <w:noProof/>
                <w:webHidden/>
              </w:rPr>
              <w:instrText xml:space="preserve"> PAGEREF _Toc189755953 \h </w:instrText>
            </w:r>
            <w:r>
              <w:rPr>
                <w:noProof/>
                <w:webHidden/>
              </w:rPr>
            </w:r>
            <w:r>
              <w:rPr>
                <w:noProof/>
                <w:webHidden/>
              </w:rPr>
              <w:fldChar w:fldCharType="separate"/>
            </w:r>
            <w:r>
              <w:rPr>
                <w:noProof/>
                <w:webHidden/>
              </w:rPr>
              <w:t>32</w:t>
            </w:r>
            <w:r>
              <w:rPr>
                <w:noProof/>
                <w:webHidden/>
              </w:rPr>
              <w:fldChar w:fldCharType="end"/>
            </w:r>
          </w:hyperlink>
        </w:p>
        <w:p w14:paraId="3F6867A0" w14:textId="77777777" w:rsidR="00A30554" w:rsidRDefault="00A30554">
          <w:pPr>
            <w:pStyle w:val="TDC3"/>
            <w:tabs>
              <w:tab w:val="left" w:pos="1320"/>
              <w:tab w:val="right" w:leader="dot" w:pos="8211"/>
            </w:tabs>
            <w:rPr>
              <w:rFonts w:asciiTheme="minorHAnsi" w:eastAsiaTheme="minorEastAsia" w:hAnsiTheme="minorHAnsi" w:cstheme="minorBidi"/>
              <w:noProof/>
              <w:sz w:val="22"/>
              <w:szCs w:val="22"/>
            </w:rPr>
          </w:pPr>
          <w:hyperlink w:anchor="_Toc189755954" w:history="1">
            <w:r w:rsidRPr="000D08D1">
              <w:rPr>
                <w:rStyle w:val="Hipervnculo"/>
                <w:noProof/>
              </w:rPr>
              <w:t>4.2.11</w:t>
            </w:r>
            <w:r>
              <w:rPr>
                <w:rFonts w:asciiTheme="minorHAnsi" w:eastAsiaTheme="minorEastAsia" w:hAnsiTheme="minorHAnsi" w:cstheme="minorBidi"/>
                <w:noProof/>
                <w:sz w:val="22"/>
                <w:szCs w:val="22"/>
              </w:rPr>
              <w:tab/>
            </w:r>
            <w:r w:rsidRPr="000D08D1">
              <w:rPr>
                <w:rStyle w:val="Hipervnculo"/>
                <w:noProof/>
              </w:rPr>
              <w:t>Pandas</w:t>
            </w:r>
            <w:r>
              <w:rPr>
                <w:noProof/>
                <w:webHidden/>
              </w:rPr>
              <w:tab/>
            </w:r>
            <w:r>
              <w:rPr>
                <w:noProof/>
                <w:webHidden/>
              </w:rPr>
              <w:fldChar w:fldCharType="begin"/>
            </w:r>
            <w:r>
              <w:rPr>
                <w:noProof/>
                <w:webHidden/>
              </w:rPr>
              <w:instrText xml:space="preserve"> PAGEREF _Toc189755954 \h </w:instrText>
            </w:r>
            <w:r>
              <w:rPr>
                <w:noProof/>
                <w:webHidden/>
              </w:rPr>
            </w:r>
            <w:r>
              <w:rPr>
                <w:noProof/>
                <w:webHidden/>
              </w:rPr>
              <w:fldChar w:fldCharType="separate"/>
            </w:r>
            <w:r>
              <w:rPr>
                <w:noProof/>
                <w:webHidden/>
              </w:rPr>
              <w:t>32</w:t>
            </w:r>
            <w:r>
              <w:rPr>
                <w:noProof/>
                <w:webHidden/>
              </w:rPr>
              <w:fldChar w:fldCharType="end"/>
            </w:r>
          </w:hyperlink>
        </w:p>
        <w:p w14:paraId="235C3680" w14:textId="77777777" w:rsidR="00A30554" w:rsidRDefault="00A30554">
          <w:pPr>
            <w:pStyle w:val="TDC3"/>
            <w:tabs>
              <w:tab w:val="left" w:pos="1320"/>
              <w:tab w:val="right" w:leader="dot" w:pos="8211"/>
            </w:tabs>
            <w:rPr>
              <w:rFonts w:asciiTheme="minorHAnsi" w:eastAsiaTheme="minorEastAsia" w:hAnsiTheme="minorHAnsi" w:cstheme="minorBidi"/>
              <w:noProof/>
              <w:sz w:val="22"/>
              <w:szCs w:val="22"/>
            </w:rPr>
          </w:pPr>
          <w:hyperlink w:anchor="_Toc189755955" w:history="1">
            <w:r w:rsidRPr="000D08D1">
              <w:rPr>
                <w:rStyle w:val="Hipervnculo"/>
                <w:noProof/>
              </w:rPr>
              <w:t>4.2.12</w:t>
            </w:r>
            <w:r>
              <w:rPr>
                <w:rFonts w:asciiTheme="minorHAnsi" w:eastAsiaTheme="minorEastAsia" w:hAnsiTheme="minorHAnsi" w:cstheme="minorBidi"/>
                <w:noProof/>
                <w:sz w:val="22"/>
                <w:szCs w:val="22"/>
              </w:rPr>
              <w:tab/>
            </w:r>
            <w:r w:rsidRPr="000D08D1">
              <w:rPr>
                <w:rStyle w:val="Hipervnculo"/>
                <w:noProof/>
              </w:rPr>
              <w:t>Matplotlib</w:t>
            </w:r>
            <w:r>
              <w:rPr>
                <w:noProof/>
                <w:webHidden/>
              </w:rPr>
              <w:tab/>
            </w:r>
            <w:r>
              <w:rPr>
                <w:noProof/>
                <w:webHidden/>
              </w:rPr>
              <w:fldChar w:fldCharType="begin"/>
            </w:r>
            <w:r>
              <w:rPr>
                <w:noProof/>
                <w:webHidden/>
              </w:rPr>
              <w:instrText xml:space="preserve"> PAGEREF _Toc189755955 \h </w:instrText>
            </w:r>
            <w:r>
              <w:rPr>
                <w:noProof/>
                <w:webHidden/>
              </w:rPr>
            </w:r>
            <w:r>
              <w:rPr>
                <w:noProof/>
                <w:webHidden/>
              </w:rPr>
              <w:fldChar w:fldCharType="separate"/>
            </w:r>
            <w:r>
              <w:rPr>
                <w:noProof/>
                <w:webHidden/>
              </w:rPr>
              <w:t>33</w:t>
            </w:r>
            <w:r>
              <w:rPr>
                <w:noProof/>
                <w:webHidden/>
              </w:rPr>
              <w:fldChar w:fldCharType="end"/>
            </w:r>
          </w:hyperlink>
        </w:p>
        <w:p w14:paraId="23A38A05" w14:textId="77777777" w:rsidR="00A30554" w:rsidRDefault="00A30554">
          <w:pPr>
            <w:pStyle w:val="TDC3"/>
            <w:tabs>
              <w:tab w:val="left" w:pos="1320"/>
              <w:tab w:val="right" w:leader="dot" w:pos="8211"/>
            </w:tabs>
            <w:rPr>
              <w:rFonts w:asciiTheme="minorHAnsi" w:eastAsiaTheme="minorEastAsia" w:hAnsiTheme="minorHAnsi" w:cstheme="minorBidi"/>
              <w:noProof/>
              <w:sz w:val="22"/>
              <w:szCs w:val="22"/>
            </w:rPr>
          </w:pPr>
          <w:hyperlink w:anchor="_Toc189755956" w:history="1">
            <w:r w:rsidRPr="000D08D1">
              <w:rPr>
                <w:rStyle w:val="Hipervnculo"/>
                <w:noProof/>
              </w:rPr>
              <w:t>4.2.13</w:t>
            </w:r>
            <w:r>
              <w:rPr>
                <w:rFonts w:asciiTheme="minorHAnsi" w:eastAsiaTheme="minorEastAsia" w:hAnsiTheme="minorHAnsi" w:cstheme="minorBidi"/>
                <w:noProof/>
                <w:sz w:val="22"/>
                <w:szCs w:val="22"/>
              </w:rPr>
              <w:tab/>
            </w:r>
            <w:r w:rsidRPr="000D08D1">
              <w:rPr>
                <w:rStyle w:val="Hipervnculo"/>
                <w:noProof/>
              </w:rPr>
              <w:t>Google Colaboratory</w:t>
            </w:r>
            <w:r>
              <w:rPr>
                <w:noProof/>
                <w:webHidden/>
              </w:rPr>
              <w:tab/>
            </w:r>
            <w:r>
              <w:rPr>
                <w:noProof/>
                <w:webHidden/>
              </w:rPr>
              <w:fldChar w:fldCharType="begin"/>
            </w:r>
            <w:r>
              <w:rPr>
                <w:noProof/>
                <w:webHidden/>
              </w:rPr>
              <w:instrText xml:space="preserve"> PAGEREF _Toc189755956 \h </w:instrText>
            </w:r>
            <w:r>
              <w:rPr>
                <w:noProof/>
                <w:webHidden/>
              </w:rPr>
            </w:r>
            <w:r>
              <w:rPr>
                <w:noProof/>
                <w:webHidden/>
              </w:rPr>
              <w:fldChar w:fldCharType="separate"/>
            </w:r>
            <w:r>
              <w:rPr>
                <w:noProof/>
                <w:webHidden/>
              </w:rPr>
              <w:t>33</w:t>
            </w:r>
            <w:r>
              <w:rPr>
                <w:noProof/>
                <w:webHidden/>
              </w:rPr>
              <w:fldChar w:fldCharType="end"/>
            </w:r>
          </w:hyperlink>
        </w:p>
        <w:p w14:paraId="53F29A29" w14:textId="77777777" w:rsidR="00A30554" w:rsidRDefault="00A30554">
          <w:pPr>
            <w:pStyle w:val="TDC3"/>
            <w:tabs>
              <w:tab w:val="left" w:pos="1320"/>
              <w:tab w:val="right" w:leader="dot" w:pos="8211"/>
            </w:tabs>
            <w:rPr>
              <w:rFonts w:asciiTheme="minorHAnsi" w:eastAsiaTheme="minorEastAsia" w:hAnsiTheme="minorHAnsi" w:cstheme="minorBidi"/>
              <w:noProof/>
              <w:sz w:val="22"/>
              <w:szCs w:val="22"/>
            </w:rPr>
          </w:pPr>
          <w:hyperlink w:anchor="_Toc189755957" w:history="1">
            <w:r w:rsidRPr="000D08D1">
              <w:rPr>
                <w:rStyle w:val="Hipervnculo"/>
                <w:noProof/>
              </w:rPr>
              <w:t>4.2.14</w:t>
            </w:r>
            <w:r>
              <w:rPr>
                <w:rFonts w:asciiTheme="minorHAnsi" w:eastAsiaTheme="minorEastAsia" w:hAnsiTheme="minorHAnsi" w:cstheme="minorBidi"/>
                <w:noProof/>
                <w:sz w:val="22"/>
                <w:szCs w:val="22"/>
              </w:rPr>
              <w:tab/>
            </w:r>
            <w:r w:rsidRPr="000D08D1">
              <w:rPr>
                <w:rStyle w:val="Hipervnculo"/>
                <w:noProof/>
              </w:rPr>
              <w:t>Git</w:t>
            </w:r>
            <w:r>
              <w:rPr>
                <w:noProof/>
                <w:webHidden/>
              </w:rPr>
              <w:tab/>
            </w:r>
            <w:r>
              <w:rPr>
                <w:noProof/>
                <w:webHidden/>
              </w:rPr>
              <w:fldChar w:fldCharType="begin"/>
            </w:r>
            <w:r>
              <w:rPr>
                <w:noProof/>
                <w:webHidden/>
              </w:rPr>
              <w:instrText xml:space="preserve"> PAGEREF _Toc189755957 \h </w:instrText>
            </w:r>
            <w:r>
              <w:rPr>
                <w:noProof/>
                <w:webHidden/>
              </w:rPr>
            </w:r>
            <w:r>
              <w:rPr>
                <w:noProof/>
                <w:webHidden/>
              </w:rPr>
              <w:fldChar w:fldCharType="separate"/>
            </w:r>
            <w:r>
              <w:rPr>
                <w:noProof/>
                <w:webHidden/>
              </w:rPr>
              <w:t>33</w:t>
            </w:r>
            <w:r>
              <w:rPr>
                <w:noProof/>
                <w:webHidden/>
              </w:rPr>
              <w:fldChar w:fldCharType="end"/>
            </w:r>
          </w:hyperlink>
        </w:p>
        <w:p w14:paraId="1D110784" w14:textId="77777777" w:rsidR="00A30554" w:rsidRDefault="00A30554">
          <w:pPr>
            <w:pStyle w:val="TDC3"/>
            <w:tabs>
              <w:tab w:val="left" w:pos="1320"/>
              <w:tab w:val="right" w:leader="dot" w:pos="8211"/>
            </w:tabs>
            <w:rPr>
              <w:rFonts w:asciiTheme="minorHAnsi" w:eastAsiaTheme="minorEastAsia" w:hAnsiTheme="minorHAnsi" w:cstheme="minorBidi"/>
              <w:noProof/>
              <w:sz w:val="22"/>
              <w:szCs w:val="22"/>
            </w:rPr>
          </w:pPr>
          <w:hyperlink w:anchor="_Toc189755958" w:history="1">
            <w:r w:rsidRPr="000D08D1">
              <w:rPr>
                <w:rStyle w:val="Hipervnculo"/>
                <w:noProof/>
              </w:rPr>
              <w:t>4.2.15</w:t>
            </w:r>
            <w:r>
              <w:rPr>
                <w:rFonts w:asciiTheme="minorHAnsi" w:eastAsiaTheme="minorEastAsia" w:hAnsiTheme="minorHAnsi" w:cstheme="minorBidi"/>
                <w:noProof/>
                <w:sz w:val="22"/>
                <w:szCs w:val="22"/>
              </w:rPr>
              <w:tab/>
            </w:r>
            <w:r w:rsidRPr="000D08D1">
              <w:rPr>
                <w:rStyle w:val="Hipervnculo"/>
                <w:noProof/>
              </w:rPr>
              <w:t>Hiperparametros (</w:t>
            </w:r>
            <w:r w:rsidRPr="000D08D1">
              <w:rPr>
                <w:rStyle w:val="Hipervnculo"/>
                <w:i/>
                <w:noProof/>
              </w:rPr>
              <w:t>Hyperparameters</w:t>
            </w:r>
            <w:r w:rsidRPr="000D08D1">
              <w:rPr>
                <w:rStyle w:val="Hipervnculo"/>
                <w:noProof/>
              </w:rPr>
              <w:t>)</w:t>
            </w:r>
            <w:r>
              <w:rPr>
                <w:noProof/>
                <w:webHidden/>
              </w:rPr>
              <w:tab/>
            </w:r>
            <w:r>
              <w:rPr>
                <w:noProof/>
                <w:webHidden/>
              </w:rPr>
              <w:fldChar w:fldCharType="begin"/>
            </w:r>
            <w:r>
              <w:rPr>
                <w:noProof/>
                <w:webHidden/>
              </w:rPr>
              <w:instrText xml:space="preserve"> PAGEREF _Toc189755958 \h </w:instrText>
            </w:r>
            <w:r>
              <w:rPr>
                <w:noProof/>
                <w:webHidden/>
              </w:rPr>
            </w:r>
            <w:r>
              <w:rPr>
                <w:noProof/>
                <w:webHidden/>
              </w:rPr>
              <w:fldChar w:fldCharType="separate"/>
            </w:r>
            <w:r>
              <w:rPr>
                <w:noProof/>
                <w:webHidden/>
              </w:rPr>
              <w:t>33</w:t>
            </w:r>
            <w:r>
              <w:rPr>
                <w:noProof/>
                <w:webHidden/>
              </w:rPr>
              <w:fldChar w:fldCharType="end"/>
            </w:r>
          </w:hyperlink>
        </w:p>
        <w:p w14:paraId="315A06A8" w14:textId="77777777" w:rsidR="00A30554" w:rsidRDefault="00A30554">
          <w:pPr>
            <w:pStyle w:val="TDC3"/>
            <w:tabs>
              <w:tab w:val="left" w:pos="1320"/>
              <w:tab w:val="right" w:leader="dot" w:pos="8211"/>
            </w:tabs>
            <w:rPr>
              <w:rFonts w:asciiTheme="minorHAnsi" w:eastAsiaTheme="minorEastAsia" w:hAnsiTheme="minorHAnsi" w:cstheme="minorBidi"/>
              <w:noProof/>
              <w:sz w:val="22"/>
              <w:szCs w:val="22"/>
            </w:rPr>
          </w:pPr>
          <w:hyperlink w:anchor="_Toc189755959" w:history="1">
            <w:r w:rsidRPr="000D08D1">
              <w:rPr>
                <w:rStyle w:val="Hipervnculo"/>
                <w:noProof/>
              </w:rPr>
              <w:t>4.2.16</w:t>
            </w:r>
            <w:r>
              <w:rPr>
                <w:rFonts w:asciiTheme="minorHAnsi" w:eastAsiaTheme="minorEastAsia" w:hAnsiTheme="minorHAnsi" w:cstheme="minorBidi"/>
                <w:noProof/>
                <w:sz w:val="22"/>
                <w:szCs w:val="22"/>
              </w:rPr>
              <w:tab/>
            </w:r>
            <w:r w:rsidRPr="000D08D1">
              <w:rPr>
                <w:rStyle w:val="Hipervnculo"/>
                <w:noProof/>
              </w:rPr>
              <w:t>Época (</w:t>
            </w:r>
            <w:r w:rsidRPr="000D08D1">
              <w:rPr>
                <w:rStyle w:val="Hipervnculo"/>
                <w:i/>
                <w:noProof/>
              </w:rPr>
              <w:t>Epoch)</w:t>
            </w:r>
            <w:r>
              <w:rPr>
                <w:noProof/>
                <w:webHidden/>
              </w:rPr>
              <w:tab/>
            </w:r>
            <w:r>
              <w:rPr>
                <w:noProof/>
                <w:webHidden/>
              </w:rPr>
              <w:fldChar w:fldCharType="begin"/>
            </w:r>
            <w:r>
              <w:rPr>
                <w:noProof/>
                <w:webHidden/>
              </w:rPr>
              <w:instrText xml:space="preserve"> PAGEREF _Toc189755959 \h </w:instrText>
            </w:r>
            <w:r>
              <w:rPr>
                <w:noProof/>
                <w:webHidden/>
              </w:rPr>
            </w:r>
            <w:r>
              <w:rPr>
                <w:noProof/>
                <w:webHidden/>
              </w:rPr>
              <w:fldChar w:fldCharType="separate"/>
            </w:r>
            <w:r>
              <w:rPr>
                <w:noProof/>
                <w:webHidden/>
              </w:rPr>
              <w:t>34</w:t>
            </w:r>
            <w:r>
              <w:rPr>
                <w:noProof/>
                <w:webHidden/>
              </w:rPr>
              <w:fldChar w:fldCharType="end"/>
            </w:r>
          </w:hyperlink>
        </w:p>
        <w:p w14:paraId="65BE1B3E" w14:textId="77777777" w:rsidR="00A30554" w:rsidRDefault="00A30554">
          <w:pPr>
            <w:pStyle w:val="TDC3"/>
            <w:tabs>
              <w:tab w:val="left" w:pos="1320"/>
              <w:tab w:val="right" w:leader="dot" w:pos="8211"/>
            </w:tabs>
            <w:rPr>
              <w:rFonts w:asciiTheme="minorHAnsi" w:eastAsiaTheme="minorEastAsia" w:hAnsiTheme="minorHAnsi" w:cstheme="minorBidi"/>
              <w:noProof/>
              <w:sz w:val="22"/>
              <w:szCs w:val="22"/>
            </w:rPr>
          </w:pPr>
          <w:hyperlink w:anchor="_Toc189755960" w:history="1">
            <w:r w:rsidRPr="000D08D1">
              <w:rPr>
                <w:rStyle w:val="Hipervnculo"/>
                <w:noProof/>
              </w:rPr>
              <w:t>4.2.17</w:t>
            </w:r>
            <w:r>
              <w:rPr>
                <w:rFonts w:asciiTheme="minorHAnsi" w:eastAsiaTheme="minorEastAsia" w:hAnsiTheme="minorHAnsi" w:cstheme="minorBidi"/>
                <w:noProof/>
                <w:sz w:val="22"/>
                <w:szCs w:val="22"/>
              </w:rPr>
              <w:tab/>
            </w:r>
            <w:r w:rsidRPr="000D08D1">
              <w:rPr>
                <w:rStyle w:val="Hipervnculo"/>
                <w:noProof/>
              </w:rPr>
              <w:t>Trial</w:t>
            </w:r>
            <w:r>
              <w:rPr>
                <w:noProof/>
                <w:webHidden/>
              </w:rPr>
              <w:tab/>
            </w:r>
            <w:r>
              <w:rPr>
                <w:noProof/>
                <w:webHidden/>
              </w:rPr>
              <w:fldChar w:fldCharType="begin"/>
            </w:r>
            <w:r>
              <w:rPr>
                <w:noProof/>
                <w:webHidden/>
              </w:rPr>
              <w:instrText xml:space="preserve"> PAGEREF _Toc189755960 \h </w:instrText>
            </w:r>
            <w:r>
              <w:rPr>
                <w:noProof/>
                <w:webHidden/>
              </w:rPr>
            </w:r>
            <w:r>
              <w:rPr>
                <w:noProof/>
                <w:webHidden/>
              </w:rPr>
              <w:fldChar w:fldCharType="separate"/>
            </w:r>
            <w:r>
              <w:rPr>
                <w:noProof/>
                <w:webHidden/>
              </w:rPr>
              <w:t>34</w:t>
            </w:r>
            <w:r>
              <w:rPr>
                <w:noProof/>
                <w:webHidden/>
              </w:rPr>
              <w:fldChar w:fldCharType="end"/>
            </w:r>
          </w:hyperlink>
        </w:p>
        <w:p w14:paraId="49280CEA" w14:textId="77777777" w:rsidR="00A30554" w:rsidRDefault="00A30554">
          <w:pPr>
            <w:pStyle w:val="TDC3"/>
            <w:tabs>
              <w:tab w:val="left" w:pos="1320"/>
              <w:tab w:val="right" w:leader="dot" w:pos="8211"/>
            </w:tabs>
            <w:rPr>
              <w:rFonts w:asciiTheme="minorHAnsi" w:eastAsiaTheme="minorEastAsia" w:hAnsiTheme="minorHAnsi" w:cstheme="minorBidi"/>
              <w:noProof/>
              <w:sz w:val="22"/>
              <w:szCs w:val="22"/>
            </w:rPr>
          </w:pPr>
          <w:hyperlink w:anchor="_Toc189755961" w:history="1">
            <w:r w:rsidRPr="000D08D1">
              <w:rPr>
                <w:rStyle w:val="Hipervnculo"/>
                <w:noProof/>
              </w:rPr>
              <w:t>4.2.18</w:t>
            </w:r>
            <w:r>
              <w:rPr>
                <w:rFonts w:asciiTheme="minorHAnsi" w:eastAsiaTheme="minorEastAsia" w:hAnsiTheme="minorHAnsi" w:cstheme="minorBidi"/>
                <w:noProof/>
                <w:sz w:val="22"/>
                <w:szCs w:val="22"/>
              </w:rPr>
              <w:tab/>
            </w:r>
            <w:r w:rsidRPr="000D08D1">
              <w:rPr>
                <w:rStyle w:val="Hipervnculo"/>
                <w:noProof/>
              </w:rPr>
              <w:t>Unidad Recurrente con Puerta – GRU (</w:t>
            </w:r>
            <w:r w:rsidRPr="000D08D1">
              <w:rPr>
                <w:rStyle w:val="Hipervnculo"/>
                <w:i/>
                <w:noProof/>
              </w:rPr>
              <w:t>Gate Recurrent Unit</w:t>
            </w:r>
            <w:r w:rsidRPr="000D08D1">
              <w:rPr>
                <w:rStyle w:val="Hipervnculo"/>
                <w:noProof/>
              </w:rPr>
              <w:t>)</w:t>
            </w:r>
            <w:r>
              <w:rPr>
                <w:noProof/>
                <w:webHidden/>
              </w:rPr>
              <w:tab/>
            </w:r>
            <w:r>
              <w:rPr>
                <w:noProof/>
                <w:webHidden/>
              </w:rPr>
              <w:fldChar w:fldCharType="begin"/>
            </w:r>
            <w:r>
              <w:rPr>
                <w:noProof/>
                <w:webHidden/>
              </w:rPr>
              <w:instrText xml:space="preserve"> PAGEREF _Toc189755961 \h </w:instrText>
            </w:r>
            <w:r>
              <w:rPr>
                <w:noProof/>
                <w:webHidden/>
              </w:rPr>
            </w:r>
            <w:r>
              <w:rPr>
                <w:noProof/>
                <w:webHidden/>
              </w:rPr>
              <w:fldChar w:fldCharType="separate"/>
            </w:r>
            <w:r>
              <w:rPr>
                <w:noProof/>
                <w:webHidden/>
              </w:rPr>
              <w:t>34</w:t>
            </w:r>
            <w:r>
              <w:rPr>
                <w:noProof/>
                <w:webHidden/>
              </w:rPr>
              <w:fldChar w:fldCharType="end"/>
            </w:r>
          </w:hyperlink>
        </w:p>
        <w:p w14:paraId="20843C5C" w14:textId="77777777" w:rsidR="00A30554" w:rsidRDefault="00A30554">
          <w:pPr>
            <w:pStyle w:val="TDC3"/>
            <w:tabs>
              <w:tab w:val="left" w:pos="1320"/>
              <w:tab w:val="right" w:leader="dot" w:pos="8211"/>
            </w:tabs>
            <w:rPr>
              <w:rFonts w:asciiTheme="minorHAnsi" w:eastAsiaTheme="minorEastAsia" w:hAnsiTheme="minorHAnsi" w:cstheme="minorBidi"/>
              <w:noProof/>
              <w:sz w:val="22"/>
              <w:szCs w:val="22"/>
            </w:rPr>
          </w:pPr>
          <w:hyperlink w:anchor="_Toc189755962" w:history="1">
            <w:r w:rsidRPr="000D08D1">
              <w:rPr>
                <w:rStyle w:val="Hipervnculo"/>
                <w:noProof/>
              </w:rPr>
              <w:t>4.2.19</w:t>
            </w:r>
            <w:r>
              <w:rPr>
                <w:rFonts w:asciiTheme="minorHAnsi" w:eastAsiaTheme="minorEastAsia" w:hAnsiTheme="minorHAnsi" w:cstheme="minorBidi"/>
                <w:noProof/>
                <w:sz w:val="22"/>
                <w:szCs w:val="22"/>
              </w:rPr>
              <w:tab/>
            </w:r>
            <w:r w:rsidRPr="000D08D1">
              <w:rPr>
                <w:rStyle w:val="Hipervnculo"/>
                <w:noProof/>
              </w:rPr>
              <w:t>Arquitectura Codificador-Decodificador (</w:t>
            </w:r>
            <w:r w:rsidRPr="000D08D1">
              <w:rPr>
                <w:rStyle w:val="Hipervnculo"/>
                <w:i/>
                <w:noProof/>
              </w:rPr>
              <w:t>Encoder-Decoder</w:t>
            </w:r>
            <w:r w:rsidRPr="000D08D1">
              <w:rPr>
                <w:rStyle w:val="Hipervnculo"/>
                <w:noProof/>
              </w:rPr>
              <w:t>)</w:t>
            </w:r>
            <w:r>
              <w:rPr>
                <w:noProof/>
                <w:webHidden/>
              </w:rPr>
              <w:tab/>
            </w:r>
            <w:r>
              <w:rPr>
                <w:noProof/>
                <w:webHidden/>
              </w:rPr>
              <w:fldChar w:fldCharType="begin"/>
            </w:r>
            <w:r>
              <w:rPr>
                <w:noProof/>
                <w:webHidden/>
              </w:rPr>
              <w:instrText xml:space="preserve"> PAGEREF _Toc189755962 \h </w:instrText>
            </w:r>
            <w:r>
              <w:rPr>
                <w:noProof/>
                <w:webHidden/>
              </w:rPr>
            </w:r>
            <w:r>
              <w:rPr>
                <w:noProof/>
                <w:webHidden/>
              </w:rPr>
              <w:fldChar w:fldCharType="separate"/>
            </w:r>
            <w:r>
              <w:rPr>
                <w:noProof/>
                <w:webHidden/>
              </w:rPr>
              <w:t>37</w:t>
            </w:r>
            <w:r>
              <w:rPr>
                <w:noProof/>
                <w:webHidden/>
              </w:rPr>
              <w:fldChar w:fldCharType="end"/>
            </w:r>
          </w:hyperlink>
        </w:p>
        <w:p w14:paraId="0C0C569D" w14:textId="77777777" w:rsidR="00A30554" w:rsidRDefault="00A30554">
          <w:pPr>
            <w:pStyle w:val="TDC3"/>
            <w:tabs>
              <w:tab w:val="left" w:pos="1320"/>
              <w:tab w:val="right" w:leader="dot" w:pos="8211"/>
            </w:tabs>
            <w:rPr>
              <w:rFonts w:asciiTheme="minorHAnsi" w:eastAsiaTheme="minorEastAsia" w:hAnsiTheme="minorHAnsi" w:cstheme="minorBidi"/>
              <w:noProof/>
              <w:sz w:val="22"/>
              <w:szCs w:val="22"/>
            </w:rPr>
          </w:pPr>
          <w:hyperlink w:anchor="_Toc189755963" w:history="1">
            <w:r w:rsidRPr="000D08D1">
              <w:rPr>
                <w:rStyle w:val="Hipervnculo"/>
                <w:noProof/>
              </w:rPr>
              <w:t>4.2.20</w:t>
            </w:r>
            <w:r>
              <w:rPr>
                <w:rFonts w:asciiTheme="minorHAnsi" w:eastAsiaTheme="minorEastAsia" w:hAnsiTheme="minorHAnsi" w:cstheme="minorBidi"/>
                <w:noProof/>
                <w:sz w:val="22"/>
                <w:szCs w:val="22"/>
              </w:rPr>
              <w:tab/>
            </w:r>
            <w:r w:rsidRPr="000D08D1">
              <w:rPr>
                <w:rStyle w:val="Hipervnculo"/>
                <w:noProof/>
              </w:rPr>
              <w:t xml:space="preserve">Algoritmo </w:t>
            </w:r>
            <w:r w:rsidRPr="000D08D1">
              <w:rPr>
                <w:rStyle w:val="Hipervnculo"/>
                <w:i/>
                <w:noProof/>
              </w:rPr>
              <w:t>Hyperband</w:t>
            </w:r>
            <w:r>
              <w:rPr>
                <w:noProof/>
                <w:webHidden/>
              </w:rPr>
              <w:tab/>
            </w:r>
            <w:r>
              <w:rPr>
                <w:noProof/>
                <w:webHidden/>
              </w:rPr>
              <w:fldChar w:fldCharType="begin"/>
            </w:r>
            <w:r>
              <w:rPr>
                <w:noProof/>
                <w:webHidden/>
              </w:rPr>
              <w:instrText xml:space="preserve"> PAGEREF _Toc189755963 \h </w:instrText>
            </w:r>
            <w:r>
              <w:rPr>
                <w:noProof/>
                <w:webHidden/>
              </w:rPr>
            </w:r>
            <w:r>
              <w:rPr>
                <w:noProof/>
                <w:webHidden/>
              </w:rPr>
              <w:fldChar w:fldCharType="separate"/>
            </w:r>
            <w:r>
              <w:rPr>
                <w:noProof/>
                <w:webHidden/>
              </w:rPr>
              <w:t>37</w:t>
            </w:r>
            <w:r>
              <w:rPr>
                <w:noProof/>
                <w:webHidden/>
              </w:rPr>
              <w:fldChar w:fldCharType="end"/>
            </w:r>
          </w:hyperlink>
        </w:p>
        <w:p w14:paraId="5063798F" w14:textId="77777777" w:rsidR="00A30554" w:rsidRDefault="00A30554">
          <w:pPr>
            <w:pStyle w:val="TDC3"/>
            <w:tabs>
              <w:tab w:val="left" w:pos="1320"/>
              <w:tab w:val="right" w:leader="dot" w:pos="8211"/>
            </w:tabs>
            <w:rPr>
              <w:rFonts w:asciiTheme="minorHAnsi" w:eastAsiaTheme="minorEastAsia" w:hAnsiTheme="minorHAnsi" w:cstheme="minorBidi"/>
              <w:noProof/>
              <w:sz w:val="22"/>
              <w:szCs w:val="22"/>
            </w:rPr>
          </w:pPr>
          <w:hyperlink w:anchor="_Toc189755964" w:history="1">
            <w:r w:rsidRPr="000D08D1">
              <w:rPr>
                <w:rStyle w:val="Hipervnculo"/>
                <w:noProof/>
              </w:rPr>
              <w:t>4.2.21</w:t>
            </w:r>
            <w:r>
              <w:rPr>
                <w:rFonts w:asciiTheme="minorHAnsi" w:eastAsiaTheme="minorEastAsia" w:hAnsiTheme="minorHAnsi" w:cstheme="minorBidi"/>
                <w:noProof/>
                <w:sz w:val="22"/>
                <w:szCs w:val="22"/>
              </w:rPr>
              <w:tab/>
            </w:r>
            <w:r w:rsidRPr="000D08D1">
              <w:rPr>
                <w:rStyle w:val="Hipervnculo"/>
                <w:noProof/>
              </w:rPr>
              <w:t>Detención Temprana (</w:t>
            </w:r>
            <w:r w:rsidRPr="000D08D1">
              <w:rPr>
                <w:rStyle w:val="Hipervnculo"/>
                <w:i/>
                <w:noProof/>
              </w:rPr>
              <w:t>Early Stopping)</w:t>
            </w:r>
            <w:r>
              <w:rPr>
                <w:noProof/>
                <w:webHidden/>
              </w:rPr>
              <w:tab/>
            </w:r>
            <w:r>
              <w:rPr>
                <w:noProof/>
                <w:webHidden/>
              </w:rPr>
              <w:fldChar w:fldCharType="begin"/>
            </w:r>
            <w:r>
              <w:rPr>
                <w:noProof/>
                <w:webHidden/>
              </w:rPr>
              <w:instrText xml:space="preserve"> PAGEREF _Toc189755964 \h </w:instrText>
            </w:r>
            <w:r>
              <w:rPr>
                <w:noProof/>
                <w:webHidden/>
              </w:rPr>
            </w:r>
            <w:r>
              <w:rPr>
                <w:noProof/>
                <w:webHidden/>
              </w:rPr>
              <w:fldChar w:fldCharType="separate"/>
            </w:r>
            <w:r>
              <w:rPr>
                <w:noProof/>
                <w:webHidden/>
              </w:rPr>
              <w:t>38</w:t>
            </w:r>
            <w:r>
              <w:rPr>
                <w:noProof/>
                <w:webHidden/>
              </w:rPr>
              <w:fldChar w:fldCharType="end"/>
            </w:r>
          </w:hyperlink>
        </w:p>
        <w:p w14:paraId="133B4974" w14:textId="77777777" w:rsidR="00A30554" w:rsidRDefault="00A30554">
          <w:pPr>
            <w:pStyle w:val="TDC3"/>
            <w:tabs>
              <w:tab w:val="left" w:pos="1320"/>
              <w:tab w:val="right" w:leader="dot" w:pos="8211"/>
            </w:tabs>
            <w:rPr>
              <w:rFonts w:asciiTheme="minorHAnsi" w:eastAsiaTheme="minorEastAsia" w:hAnsiTheme="minorHAnsi" w:cstheme="minorBidi"/>
              <w:noProof/>
              <w:sz w:val="22"/>
              <w:szCs w:val="22"/>
            </w:rPr>
          </w:pPr>
          <w:hyperlink w:anchor="_Toc189755965" w:history="1">
            <w:r w:rsidRPr="000D08D1">
              <w:rPr>
                <w:rStyle w:val="Hipervnculo"/>
                <w:noProof/>
              </w:rPr>
              <w:t>4.2.22</w:t>
            </w:r>
            <w:r>
              <w:rPr>
                <w:rFonts w:asciiTheme="minorHAnsi" w:eastAsiaTheme="minorEastAsia" w:hAnsiTheme="minorHAnsi" w:cstheme="minorBidi"/>
                <w:noProof/>
                <w:sz w:val="22"/>
                <w:szCs w:val="22"/>
              </w:rPr>
              <w:tab/>
            </w:r>
            <w:r w:rsidRPr="000D08D1">
              <w:rPr>
                <w:rStyle w:val="Hipervnculo"/>
                <w:noProof/>
              </w:rPr>
              <w:t>Github</w:t>
            </w:r>
            <w:r>
              <w:rPr>
                <w:noProof/>
                <w:webHidden/>
              </w:rPr>
              <w:tab/>
            </w:r>
            <w:r>
              <w:rPr>
                <w:noProof/>
                <w:webHidden/>
              </w:rPr>
              <w:fldChar w:fldCharType="begin"/>
            </w:r>
            <w:r>
              <w:rPr>
                <w:noProof/>
                <w:webHidden/>
              </w:rPr>
              <w:instrText xml:space="preserve"> PAGEREF _Toc189755965 \h </w:instrText>
            </w:r>
            <w:r>
              <w:rPr>
                <w:noProof/>
                <w:webHidden/>
              </w:rPr>
            </w:r>
            <w:r>
              <w:rPr>
                <w:noProof/>
                <w:webHidden/>
              </w:rPr>
              <w:fldChar w:fldCharType="separate"/>
            </w:r>
            <w:r>
              <w:rPr>
                <w:noProof/>
                <w:webHidden/>
              </w:rPr>
              <w:t>38</w:t>
            </w:r>
            <w:r>
              <w:rPr>
                <w:noProof/>
                <w:webHidden/>
              </w:rPr>
              <w:fldChar w:fldCharType="end"/>
            </w:r>
          </w:hyperlink>
        </w:p>
        <w:p w14:paraId="647DAD32" w14:textId="77777777" w:rsidR="00A30554" w:rsidRDefault="00A30554">
          <w:pPr>
            <w:pStyle w:val="TDC2"/>
            <w:tabs>
              <w:tab w:val="right" w:leader="dot" w:pos="8211"/>
            </w:tabs>
            <w:rPr>
              <w:rFonts w:asciiTheme="minorHAnsi" w:eastAsiaTheme="minorEastAsia" w:hAnsiTheme="minorHAnsi" w:cstheme="minorBidi"/>
              <w:noProof/>
              <w:sz w:val="22"/>
              <w:szCs w:val="22"/>
            </w:rPr>
          </w:pPr>
          <w:hyperlink w:anchor="_Toc189755966" w:history="1">
            <w:r w:rsidRPr="000D08D1">
              <w:rPr>
                <w:rStyle w:val="Hipervnculo"/>
                <w:noProof/>
              </w:rPr>
              <w:t>4.3 Comprensión de los datos</w:t>
            </w:r>
            <w:r>
              <w:rPr>
                <w:noProof/>
                <w:webHidden/>
              </w:rPr>
              <w:tab/>
            </w:r>
            <w:r>
              <w:rPr>
                <w:noProof/>
                <w:webHidden/>
              </w:rPr>
              <w:fldChar w:fldCharType="begin"/>
            </w:r>
            <w:r>
              <w:rPr>
                <w:noProof/>
                <w:webHidden/>
              </w:rPr>
              <w:instrText xml:space="preserve"> PAGEREF _Toc189755966 \h </w:instrText>
            </w:r>
            <w:r>
              <w:rPr>
                <w:noProof/>
                <w:webHidden/>
              </w:rPr>
            </w:r>
            <w:r>
              <w:rPr>
                <w:noProof/>
                <w:webHidden/>
              </w:rPr>
              <w:fldChar w:fldCharType="separate"/>
            </w:r>
            <w:r>
              <w:rPr>
                <w:noProof/>
                <w:webHidden/>
              </w:rPr>
              <w:t>39</w:t>
            </w:r>
            <w:r>
              <w:rPr>
                <w:noProof/>
                <w:webHidden/>
              </w:rPr>
              <w:fldChar w:fldCharType="end"/>
            </w:r>
          </w:hyperlink>
        </w:p>
        <w:p w14:paraId="446A50FF" w14:textId="77777777" w:rsidR="00A30554" w:rsidRDefault="00A30554">
          <w:pPr>
            <w:pStyle w:val="TDC3"/>
            <w:tabs>
              <w:tab w:val="right" w:leader="dot" w:pos="8211"/>
            </w:tabs>
            <w:rPr>
              <w:rFonts w:asciiTheme="minorHAnsi" w:eastAsiaTheme="minorEastAsia" w:hAnsiTheme="minorHAnsi" w:cstheme="minorBidi"/>
              <w:noProof/>
              <w:sz w:val="22"/>
              <w:szCs w:val="22"/>
            </w:rPr>
          </w:pPr>
          <w:hyperlink w:anchor="_Toc189755967" w:history="1">
            <w:r w:rsidRPr="000D08D1">
              <w:rPr>
                <w:rStyle w:val="Hipervnculo"/>
                <w:noProof/>
              </w:rPr>
              <w:t>4.3.1 Recolección de datos iniciales</w:t>
            </w:r>
            <w:r>
              <w:rPr>
                <w:noProof/>
                <w:webHidden/>
              </w:rPr>
              <w:tab/>
            </w:r>
            <w:r>
              <w:rPr>
                <w:noProof/>
                <w:webHidden/>
              </w:rPr>
              <w:fldChar w:fldCharType="begin"/>
            </w:r>
            <w:r>
              <w:rPr>
                <w:noProof/>
                <w:webHidden/>
              </w:rPr>
              <w:instrText xml:space="preserve"> PAGEREF _Toc189755967 \h </w:instrText>
            </w:r>
            <w:r>
              <w:rPr>
                <w:noProof/>
                <w:webHidden/>
              </w:rPr>
            </w:r>
            <w:r>
              <w:rPr>
                <w:noProof/>
                <w:webHidden/>
              </w:rPr>
              <w:fldChar w:fldCharType="separate"/>
            </w:r>
            <w:r>
              <w:rPr>
                <w:noProof/>
                <w:webHidden/>
              </w:rPr>
              <w:t>39</w:t>
            </w:r>
            <w:r>
              <w:rPr>
                <w:noProof/>
                <w:webHidden/>
              </w:rPr>
              <w:fldChar w:fldCharType="end"/>
            </w:r>
          </w:hyperlink>
        </w:p>
        <w:p w14:paraId="3DB22DD0" w14:textId="77777777" w:rsidR="00A30554" w:rsidRDefault="00A30554">
          <w:pPr>
            <w:pStyle w:val="TDC3"/>
            <w:tabs>
              <w:tab w:val="right" w:leader="dot" w:pos="8211"/>
            </w:tabs>
            <w:rPr>
              <w:rFonts w:asciiTheme="minorHAnsi" w:eastAsiaTheme="minorEastAsia" w:hAnsiTheme="minorHAnsi" w:cstheme="minorBidi"/>
              <w:noProof/>
              <w:sz w:val="22"/>
              <w:szCs w:val="22"/>
            </w:rPr>
          </w:pPr>
          <w:hyperlink w:anchor="_Toc189755968" w:history="1">
            <w:r w:rsidRPr="000D08D1">
              <w:rPr>
                <w:rStyle w:val="Hipervnculo"/>
                <w:noProof/>
              </w:rPr>
              <w:t>4.3.2 Preparación de los datos</w:t>
            </w:r>
            <w:r>
              <w:rPr>
                <w:noProof/>
                <w:webHidden/>
              </w:rPr>
              <w:tab/>
            </w:r>
            <w:r>
              <w:rPr>
                <w:noProof/>
                <w:webHidden/>
              </w:rPr>
              <w:fldChar w:fldCharType="begin"/>
            </w:r>
            <w:r>
              <w:rPr>
                <w:noProof/>
                <w:webHidden/>
              </w:rPr>
              <w:instrText xml:space="preserve"> PAGEREF _Toc189755968 \h </w:instrText>
            </w:r>
            <w:r>
              <w:rPr>
                <w:noProof/>
                <w:webHidden/>
              </w:rPr>
            </w:r>
            <w:r>
              <w:rPr>
                <w:noProof/>
                <w:webHidden/>
              </w:rPr>
              <w:fldChar w:fldCharType="separate"/>
            </w:r>
            <w:r>
              <w:rPr>
                <w:noProof/>
                <w:webHidden/>
              </w:rPr>
              <w:t>41</w:t>
            </w:r>
            <w:r>
              <w:rPr>
                <w:noProof/>
                <w:webHidden/>
              </w:rPr>
              <w:fldChar w:fldCharType="end"/>
            </w:r>
          </w:hyperlink>
        </w:p>
        <w:p w14:paraId="779462F8" w14:textId="77777777" w:rsidR="00A30554" w:rsidRDefault="00A30554">
          <w:pPr>
            <w:pStyle w:val="TDC3"/>
            <w:tabs>
              <w:tab w:val="right" w:leader="dot" w:pos="8211"/>
            </w:tabs>
            <w:rPr>
              <w:rFonts w:asciiTheme="minorHAnsi" w:eastAsiaTheme="minorEastAsia" w:hAnsiTheme="minorHAnsi" w:cstheme="minorBidi"/>
              <w:noProof/>
              <w:sz w:val="22"/>
              <w:szCs w:val="22"/>
            </w:rPr>
          </w:pPr>
          <w:hyperlink w:anchor="_Toc189755969" w:history="1">
            <w:r w:rsidRPr="000D08D1">
              <w:rPr>
                <w:rStyle w:val="Hipervnculo"/>
                <w:noProof/>
              </w:rPr>
              <w:t>4.3.4 Detección de Anomalías</w:t>
            </w:r>
            <w:r>
              <w:rPr>
                <w:noProof/>
                <w:webHidden/>
              </w:rPr>
              <w:tab/>
            </w:r>
            <w:r>
              <w:rPr>
                <w:noProof/>
                <w:webHidden/>
              </w:rPr>
              <w:fldChar w:fldCharType="begin"/>
            </w:r>
            <w:r>
              <w:rPr>
                <w:noProof/>
                <w:webHidden/>
              </w:rPr>
              <w:instrText xml:space="preserve"> PAGEREF _Toc189755969 \h </w:instrText>
            </w:r>
            <w:r>
              <w:rPr>
                <w:noProof/>
                <w:webHidden/>
              </w:rPr>
            </w:r>
            <w:r>
              <w:rPr>
                <w:noProof/>
                <w:webHidden/>
              </w:rPr>
              <w:fldChar w:fldCharType="separate"/>
            </w:r>
            <w:r>
              <w:rPr>
                <w:noProof/>
                <w:webHidden/>
              </w:rPr>
              <w:t>45</w:t>
            </w:r>
            <w:r>
              <w:rPr>
                <w:noProof/>
                <w:webHidden/>
              </w:rPr>
              <w:fldChar w:fldCharType="end"/>
            </w:r>
          </w:hyperlink>
        </w:p>
        <w:p w14:paraId="12A5BF34" w14:textId="77777777" w:rsidR="00A30554" w:rsidRDefault="00A30554">
          <w:pPr>
            <w:pStyle w:val="TDC3"/>
            <w:tabs>
              <w:tab w:val="right" w:leader="dot" w:pos="8211"/>
            </w:tabs>
            <w:rPr>
              <w:rFonts w:asciiTheme="minorHAnsi" w:eastAsiaTheme="minorEastAsia" w:hAnsiTheme="minorHAnsi" w:cstheme="minorBidi"/>
              <w:noProof/>
              <w:sz w:val="22"/>
              <w:szCs w:val="22"/>
            </w:rPr>
          </w:pPr>
          <w:hyperlink w:anchor="_Toc189755970" w:history="1">
            <w:r w:rsidRPr="000D08D1">
              <w:rPr>
                <w:rStyle w:val="Hipervnculo"/>
                <w:noProof/>
              </w:rPr>
              <w:t>4.3.5 Partición de Los datos</w:t>
            </w:r>
            <w:r>
              <w:rPr>
                <w:noProof/>
                <w:webHidden/>
              </w:rPr>
              <w:tab/>
            </w:r>
            <w:r>
              <w:rPr>
                <w:noProof/>
                <w:webHidden/>
              </w:rPr>
              <w:fldChar w:fldCharType="begin"/>
            </w:r>
            <w:r>
              <w:rPr>
                <w:noProof/>
                <w:webHidden/>
              </w:rPr>
              <w:instrText xml:space="preserve"> PAGEREF _Toc189755970 \h </w:instrText>
            </w:r>
            <w:r>
              <w:rPr>
                <w:noProof/>
                <w:webHidden/>
              </w:rPr>
            </w:r>
            <w:r>
              <w:rPr>
                <w:noProof/>
                <w:webHidden/>
              </w:rPr>
              <w:fldChar w:fldCharType="separate"/>
            </w:r>
            <w:r>
              <w:rPr>
                <w:noProof/>
                <w:webHidden/>
              </w:rPr>
              <w:t>52</w:t>
            </w:r>
            <w:r>
              <w:rPr>
                <w:noProof/>
                <w:webHidden/>
              </w:rPr>
              <w:fldChar w:fldCharType="end"/>
            </w:r>
          </w:hyperlink>
        </w:p>
        <w:p w14:paraId="7BA4F226" w14:textId="77777777" w:rsidR="00A30554" w:rsidRDefault="00A30554">
          <w:pPr>
            <w:pStyle w:val="TDC3"/>
            <w:tabs>
              <w:tab w:val="right" w:leader="dot" w:pos="8211"/>
            </w:tabs>
            <w:rPr>
              <w:rFonts w:asciiTheme="minorHAnsi" w:eastAsiaTheme="minorEastAsia" w:hAnsiTheme="minorHAnsi" w:cstheme="minorBidi"/>
              <w:noProof/>
              <w:sz w:val="22"/>
              <w:szCs w:val="22"/>
            </w:rPr>
          </w:pPr>
          <w:hyperlink w:anchor="_Toc189755971" w:history="1">
            <w:r w:rsidRPr="000D08D1">
              <w:rPr>
                <w:rStyle w:val="Hipervnculo"/>
                <w:noProof/>
              </w:rPr>
              <w:t>4.3.6 Normalización</w:t>
            </w:r>
            <w:r>
              <w:rPr>
                <w:noProof/>
                <w:webHidden/>
              </w:rPr>
              <w:tab/>
            </w:r>
            <w:r>
              <w:rPr>
                <w:noProof/>
                <w:webHidden/>
              </w:rPr>
              <w:fldChar w:fldCharType="begin"/>
            </w:r>
            <w:r>
              <w:rPr>
                <w:noProof/>
                <w:webHidden/>
              </w:rPr>
              <w:instrText xml:space="preserve"> PAGEREF _Toc189755971 \h </w:instrText>
            </w:r>
            <w:r>
              <w:rPr>
                <w:noProof/>
                <w:webHidden/>
              </w:rPr>
            </w:r>
            <w:r>
              <w:rPr>
                <w:noProof/>
                <w:webHidden/>
              </w:rPr>
              <w:fldChar w:fldCharType="separate"/>
            </w:r>
            <w:r>
              <w:rPr>
                <w:noProof/>
                <w:webHidden/>
              </w:rPr>
              <w:t>52</w:t>
            </w:r>
            <w:r>
              <w:rPr>
                <w:noProof/>
                <w:webHidden/>
              </w:rPr>
              <w:fldChar w:fldCharType="end"/>
            </w:r>
          </w:hyperlink>
        </w:p>
        <w:p w14:paraId="01EA87DB" w14:textId="77777777" w:rsidR="00A30554" w:rsidRDefault="00A30554">
          <w:pPr>
            <w:pStyle w:val="TDC2"/>
            <w:tabs>
              <w:tab w:val="right" w:leader="dot" w:pos="8211"/>
            </w:tabs>
            <w:rPr>
              <w:rFonts w:asciiTheme="minorHAnsi" w:eastAsiaTheme="minorEastAsia" w:hAnsiTheme="minorHAnsi" w:cstheme="minorBidi"/>
              <w:noProof/>
              <w:sz w:val="22"/>
              <w:szCs w:val="22"/>
            </w:rPr>
          </w:pPr>
          <w:hyperlink w:anchor="_Toc189755972" w:history="1">
            <w:r w:rsidRPr="000D08D1">
              <w:rPr>
                <w:rStyle w:val="Hipervnculo"/>
                <w:bCs/>
                <w:iCs/>
                <w:noProof/>
              </w:rPr>
              <w:t>4.4 Modelos</w:t>
            </w:r>
            <w:r>
              <w:rPr>
                <w:noProof/>
                <w:webHidden/>
              </w:rPr>
              <w:tab/>
            </w:r>
            <w:r>
              <w:rPr>
                <w:noProof/>
                <w:webHidden/>
              </w:rPr>
              <w:fldChar w:fldCharType="begin"/>
            </w:r>
            <w:r>
              <w:rPr>
                <w:noProof/>
                <w:webHidden/>
              </w:rPr>
              <w:instrText xml:space="preserve"> PAGEREF _Toc189755972 \h </w:instrText>
            </w:r>
            <w:r>
              <w:rPr>
                <w:noProof/>
                <w:webHidden/>
              </w:rPr>
            </w:r>
            <w:r>
              <w:rPr>
                <w:noProof/>
                <w:webHidden/>
              </w:rPr>
              <w:fldChar w:fldCharType="separate"/>
            </w:r>
            <w:r>
              <w:rPr>
                <w:noProof/>
                <w:webHidden/>
              </w:rPr>
              <w:t>54</w:t>
            </w:r>
            <w:r>
              <w:rPr>
                <w:noProof/>
                <w:webHidden/>
              </w:rPr>
              <w:fldChar w:fldCharType="end"/>
            </w:r>
          </w:hyperlink>
        </w:p>
        <w:p w14:paraId="1D6A8D57" w14:textId="77777777" w:rsidR="00A30554" w:rsidRDefault="00A30554">
          <w:pPr>
            <w:pStyle w:val="TDC2"/>
            <w:tabs>
              <w:tab w:val="right" w:leader="dot" w:pos="8211"/>
            </w:tabs>
            <w:rPr>
              <w:rFonts w:asciiTheme="minorHAnsi" w:eastAsiaTheme="minorEastAsia" w:hAnsiTheme="minorHAnsi" w:cstheme="minorBidi"/>
              <w:noProof/>
              <w:sz w:val="22"/>
              <w:szCs w:val="22"/>
            </w:rPr>
          </w:pPr>
          <w:hyperlink w:anchor="_Toc189755973" w:history="1">
            <w:r w:rsidRPr="000D08D1">
              <w:rPr>
                <w:rStyle w:val="Hipervnculo"/>
                <w:bCs/>
                <w:iCs/>
                <w:noProof/>
              </w:rPr>
              <w:t>4.4.1 Selección de Modelos</w:t>
            </w:r>
            <w:r>
              <w:rPr>
                <w:noProof/>
                <w:webHidden/>
              </w:rPr>
              <w:tab/>
            </w:r>
            <w:r>
              <w:rPr>
                <w:noProof/>
                <w:webHidden/>
              </w:rPr>
              <w:fldChar w:fldCharType="begin"/>
            </w:r>
            <w:r>
              <w:rPr>
                <w:noProof/>
                <w:webHidden/>
              </w:rPr>
              <w:instrText xml:space="preserve"> PAGEREF _Toc189755973 \h </w:instrText>
            </w:r>
            <w:r>
              <w:rPr>
                <w:noProof/>
                <w:webHidden/>
              </w:rPr>
            </w:r>
            <w:r>
              <w:rPr>
                <w:noProof/>
                <w:webHidden/>
              </w:rPr>
              <w:fldChar w:fldCharType="separate"/>
            </w:r>
            <w:r>
              <w:rPr>
                <w:noProof/>
                <w:webHidden/>
              </w:rPr>
              <w:t>55</w:t>
            </w:r>
            <w:r>
              <w:rPr>
                <w:noProof/>
                <w:webHidden/>
              </w:rPr>
              <w:fldChar w:fldCharType="end"/>
            </w:r>
          </w:hyperlink>
        </w:p>
        <w:p w14:paraId="1BBCFF9A" w14:textId="77777777" w:rsidR="00A30554" w:rsidRDefault="00A30554">
          <w:pPr>
            <w:pStyle w:val="TDC2"/>
            <w:tabs>
              <w:tab w:val="right" w:leader="dot" w:pos="8211"/>
            </w:tabs>
            <w:rPr>
              <w:rFonts w:asciiTheme="minorHAnsi" w:eastAsiaTheme="minorEastAsia" w:hAnsiTheme="minorHAnsi" w:cstheme="minorBidi"/>
              <w:noProof/>
              <w:sz w:val="22"/>
              <w:szCs w:val="22"/>
            </w:rPr>
          </w:pPr>
          <w:hyperlink w:anchor="_Toc189755974" w:history="1">
            <w:r w:rsidRPr="000D08D1">
              <w:rPr>
                <w:rStyle w:val="Hipervnculo"/>
                <w:noProof/>
              </w:rPr>
              <w:t>4.5 Desarrollo</w:t>
            </w:r>
            <w:r>
              <w:rPr>
                <w:noProof/>
                <w:webHidden/>
              </w:rPr>
              <w:tab/>
            </w:r>
            <w:r>
              <w:rPr>
                <w:noProof/>
                <w:webHidden/>
              </w:rPr>
              <w:fldChar w:fldCharType="begin"/>
            </w:r>
            <w:r>
              <w:rPr>
                <w:noProof/>
                <w:webHidden/>
              </w:rPr>
              <w:instrText xml:space="preserve"> PAGEREF _Toc189755974 \h </w:instrText>
            </w:r>
            <w:r>
              <w:rPr>
                <w:noProof/>
                <w:webHidden/>
              </w:rPr>
            </w:r>
            <w:r>
              <w:rPr>
                <w:noProof/>
                <w:webHidden/>
              </w:rPr>
              <w:fldChar w:fldCharType="separate"/>
            </w:r>
            <w:r>
              <w:rPr>
                <w:noProof/>
                <w:webHidden/>
              </w:rPr>
              <w:t>56</w:t>
            </w:r>
            <w:r>
              <w:rPr>
                <w:noProof/>
                <w:webHidden/>
              </w:rPr>
              <w:fldChar w:fldCharType="end"/>
            </w:r>
          </w:hyperlink>
        </w:p>
        <w:p w14:paraId="3CA67BE1" w14:textId="77777777" w:rsidR="00A30554" w:rsidRDefault="00A30554">
          <w:pPr>
            <w:pStyle w:val="TDC3"/>
            <w:tabs>
              <w:tab w:val="right" w:leader="dot" w:pos="8211"/>
            </w:tabs>
            <w:rPr>
              <w:rFonts w:asciiTheme="minorHAnsi" w:eastAsiaTheme="minorEastAsia" w:hAnsiTheme="minorHAnsi" w:cstheme="minorBidi"/>
              <w:noProof/>
              <w:sz w:val="22"/>
              <w:szCs w:val="22"/>
            </w:rPr>
          </w:pPr>
          <w:hyperlink w:anchor="_Toc189755975" w:history="1">
            <w:r w:rsidRPr="000D08D1">
              <w:rPr>
                <w:rStyle w:val="Hipervnculo"/>
                <w:noProof/>
              </w:rPr>
              <w:t>4.5.1 Plan de pruebas</w:t>
            </w:r>
            <w:r>
              <w:rPr>
                <w:noProof/>
                <w:webHidden/>
              </w:rPr>
              <w:tab/>
            </w:r>
            <w:r>
              <w:rPr>
                <w:noProof/>
                <w:webHidden/>
              </w:rPr>
              <w:fldChar w:fldCharType="begin"/>
            </w:r>
            <w:r>
              <w:rPr>
                <w:noProof/>
                <w:webHidden/>
              </w:rPr>
              <w:instrText xml:space="preserve"> PAGEREF _Toc189755975 \h </w:instrText>
            </w:r>
            <w:r>
              <w:rPr>
                <w:noProof/>
                <w:webHidden/>
              </w:rPr>
            </w:r>
            <w:r>
              <w:rPr>
                <w:noProof/>
                <w:webHidden/>
              </w:rPr>
              <w:fldChar w:fldCharType="separate"/>
            </w:r>
            <w:r>
              <w:rPr>
                <w:noProof/>
                <w:webHidden/>
              </w:rPr>
              <w:t>56</w:t>
            </w:r>
            <w:r>
              <w:rPr>
                <w:noProof/>
                <w:webHidden/>
              </w:rPr>
              <w:fldChar w:fldCharType="end"/>
            </w:r>
          </w:hyperlink>
        </w:p>
        <w:p w14:paraId="59EB44C6" w14:textId="77777777" w:rsidR="00A30554" w:rsidRDefault="00A30554">
          <w:pPr>
            <w:pStyle w:val="TDC3"/>
            <w:tabs>
              <w:tab w:val="right" w:leader="dot" w:pos="8211"/>
            </w:tabs>
            <w:rPr>
              <w:rFonts w:asciiTheme="minorHAnsi" w:eastAsiaTheme="minorEastAsia" w:hAnsiTheme="minorHAnsi" w:cstheme="minorBidi"/>
              <w:noProof/>
              <w:sz w:val="22"/>
              <w:szCs w:val="22"/>
            </w:rPr>
          </w:pPr>
          <w:hyperlink w:anchor="_Toc189755976" w:history="1">
            <w:r w:rsidRPr="000D08D1">
              <w:rPr>
                <w:rStyle w:val="Hipervnculo"/>
                <w:noProof/>
              </w:rPr>
              <w:t>4.5.2 Construcción de los Modelos</w:t>
            </w:r>
            <w:r>
              <w:rPr>
                <w:noProof/>
                <w:webHidden/>
              </w:rPr>
              <w:tab/>
            </w:r>
            <w:r>
              <w:rPr>
                <w:noProof/>
                <w:webHidden/>
              </w:rPr>
              <w:fldChar w:fldCharType="begin"/>
            </w:r>
            <w:r>
              <w:rPr>
                <w:noProof/>
                <w:webHidden/>
              </w:rPr>
              <w:instrText xml:space="preserve"> PAGEREF _Toc189755976 \h </w:instrText>
            </w:r>
            <w:r>
              <w:rPr>
                <w:noProof/>
                <w:webHidden/>
              </w:rPr>
            </w:r>
            <w:r>
              <w:rPr>
                <w:noProof/>
                <w:webHidden/>
              </w:rPr>
              <w:fldChar w:fldCharType="separate"/>
            </w:r>
            <w:r>
              <w:rPr>
                <w:noProof/>
                <w:webHidden/>
              </w:rPr>
              <w:t>58</w:t>
            </w:r>
            <w:r>
              <w:rPr>
                <w:noProof/>
                <w:webHidden/>
              </w:rPr>
              <w:fldChar w:fldCharType="end"/>
            </w:r>
          </w:hyperlink>
        </w:p>
        <w:p w14:paraId="31BA3832" w14:textId="77777777" w:rsidR="00A30554" w:rsidRDefault="00A30554">
          <w:pPr>
            <w:pStyle w:val="TDC3"/>
            <w:tabs>
              <w:tab w:val="right" w:leader="dot" w:pos="8211"/>
            </w:tabs>
            <w:rPr>
              <w:rFonts w:asciiTheme="minorHAnsi" w:eastAsiaTheme="minorEastAsia" w:hAnsiTheme="minorHAnsi" w:cstheme="minorBidi"/>
              <w:noProof/>
              <w:sz w:val="22"/>
              <w:szCs w:val="22"/>
            </w:rPr>
          </w:pPr>
          <w:hyperlink w:anchor="_Toc189755977" w:history="1">
            <w:r w:rsidRPr="000D08D1">
              <w:rPr>
                <w:rStyle w:val="Hipervnculo"/>
                <w:noProof/>
              </w:rPr>
              <w:t>4.5.3 Cantidad de Trials por Modelo</w:t>
            </w:r>
            <w:r>
              <w:rPr>
                <w:noProof/>
                <w:webHidden/>
              </w:rPr>
              <w:tab/>
            </w:r>
            <w:r>
              <w:rPr>
                <w:noProof/>
                <w:webHidden/>
              </w:rPr>
              <w:fldChar w:fldCharType="begin"/>
            </w:r>
            <w:r>
              <w:rPr>
                <w:noProof/>
                <w:webHidden/>
              </w:rPr>
              <w:instrText xml:space="preserve"> PAGEREF _Toc189755977 \h </w:instrText>
            </w:r>
            <w:r>
              <w:rPr>
                <w:noProof/>
                <w:webHidden/>
              </w:rPr>
            </w:r>
            <w:r>
              <w:rPr>
                <w:noProof/>
                <w:webHidden/>
              </w:rPr>
              <w:fldChar w:fldCharType="separate"/>
            </w:r>
            <w:r>
              <w:rPr>
                <w:noProof/>
                <w:webHidden/>
              </w:rPr>
              <w:t>58</w:t>
            </w:r>
            <w:r>
              <w:rPr>
                <w:noProof/>
                <w:webHidden/>
              </w:rPr>
              <w:fldChar w:fldCharType="end"/>
            </w:r>
          </w:hyperlink>
        </w:p>
        <w:p w14:paraId="500AAEF4" w14:textId="77777777" w:rsidR="00A30554" w:rsidRDefault="00A30554">
          <w:pPr>
            <w:pStyle w:val="TDC3"/>
            <w:tabs>
              <w:tab w:val="right" w:leader="dot" w:pos="8211"/>
            </w:tabs>
            <w:rPr>
              <w:rFonts w:asciiTheme="minorHAnsi" w:eastAsiaTheme="minorEastAsia" w:hAnsiTheme="minorHAnsi" w:cstheme="minorBidi"/>
              <w:noProof/>
              <w:sz w:val="22"/>
              <w:szCs w:val="22"/>
            </w:rPr>
          </w:pPr>
          <w:hyperlink w:anchor="_Toc189755978" w:history="1">
            <w:r w:rsidRPr="000D08D1">
              <w:rPr>
                <w:rStyle w:val="Hipervnculo"/>
                <w:noProof/>
              </w:rPr>
              <w:t>4.5.4 Hiperparametros que se Afinaron</w:t>
            </w:r>
            <w:r>
              <w:rPr>
                <w:noProof/>
                <w:webHidden/>
              </w:rPr>
              <w:tab/>
            </w:r>
            <w:r>
              <w:rPr>
                <w:noProof/>
                <w:webHidden/>
              </w:rPr>
              <w:fldChar w:fldCharType="begin"/>
            </w:r>
            <w:r>
              <w:rPr>
                <w:noProof/>
                <w:webHidden/>
              </w:rPr>
              <w:instrText xml:space="preserve"> PAGEREF _Toc189755978 \h </w:instrText>
            </w:r>
            <w:r>
              <w:rPr>
                <w:noProof/>
                <w:webHidden/>
              </w:rPr>
            </w:r>
            <w:r>
              <w:rPr>
                <w:noProof/>
                <w:webHidden/>
              </w:rPr>
              <w:fldChar w:fldCharType="separate"/>
            </w:r>
            <w:r>
              <w:rPr>
                <w:noProof/>
                <w:webHidden/>
              </w:rPr>
              <w:t>59</w:t>
            </w:r>
            <w:r>
              <w:rPr>
                <w:noProof/>
                <w:webHidden/>
              </w:rPr>
              <w:fldChar w:fldCharType="end"/>
            </w:r>
          </w:hyperlink>
        </w:p>
        <w:p w14:paraId="44E6A9D9" w14:textId="77777777" w:rsidR="00A30554" w:rsidRDefault="00A30554">
          <w:pPr>
            <w:pStyle w:val="TDC3"/>
            <w:tabs>
              <w:tab w:val="right" w:leader="dot" w:pos="8211"/>
            </w:tabs>
            <w:rPr>
              <w:rFonts w:asciiTheme="minorHAnsi" w:eastAsiaTheme="minorEastAsia" w:hAnsiTheme="minorHAnsi" w:cstheme="minorBidi"/>
              <w:noProof/>
              <w:sz w:val="22"/>
              <w:szCs w:val="22"/>
            </w:rPr>
          </w:pPr>
          <w:hyperlink w:anchor="_Toc189755979" w:history="1">
            <w:r w:rsidRPr="000D08D1">
              <w:rPr>
                <w:rStyle w:val="Hipervnculo"/>
                <w:noProof/>
              </w:rPr>
              <w:t>4.5.6 Pruebas Editorial Universitaria UA</w:t>
            </w:r>
            <w:r>
              <w:rPr>
                <w:noProof/>
                <w:webHidden/>
              </w:rPr>
              <w:tab/>
            </w:r>
            <w:r>
              <w:rPr>
                <w:noProof/>
                <w:webHidden/>
              </w:rPr>
              <w:fldChar w:fldCharType="begin"/>
            </w:r>
            <w:r>
              <w:rPr>
                <w:noProof/>
                <w:webHidden/>
              </w:rPr>
              <w:instrText xml:space="preserve"> PAGEREF _Toc189755979 \h </w:instrText>
            </w:r>
            <w:r>
              <w:rPr>
                <w:noProof/>
                <w:webHidden/>
              </w:rPr>
            </w:r>
            <w:r>
              <w:rPr>
                <w:noProof/>
                <w:webHidden/>
              </w:rPr>
              <w:fldChar w:fldCharType="separate"/>
            </w:r>
            <w:r>
              <w:rPr>
                <w:noProof/>
                <w:webHidden/>
              </w:rPr>
              <w:t>65</w:t>
            </w:r>
            <w:r>
              <w:rPr>
                <w:noProof/>
                <w:webHidden/>
              </w:rPr>
              <w:fldChar w:fldCharType="end"/>
            </w:r>
          </w:hyperlink>
        </w:p>
        <w:p w14:paraId="600EB030" w14:textId="77777777" w:rsidR="00A30554" w:rsidRDefault="00A30554">
          <w:pPr>
            <w:pStyle w:val="TDC3"/>
            <w:tabs>
              <w:tab w:val="right" w:leader="dot" w:pos="8211"/>
            </w:tabs>
            <w:rPr>
              <w:rFonts w:asciiTheme="minorHAnsi" w:eastAsiaTheme="minorEastAsia" w:hAnsiTheme="minorHAnsi" w:cstheme="minorBidi"/>
              <w:noProof/>
              <w:sz w:val="22"/>
              <w:szCs w:val="22"/>
            </w:rPr>
          </w:pPr>
          <w:hyperlink w:anchor="_Toc189755980" w:history="1">
            <w:r w:rsidRPr="000D08D1">
              <w:rPr>
                <w:rStyle w:val="Hipervnculo"/>
                <w:noProof/>
              </w:rPr>
              <w:t>4.5.7 Conclusiones Pruebas con datos de UA</w:t>
            </w:r>
            <w:r>
              <w:rPr>
                <w:noProof/>
                <w:webHidden/>
              </w:rPr>
              <w:tab/>
            </w:r>
            <w:r>
              <w:rPr>
                <w:noProof/>
                <w:webHidden/>
              </w:rPr>
              <w:fldChar w:fldCharType="begin"/>
            </w:r>
            <w:r>
              <w:rPr>
                <w:noProof/>
                <w:webHidden/>
              </w:rPr>
              <w:instrText xml:space="preserve"> PAGEREF _Toc189755980 \h </w:instrText>
            </w:r>
            <w:r>
              <w:rPr>
                <w:noProof/>
                <w:webHidden/>
              </w:rPr>
            </w:r>
            <w:r>
              <w:rPr>
                <w:noProof/>
                <w:webHidden/>
              </w:rPr>
              <w:fldChar w:fldCharType="separate"/>
            </w:r>
            <w:r>
              <w:rPr>
                <w:noProof/>
                <w:webHidden/>
              </w:rPr>
              <w:t>68</w:t>
            </w:r>
            <w:r>
              <w:rPr>
                <w:noProof/>
                <w:webHidden/>
              </w:rPr>
              <w:fldChar w:fldCharType="end"/>
            </w:r>
          </w:hyperlink>
        </w:p>
        <w:p w14:paraId="2E8A10C8" w14:textId="77777777" w:rsidR="00A30554" w:rsidRDefault="00A30554">
          <w:pPr>
            <w:pStyle w:val="TDC3"/>
            <w:tabs>
              <w:tab w:val="right" w:leader="dot" w:pos="8211"/>
            </w:tabs>
            <w:rPr>
              <w:rFonts w:asciiTheme="minorHAnsi" w:eastAsiaTheme="minorEastAsia" w:hAnsiTheme="minorHAnsi" w:cstheme="minorBidi"/>
              <w:noProof/>
              <w:sz w:val="22"/>
              <w:szCs w:val="22"/>
            </w:rPr>
          </w:pPr>
          <w:hyperlink w:anchor="_Toc189755981" w:history="1">
            <w:r w:rsidRPr="000D08D1">
              <w:rPr>
                <w:rStyle w:val="Hipervnculo"/>
                <w:noProof/>
              </w:rPr>
              <w:t>4.5.8 Conversión de Modelos de UA a TUM Transmedia GA4</w:t>
            </w:r>
            <w:r>
              <w:rPr>
                <w:noProof/>
                <w:webHidden/>
              </w:rPr>
              <w:tab/>
            </w:r>
            <w:r>
              <w:rPr>
                <w:noProof/>
                <w:webHidden/>
              </w:rPr>
              <w:fldChar w:fldCharType="begin"/>
            </w:r>
            <w:r>
              <w:rPr>
                <w:noProof/>
                <w:webHidden/>
              </w:rPr>
              <w:instrText xml:space="preserve"> PAGEREF _Toc189755981 \h </w:instrText>
            </w:r>
            <w:r>
              <w:rPr>
                <w:noProof/>
                <w:webHidden/>
              </w:rPr>
            </w:r>
            <w:r>
              <w:rPr>
                <w:noProof/>
                <w:webHidden/>
              </w:rPr>
              <w:fldChar w:fldCharType="separate"/>
            </w:r>
            <w:r>
              <w:rPr>
                <w:noProof/>
                <w:webHidden/>
              </w:rPr>
              <w:t>69</w:t>
            </w:r>
            <w:r>
              <w:rPr>
                <w:noProof/>
                <w:webHidden/>
              </w:rPr>
              <w:fldChar w:fldCharType="end"/>
            </w:r>
          </w:hyperlink>
        </w:p>
        <w:p w14:paraId="01B29F5A" w14:textId="77777777" w:rsidR="00A30554" w:rsidRDefault="00A30554">
          <w:pPr>
            <w:pStyle w:val="TDC3"/>
            <w:tabs>
              <w:tab w:val="right" w:leader="dot" w:pos="8211"/>
            </w:tabs>
            <w:rPr>
              <w:rFonts w:asciiTheme="minorHAnsi" w:eastAsiaTheme="minorEastAsia" w:hAnsiTheme="minorHAnsi" w:cstheme="minorBidi"/>
              <w:noProof/>
              <w:sz w:val="22"/>
              <w:szCs w:val="22"/>
            </w:rPr>
          </w:pPr>
          <w:hyperlink w:anchor="_Toc189755982" w:history="1">
            <w:r w:rsidRPr="000D08D1">
              <w:rPr>
                <w:rStyle w:val="Hipervnculo"/>
                <w:noProof/>
              </w:rPr>
              <w:t>4.5.9 Pruebas Modelos de Editorial Universitaria GA4</w:t>
            </w:r>
            <w:r>
              <w:rPr>
                <w:noProof/>
                <w:webHidden/>
              </w:rPr>
              <w:tab/>
            </w:r>
            <w:r>
              <w:rPr>
                <w:noProof/>
                <w:webHidden/>
              </w:rPr>
              <w:fldChar w:fldCharType="begin"/>
            </w:r>
            <w:r>
              <w:rPr>
                <w:noProof/>
                <w:webHidden/>
              </w:rPr>
              <w:instrText xml:space="preserve"> PAGEREF _Toc189755982 \h </w:instrText>
            </w:r>
            <w:r>
              <w:rPr>
                <w:noProof/>
                <w:webHidden/>
              </w:rPr>
            </w:r>
            <w:r>
              <w:rPr>
                <w:noProof/>
                <w:webHidden/>
              </w:rPr>
              <w:fldChar w:fldCharType="separate"/>
            </w:r>
            <w:r>
              <w:rPr>
                <w:noProof/>
                <w:webHidden/>
              </w:rPr>
              <w:t>71</w:t>
            </w:r>
            <w:r>
              <w:rPr>
                <w:noProof/>
                <w:webHidden/>
              </w:rPr>
              <w:fldChar w:fldCharType="end"/>
            </w:r>
          </w:hyperlink>
        </w:p>
        <w:p w14:paraId="3C97F93E" w14:textId="77777777" w:rsidR="00A30554" w:rsidRDefault="00A30554">
          <w:pPr>
            <w:pStyle w:val="TDC3"/>
            <w:tabs>
              <w:tab w:val="right" w:leader="dot" w:pos="8211"/>
            </w:tabs>
            <w:rPr>
              <w:rFonts w:asciiTheme="minorHAnsi" w:eastAsiaTheme="minorEastAsia" w:hAnsiTheme="minorHAnsi" w:cstheme="minorBidi"/>
              <w:noProof/>
              <w:sz w:val="22"/>
              <w:szCs w:val="22"/>
            </w:rPr>
          </w:pPr>
          <w:hyperlink w:anchor="_Toc189755983" w:history="1">
            <w:r w:rsidRPr="000D08D1">
              <w:rPr>
                <w:rStyle w:val="Hipervnculo"/>
                <w:noProof/>
              </w:rPr>
              <w:t>4.5.10 Resumen Pruebas de Modelos</w:t>
            </w:r>
            <w:r>
              <w:rPr>
                <w:noProof/>
                <w:webHidden/>
              </w:rPr>
              <w:tab/>
            </w:r>
            <w:r>
              <w:rPr>
                <w:noProof/>
                <w:webHidden/>
              </w:rPr>
              <w:fldChar w:fldCharType="begin"/>
            </w:r>
            <w:r>
              <w:rPr>
                <w:noProof/>
                <w:webHidden/>
              </w:rPr>
              <w:instrText xml:space="preserve"> PAGEREF _Toc189755983 \h </w:instrText>
            </w:r>
            <w:r>
              <w:rPr>
                <w:noProof/>
                <w:webHidden/>
              </w:rPr>
            </w:r>
            <w:r>
              <w:rPr>
                <w:noProof/>
                <w:webHidden/>
              </w:rPr>
              <w:fldChar w:fldCharType="separate"/>
            </w:r>
            <w:r>
              <w:rPr>
                <w:noProof/>
                <w:webHidden/>
              </w:rPr>
              <w:t>73</w:t>
            </w:r>
            <w:r>
              <w:rPr>
                <w:noProof/>
                <w:webHidden/>
              </w:rPr>
              <w:fldChar w:fldCharType="end"/>
            </w:r>
          </w:hyperlink>
        </w:p>
        <w:p w14:paraId="2D41862F" w14:textId="77777777" w:rsidR="00A30554" w:rsidRDefault="00A30554">
          <w:pPr>
            <w:pStyle w:val="TDC1"/>
            <w:rPr>
              <w:rFonts w:asciiTheme="minorHAnsi" w:eastAsiaTheme="minorEastAsia" w:hAnsiTheme="minorHAnsi" w:cstheme="minorBidi"/>
              <w:noProof/>
              <w:sz w:val="22"/>
              <w:szCs w:val="22"/>
            </w:rPr>
          </w:pPr>
          <w:hyperlink w:anchor="_Toc189755984" w:history="1">
            <w:r w:rsidRPr="000D08D1">
              <w:rPr>
                <w:rStyle w:val="Hipervnculo"/>
                <w:noProof/>
              </w:rPr>
              <w:t>Capítulo 5</w:t>
            </w:r>
            <w:r>
              <w:rPr>
                <w:noProof/>
                <w:webHidden/>
              </w:rPr>
              <w:tab/>
            </w:r>
            <w:r>
              <w:rPr>
                <w:noProof/>
                <w:webHidden/>
              </w:rPr>
              <w:fldChar w:fldCharType="begin"/>
            </w:r>
            <w:r>
              <w:rPr>
                <w:noProof/>
                <w:webHidden/>
              </w:rPr>
              <w:instrText xml:space="preserve"> PAGEREF _Toc189755984 \h </w:instrText>
            </w:r>
            <w:r>
              <w:rPr>
                <w:noProof/>
                <w:webHidden/>
              </w:rPr>
            </w:r>
            <w:r>
              <w:rPr>
                <w:noProof/>
                <w:webHidden/>
              </w:rPr>
              <w:fldChar w:fldCharType="separate"/>
            </w:r>
            <w:r>
              <w:rPr>
                <w:noProof/>
                <w:webHidden/>
              </w:rPr>
              <w:t>75</w:t>
            </w:r>
            <w:r>
              <w:rPr>
                <w:noProof/>
                <w:webHidden/>
              </w:rPr>
              <w:fldChar w:fldCharType="end"/>
            </w:r>
          </w:hyperlink>
        </w:p>
        <w:p w14:paraId="45C58E91" w14:textId="77777777" w:rsidR="00A30554" w:rsidRDefault="00A30554">
          <w:pPr>
            <w:pStyle w:val="TDC1"/>
            <w:rPr>
              <w:rFonts w:asciiTheme="minorHAnsi" w:eastAsiaTheme="minorEastAsia" w:hAnsiTheme="minorHAnsi" w:cstheme="minorBidi"/>
              <w:noProof/>
              <w:sz w:val="22"/>
              <w:szCs w:val="22"/>
            </w:rPr>
          </w:pPr>
          <w:hyperlink w:anchor="_Toc189755985" w:history="1">
            <w:r w:rsidRPr="000D08D1">
              <w:rPr>
                <w:rStyle w:val="Hipervnculo"/>
                <w:noProof/>
              </w:rPr>
              <w:t>Conclusión</w:t>
            </w:r>
            <w:r>
              <w:rPr>
                <w:noProof/>
                <w:webHidden/>
              </w:rPr>
              <w:tab/>
            </w:r>
            <w:r>
              <w:rPr>
                <w:noProof/>
                <w:webHidden/>
              </w:rPr>
              <w:fldChar w:fldCharType="begin"/>
            </w:r>
            <w:r>
              <w:rPr>
                <w:noProof/>
                <w:webHidden/>
              </w:rPr>
              <w:instrText xml:space="preserve"> PAGEREF _Toc189755985 \h </w:instrText>
            </w:r>
            <w:r>
              <w:rPr>
                <w:noProof/>
                <w:webHidden/>
              </w:rPr>
            </w:r>
            <w:r>
              <w:rPr>
                <w:noProof/>
                <w:webHidden/>
              </w:rPr>
              <w:fldChar w:fldCharType="separate"/>
            </w:r>
            <w:r>
              <w:rPr>
                <w:noProof/>
                <w:webHidden/>
              </w:rPr>
              <w:t>75</w:t>
            </w:r>
            <w:r>
              <w:rPr>
                <w:noProof/>
                <w:webHidden/>
              </w:rPr>
              <w:fldChar w:fldCharType="end"/>
            </w:r>
          </w:hyperlink>
        </w:p>
        <w:p w14:paraId="46FB342E" w14:textId="77777777" w:rsidR="00A30554" w:rsidRDefault="00A30554">
          <w:pPr>
            <w:pStyle w:val="TDC2"/>
            <w:tabs>
              <w:tab w:val="right" w:leader="dot" w:pos="8211"/>
            </w:tabs>
            <w:rPr>
              <w:rFonts w:asciiTheme="minorHAnsi" w:eastAsiaTheme="minorEastAsia" w:hAnsiTheme="minorHAnsi" w:cstheme="minorBidi"/>
              <w:noProof/>
              <w:sz w:val="22"/>
              <w:szCs w:val="22"/>
            </w:rPr>
          </w:pPr>
          <w:hyperlink w:anchor="_Toc189755986" w:history="1">
            <w:r w:rsidRPr="000D08D1">
              <w:rPr>
                <w:rStyle w:val="Hipervnculo"/>
                <w:noProof/>
              </w:rPr>
              <w:t>5.1 Conclusiones</w:t>
            </w:r>
            <w:r>
              <w:rPr>
                <w:noProof/>
                <w:webHidden/>
              </w:rPr>
              <w:tab/>
            </w:r>
            <w:r>
              <w:rPr>
                <w:noProof/>
                <w:webHidden/>
              </w:rPr>
              <w:fldChar w:fldCharType="begin"/>
            </w:r>
            <w:r>
              <w:rPr>
                <w:noProof/>
                <w:webHidden/>
              </w:rPr>
              <w:instrText xml:space="preserve"> PAGEREF _Toc189755986 \h </w:instrText>
            </w:r>
            <w:r>
              <w:rPr>
                <w:noProof/>
                <w:webHidden/>
              </w:rPr>
            </w:r>
            <w:r>
              <w:rPr>
                <w:noProof/>
                <w:webHidden/>
              </w:rPr>
              <w:fldChar w:fldCharType="separate"/>
            </w:r>
            <w:r>
              <w:rPr>
                <w:noProof/>
                <w:webHidden/>
              </w:rPr>
              <w:t>76</w:t>
            </w:r>
            <w:r>
              <w:rPr>
                <w:noProof/>
                <w:webHidden/>
              </w:rPr>
              <w:fldChar w:fldCharType="end"/>
            </w:r>
          </w:hyperlink>
        </w:p>
        <w:p w14:paraId="2E0DAAF1" w14:textId="77777777" w:rsidR="00A30554" w:rsidRDefault="00A30554">
          <w:pPr>
            <w:pStyle w:val="TDC2"/>
            <w:tabs>
              <w:tab w:val="right" w:leader="dot" w:pos="8211"/>
            </w:tabs>
            <w:rPr>
              <w:rFonts w:asciiTheme="minorHAnsi" w:eastAsiaTheme="minorEastAsia" w:hAnsiTheme="minorHAnsi" w:cstheme="minorBidi"/>
              <w:noProof/>
              <w:sz w:val="22"/>
              <w:szCs w:val="22"/>
            </w:rPr>
          </w:pPr>
          <w:hyperlink w:anchor="_Toc189755987" w:history="1">
            <w:r w:rsidRPr="000D08D1">
              <w:rPr>
                <w:rStyle w:val="Hipervnculo"/>
                <w:noProof/>
              </w:rPr>
              <w:t>5.2 Futuras líneas de investigación</w:t>
            </w:r>
            <w:r>
              <w:rPr>
                <w:noProof/>
                <w:webHidden/>
              </w:rPr>
              <w:tab/>
            </w:r>
            <w:r>
              <w:rPr>
                <w:noProof/>
                <w:webHidden/>
              </w:rPr>
              <w:fldChar w:fldCharType="begin"/>
            </w:r>
            <w:r>
              <w:rPr>
                <w:noProof/>
                <w:webHidden/>
              </w:rPr>
              <w:instrText xml:space="preserve"> PAGEREF _Toc189755987 \h </w:instrText>
            </w:r>
            <w:r>
              <w:rPr>
                <w:noProof/>
                <w:webHidden/>
              </w:rPr>
            </w:r>
            <w:r>
              <w:rPr>
                <w:noProof/>
                <w:webHidden/>
              </w:rPr>
              <w:fldChar w:fldCharType="separate"/>
            </w:r>
            <w:r>
              <w:rPr>
                <w:noProof/>
                <w:webHidden/>
              </w:rPr>
              <w:t>77</w:t>
            </w:r>
            <w:r>
              <w:rPr>
                <w:noProof/>
                <w:webHidden/>
              </w:rPr>
              <w:fldChar w:fldCharType="end"/>
            </w:r>
          </w:hyperlink>
        </w:p>
        <w:p w14:paraId="5D63BE69" w14:textId="77777777" w:rsidR="00A30554" w:rsidRDefault="00A30554">
          <w:pPr>
            <w:pStyle w:val="TDC1"/>
            <w:rPr>
              <w:rFonts w:asciiTheme="minorHAnsi" w:eastAsiaTheme="minorEastAsia" w:hAnsiTheme="minorHAnsi" w:cstheme="minorBidi"/>
              <w:noProof/>
              <w:sz w:val="22"/>
              <w:szCs w:val="22"/>
            </w:rPr>
          </w:pPr>
          <w:hyperlink w:anchor="_Toc189755988" w:history="1">
            <w:r w:rsidRPr="000D08D1">
              <w:rPr>
                <w:rStyle w:val="Hipervnculo"/>
                <w:noProof/>
              </w:rPr>
              <w:t>Anexos</w:t>
            </w:r>
            <w:r>
              <w:rPr>
                <w:noProof/>
                <w:webHidden/>
              </w:rPr>
              <w:tab/>
            </w:r>
            <w:r>
              <w:rPr>
                <w:noProof/>
                <w:webHidden/>
              </w:rPr>
              <w:fldChar w:fldCharType="begin"/>
            </w:r>
            <w:r>
              <w:rPr>
                <w:noProof/>
                <w:webHidden/>
              </w:rPr>
              <w:instrText xml:space="preserve"> PAGEREF _Toc189755988 \h </w:instrText>
            </w:r>
            <w:r>
              <w:rPr>
                <w:noProof/>
                <w:webHidden/>
              </w:rPr>
            </w:r>
            <w:r>
              <w:rPr>
                <w:noProof/>
                <w:webHidden/>
              </w:rPr>
              <w:fldChar w:fldCharType="separate"/>
            </w:r>
            <w:r>
              <w:rPr>
                <w:noProof/>
                <w:webHidden/>
              </w:rPr>
              <w:t>79</w:t>
            </w:r>
            <w:r>
              <w:rPr>
                <w:noProof/>
                <w:webHidden/>
              </w:rPr>
              <w:fldChar w:fldCharType="end"/>
            </w:r>
          </w:hyperlink>
        </w:p>
        <w:p w14:paraId="568C9A56" w14:textId="77777777" w:rsidR="00A30554" w:rsidRDefault="00A30554">
          <w:pPr>
            <w:pStyle w:val="TDC1"/>
            <w:rPr>
              <w:rFonts w:asciiTheme="minorHAnsi" w:eastAsiaTheme="minorEastAsia" w:hAnsiTheme="minorHAnsi" w:cstheme="minorBidi"/>
              <w:noProof/>
              <w:sz w:val="22"/>
              <w:szCs w:val="22"/>
            </w:rPr>
          </w:pPr>
          <w:hyperlink w:anchor="_Toc189755989" w:history="1">
            <w:r w:rsidRPr="000D08D1">
              <w:rPr>
                <w:rStyle w:val="Hipervnculo"/>
                <w:noProof/>
              </w:rPr>
              <w:t>Anexo 1</w:t>
            </w:r>
            <w:r>
              <w:rPr>
                <w:noProof/>
                <w:webHidden/>
              </w:rPr>
              <w:tab/>
            </w:r>
            <w:r>
              <w:rPr>
                <w:noProof/>
                <w:webHidden/>
              </w:rPr>
              <w:fldChar w:fldCharType="begin"/>
            </w:r>
            <w:r>
              <w:rPr>
                <w:noProof/>
                <w:webHidden/>
              </w:rPr>
              <w:instrText xml:space="preserve"> PAGEREF _Toc189755989 \h </w:instrText>
            </w:r>
            <w:r>
              <w:rPr>
                <w:noProof/>
                <w:webHidden/>
              </w:rPr>
            </w:r>
            <w:r>
              <w:rPr>
                <w:noProof/>
                <w:webHidden/>
              </w:rPr>
              <w:fldChar w:fldCharType="separate"/>
            </w:r>
            <w:r>
              <w:rPr>
                <w:noProof/>
                <w:webHidden/>
              </w:rPr>
              <w:t>81</w:t>
            </w:r>
            <w:r>
              <w:rPr>
                <w:noProof/>
                <w:webHidden/>
              </w:rPr>
              <w:fldChar w:fldCharType="end"/>
            </w:r>
          </w:hyperlink>
        </w:p>
        <w:p w14:paraId="6B09A710" w14:textId="77777777" w:rsidR="00A30554" w:rsidRDefault="00A30554">
          <w:pPr>
            <w:pStyle w:val="TDC1"/>
            <w:rPr>
              <w:rFonts w:asciiTheme="minorHAnsi" w:eastAsiaTheme="minorEastAsia" w:hAnsiTheme="minorHAnsi" w:cstheme="minorBidi"/>
              <w:noProof/>
              <w:sz w:val="22"/>
              <w:szCs w:val="22"/>
            </w:rPr>
          </w:pPr>
          <w:hyperlink w:anchor="_Toc189755990" w:history="1">
            <w:r w:rsidRPr="000D08D1">
              <w:rPr>
                <w:rStyle w:val="Hipervnculo"/>
                <w:noProof/>
                <w:lang w:val="en-US"/>
              </w:rPr>
              <w:t>Bibliografía</w:t>
            </w:r>
            <w:r>
              <w:rPr>
                <w:noProof/>
                <w:webHidden/>
              </w:rPr>
              <w:tab/>
            </w:r>
            <w:r>
              <w:rPr>
                <w:noProof/>
                <w:webHidden/>
              </w:rPr>
              <w:fldChar w:fldCharType="begin"/>
            </w:r>
            <w:r>
              <w:rPr>
                <w:noProof/>
                <w:webHidden/>
              </w:rPr>
              <w:instrText xml:space="preserve"> PAGEREF _Toc189755990 \h </w:instrText>
            </w:r>
            <w:r>
              <w:rPr>
                <w:noProof/>
                <w:webHidden/>
              </w:rPr>
            </w:r>
            <w:r>
              <w:rPr>
                <w:noProof/>
                <w:webHidden/>
              </w:rPr>
              <w:fldChar w:fldCharType="separate"/>
            </w:r>
            <w:r>
              <w:rPr>
                <w:noProof/>
                <w:webHidden/>
              </w:rPr>
              <w:t>99</w:t>
            </w:r>
            <w:r>
              <w:rPr>
                <w:noProof/>
                <w:webHidden/>
              </w:rPr>
              <w:fldChar w:fldCharType="end"/>
            </w:r>
          </w:hyperlink>
        </w:p>
        <w:p w14:paraId="24E712C2" w14:textId="48582434" w:rsidR="00D70163" w:rsidRDefault="00FD7513" w:rsidP="00A257EA">
          <w:r>
            <w:rPr>
              <w:b/>
              <w:bCs/>
            </w:rPr>
            <w:fldChar w:fldCharType="end"/>
          </w:r>
        </w:p>
      </w:sdtContent>
    </w:sdt>
    <w:p w14:paraId="25D02D6C" w14:textId="6A045CF9" w:rsidR="0064646C" w:rsidRPr="00DF6366" w:rsidRDefault="0064646C" w:rsidP="00DF6366">
      <w:pPr>
        <w:rPr>
          <w:b/>
          <w:sz w:val="28"/>
          <w:szCs w:val="28"/>
        </w:rPr>
      </w:pPr>
      <w:r w:rsidRPr="00DF6366">
        <w:rPr>
          <w:b/>
          <w:sz w:val="28"/>
          <w:szCs w:val="28"/>
        </w:rPr>
        <w:t>Lista de Tablas</w:t>
      </w:r>
    </w:p>
    <w:p w14:paraId="3D43FE25" w14:textId="77777777" w:rsidR="00A30554" w:rsidRDefault="00334805">
      <w:pPr>
        <w:pStyle w:val="TDC1"/>
        <w:rPr>
          <w:rFonts w:asciiTheme="minorHAnsi" w:eastAsiaTheme="minorEastAsia" w:hAnsiTheme="minorHAnsi" w:cstheme="minorBidi"/>
          <w:noProof/>
          <w:sz w:val="22"/>
          <w:szCs w:val="22"/>
        </w:rPr>
      </w:pPr>
      <w:r>
        <w:fldChar w:fldCharType="begin"/>
      </w:r>
      <w:r>
        <w:instrText xml:space="preserve"> TOC \h \z \t "Tablas;1" </w:instrText>
      </w:r>
      <w:r>
        <w:fldChar w:fldCharType="separate"/>
      </w:r>
      <w:hyperlink w:anchor="_Toc189755991" w:history="1">
        <w:r w:rsidR="00A30554" w:rsidRPr="009176DC">
          <w:rPr>
            <w:rStyle w:val="Hipervnculo"/>
            <w:noProof/>
          </w:rPr>
          <w:t xml:space="preserve">Tabla 1 de datos de </w:t>
        </w:r>
        <w:r w:rsidR="00A30554" w:rsidRPr="009176DC">
          <w:rPr>
            <w:rStyle w:val="Hipervnculo"/>
            <w:i/>
            <w:noProof/>
          </w:rPr>
          <w:t>Universal Analytics</w:t>
        </w:r>
        <w:r w:rsidR="00A30554">
          <w:rPr>
            <w:noProof/>
            <w:webHidden/>
          </w:rPr>
          <w:tab/>
        </w:r>
        <w:r w:rsidR="00A30554">
          <w:rPr>
            <w:noProof/>
            <w:webHidden/>
          </w:rPr>
          <w:fldChar w:fldCharType="begin"/>
        </w:r>
        <w:r w:rsidR="00A30554">
          <w:rPr>
            <w:noProof/>
            <w:webHidden/>
          </w:rPr>
          <w:instrText xml:space="preserve"> PAGEREF _Toc189755991 \h </w:instrText>
        </w:r>
        <w:r w:rsidR="00A30554">
          <w:rPr>
            <w:noProof/>
            <w:webHidden/>
          </w:rPr>
        </w:r>
        <w:r w:rsidR="00A30554">
          <w:rPr>
            <w:noProof/>
            <w:webHidden/>
          </w:rPr>
          <w:fldChar w:fldCharType="separate"/>
        </w:r>
        <w:r w:rsidR="00A30554">
          <w:rPr>
            <w:noProof/>
            <w:webHidden/>
          </w:rPr>
          <w:t>39</w:t>
        </w:r>
        <w:r w:rsidR="00A30554">
          <w:rPr>
            <w:noProof/>
            <w:webHidden/>
          </w:rPr>
          <w:fldChar w:fldCharType="end"/>
        </w:r>
      </w:hyperlink>
    </w:p>
    <w:p w14:paraId="74799DF1" w14:textId="77777777" w:rsidR="00A30554" w:rsidRDefault="00A30554">
      <w:pPr>
        <w:pStyle w:val="TDC1"/>
        <w:rPr>
          <w:rFonts w:asciiTheme="minorHAnsi" w:eastAsiaTheme="minorEastAsia" w:hAnsiTheme="minorHAnsi" w:cstheme="minorBidi"/>
          <w:noProof/>
          <w:sz w:val="22"/>
          <w:szCs w:val="22"/>
        </w:rPr>
      </w:pPr>
      <w:hyperlink w:anchor="_Toc189755992" w:history="1">
        <w:r w:rsidRPr="009176DC">
          <w:rPr>
            <w:rStyle w:val="Hipervnculo"/>
            <w:noProof/>
          </w:rPr>
          <w:t xml:space="preserve">Tabla 2 de datos de </w:t>
        </w:r>
        <w:r w:rsidRPr="009176DC">
          <w:rPr>
            <w:rStyle w:val="Hipervnculo"/>
            <w:i/>
            <w:noProof/>
          </w:rPr>
          <w:t>Google Analytics</w:t>
        </w:r>
        <w:r w:rsidRPr="009176DC">
          <w:rPr>
            <w:rStyle w:val="Hipervnculo"/>
            <w:noProof/>
          </w:rPr>
          <w:t xml:space="preserve"> 4</w:t>
        </w:r>
        <w:r>
          <w:rPr>
            <w:noProof/>
            <w:webHidden/>
          </w:rPr>
          <w:tab/>
        </w:r>
        <w:r>
          <w:rPr>
            <w:noProof/>
            <w:webHidden/>
          </w:rPr>
          <w:fldChar w:fldCharType="begin"/>
        </w:r>
        <w:r>
          <w:rPr>
            <w:noProof/>
            <w:webHidden/>
          </w:rPr>
          <w:instrText xml:space="preserve"> PAGEREF _Toc189755992 \h </w:instrText>
        </w:r>
        <w:r>
          <w:rPr>
            <w:noProof/>
            <w:webHidden/>
          </w:rPr>
        </w:r>
        <w:r>
          <w:rPr>
            <w:noProof/>
            <w:webHidden/>
          </w:rPr>
          <w:fldChar w:fldCharType="separate"/>
        </w:r>
        <w:r>
          <w:rPr>
            <w:noProof/>
            <w:webHidden/>
          </w:rPr>
          <w:t>40</w:t>
        </w:r>
        <w:r>
          <w:rPr>
            <w:noProof/>
            <w:webHidden/>
          </w:rPr>
          <w:fldChar w:fldCharType="end"/>
        </w:r>
      </w:hyperlink>
    </w:p>
    <w:p w14:paraId="78AD11D8" w14:textId="77777777" w:rsidR="00A30554" w:rsidRDefault="00A30554">
      <w:pPr>
        <w:pStyle w:val="TDC1"/>
        <w:rPr>
          <w:rFonts w:asciiTheme="minorHAnsi" w:eastAsiaTheme="minorEastAsia" w:hAnsiTheme="minorHAnsi" w:cstheme="minorBidi"/>
          <w:noProof/>
          <w:sz w:val="22"/>
          <w:szCs w:val="22"/>
        </w:rPr>
      </w:pPr>
      <w:hyperlink w:anchor="_Toc189755993" w:history="1">
        <w:r w:rsidRPr="009176DC">
          <w:rPr>
            <w:rStyle w:val="Hipervnculo"/>
            <w:noProof/>
          </w:rPr>
          <w:t>Tabla 3 Comparación de tecnologías</w:t>
        </w:r>
        <w:r>
          <w:rPr>
            <w:noProof/>
            <w:webHidden/>
          </w:rPr>
          <w:tab/>
        </w:r>
        <w:r>
          <w:rPr>
            <w:noProof/>
            <w:webHidden/>
          </w:rPr>
          <w:fldChar w:fldCharType="begin"/>
        </w:r>
        <w:r>
          <w:rPr>
            <w:noProof/>
            <w:webHidden/>
          </w:rPr>
          <w:instrText xml:space="preserve"> PAGEREF _Toc189755993 \h </w:instrText>
        </w:r>
        <w:r>
          <w:rPr>
            <w:noProof/>
            <w:webHidden/>
          </w:rPr>
        </w:r>
        <w:r>
          <w:rPr>
            <w:noProof/>
            <w:webHidden/>
          </w:rPr>
          <w:fldChar w:fldCharType="separate"/>
        </w:r>
        <w:r>
          <w:rPr>
            <w:noProof/>
            <w:webHidden/>
          </w:rPr>
          <w:t>54</w:t>
        </w:r>
        <w:r>
          <w:rPr>
            <w:noProof/>
            <w:webHidden/>
          </w:rPr>
          <w:fldChar w:fldCharType="end"/>
        </w:r>
      </w:hyperlink>
    </w:p>
    <w:p w14:paraId="22928FDF" w14:textId="77777777" w:rsidR="00A30554" w:rsidRDefault="00A30554">
      <w:pPr>
        <w:pStyle w:val="TDC1"/>
        <w:rPr>
          <w:rFonts w:asciiTheme="minorHAnsi" w:eastAsiaTheme="minorEastAsia" w:hAnsiTheme="minorHAnsi" w:cstheme="minorBidi"/>
          <w:noProof/>
          <w:sz w:val="22"/>
          <w:szCs w:val="22"/>
        </w:rPr>
      </w:pPr>
      <w:hyperlink w:anchor="_Toc189755994" w:history="1">
        <w:r w:rsidRPr="009176DC">
          <w:rPr>
            <w:rStyle w:val="Hipervnculo"/>
            <w:noProof/>
          </w:rPr>
          <w:t>Tabla 4 Hiperparametros que se afinaron.</w:t>
        </w:r>
        <w:r>
          <w:rPr>
            <w:noProof/>
            <w:webHidden/>
          </w:rPr>
          <w:tab/>
        </w:r>
        <w:r>
          <w:rPr>
            <w:noProof/>
            <w:webHidden/>
          </w:rPr>
          <w:fldChar w:fldCharType="begin"/>
        </w:r>
        <w:r>
          <w:rPr>
            <w:noProof/>
            <w:webHidden/>
          </w:rPr>
          <w:instrText xml:space="preserve"> PAGEREF _Toc189755994 \h </w:instrText>
        </w:r>
        <w:r>
          <w:rPr>
            <w:noProof/>
            <w:webHidden/>
          </w:rPr>
        </w:r>
        <w:r>
          <w:rPr>
            <w:noProof/>
            <w:webHidden/>
          </w:rPr>
          <w:fldChar w:fldCharType="separate"/>
        </w:r>
        <w:r>
          <w:rPr>
            <w:noProof/>
            <w:webHidden/>
          </w:rPr>
          <w:t>59</w:t>
        </w:r>
        <w:r>
          <w:rPr>
            <w:noProof/>
            <w:webHidden/>
          </w:rPr>
          <w:fldChar w:fldCharType="end"/>
        </w:r>
      </w:hyperlink>
    </w:p>
    <w:p w14:paraId="6BA60FFD" w14:textId="77777777" w:rsidR="00A30554" w:rsidRDefault="00A30554">
      <w:pPr>
        <w:pStyle w:val="TDC1"/>
        <w:rPr>
          <w:rFonts w:asciiTheme="minorHAnsi" w:eastAsiaTheme="minorEastAsia" w:hAnsiTheme="minorHAnsi" w:cstheme="minorBidi"/>
          <w:noProof/>
          <w:sz w:val="22"/>
          <w:szCs w:val="22"/>
        </w:rPr>
      </w:pPr>
      <w:hyperlink w:anchor="_Toc189755995" w:history="1">
        <w:r w:rsidRPr="009176DC">
          <w:rPr>
            <w:rStyle w:val="Hipervnculo"/>
            <w:noProof/>
          </w:rPr>
          <w:t>Tabla 5 Prueba 1 Parámetros encontrados por el Algoritmo de Afinamiento de Hiperparametros.</w:t>
        </w:r>
        <w:r>
          <w:rPr>
            <w:noProof/>
            <w:webHidden/>
          </w:rPr>
          <w:tab/>
        </w:r>
        <w:r>
          <w:rPr>
            <w:noProof/>
            <w:webHidden/>
          </w:rPr>
          <w:fldChar w:fldCharType="begin"/>
        </w:r>
        <w:r>
          <w:rPr>
            <w:noProof/>
            <w:webHidden/>
          </w:rPr>
          <w:instrText xml:space="preserve"> PAGEREF _Toc189755995 \h </w:instrText>
        </w:r>
        <w:r>
          <w:rPr>
            <w:noProof/>
            <w:webHidden/>
          </w:rPr>
        </w:r>
        <w:r>
          <w:rPr>
            <w:noProof/>
            <w:webHidden/>
          </w:rPr>
          <w:fldChar w:fldCharType="separate"/>
        </w:r>
        <w:r>
          <w:rPr>
            <w:noProof/>
            <w:webHidden/>
          </w:rPr>
          <w:t>61</w:t>
        </w:r>
        <w:r>
          <w:rPr>
            <w:noProof/>
            <w:webHidden/>
          </w:rPr>
          <w:fldChar w:fldCharType="end"/>
        </w:r>
      </w:hyperlink>
    </w:p>
    <w:p w14:paraId="5CC03CAB" w14:textId="77777777" w:rsidR="00A30554" w:rsidRDefault="00A30554">
      <w:pPr>
        <w:pStyle w:val="TDC1"/>
        <w:rPr>
          <w:rFonts w:asciiTheme="minorHAnsi" w:eastAsiaTheme="minorEastAsia" w:hAnsiTheme="minorHAnsi" w:cstheme="minorBidi"/>
          <w:noProof/>
          <w:sz w:val="22"/>
          <w:szCs w:val="22"/>
        </w:rPr>
      </w:pPr>
      <w:hyperlink w:anchor="_Toc189755996" w:history="1">
        <w:r w:rsidRPr="009176DC">
          <w:rPr>
            <w:rStyle w:val="Hipervnculo"/>
            <w:noProof/>
          </w:rPr>
          <w:t>Tabla 6 Prueba 2 Parámetros encontrados por el Algoritmo de Afinamiento de Hiperparametros.</w:t>
        </w:r>
        <w:r>
          <w:rPr>
            <w:noProof/>
            <w:webHidden/>
          </w:rPr>
          <w:tab/>
        </w:r>
        <w:r>
          <w:rPr>
            <w:noProof/>
            <w:webHidden/>
          </w:rPr>
          <w:fldChar w:fldCharType="begin"/>
        </w:r>
        <w:r>
          <w:rPr>
            <w:noProof/>
            <w:webHidden/>
          </w:rPr>
          <w:instrText xml:space="preserve"> PAGEREF _Toc189755996 \h </w:instrText>
        </w:r>
        <w:r>
          <w:rPr>
            <w:noProof/>
            <w:webHidden/>
          </w:rPr>
        </w:r>
        <w:r>
          <w:rPr>
            <w:noProof/>
            <w:webHidden/>
          </w:rPr>
          <w:fldChar w:fldCharType="separate"/>
        </w:r>
        <w:r>
          <w:rPr>
            <w:noProof/>
            <w:webHidden/>
          </w:rPr>
          <w:t>62</w:t>
        </w:r>
        <w:r>
          <w:rPr>
            <w:noProof/>
            <w:webHidden/>
          </w:rPr>
          <w:fldChar w:fldCharType="end"/>
        </w:r>
      </w:hyperlink>
    </w:p>
    <w:p w14:paraId="55E44B5B" w14:textId="77777777" w:rsidR="00A30554" w:rsidRDefault="00A30554">
      <w:pPr>
        <w:pStyle w:val="TDC1"/>
        <w:rPr>
          <w:rFonts w:asciiTheme="minorHAnsi" w:eastAsiaTheme="minorEastAsia" w:hAnsiTheme="minorHAnsi" w:cstheme="minorBidi"/>
          <w:noProof/>
          <w:sz w:val="22"/>
          <w:szCs w:val="22"/>
        </w:rPr>
      </w:pPr>
      <w:hyperlink w:anchor="_Toc189755997" w:history="1">
        <w:r w:rsidRPr="009176DC">
          <w:rPr>
            <w:rStyle w:val="Hipervnculo"/>
            <w:noProof/>
          </w:rPr>
          <w:t>Tabla 7 Comparaciones de Rendimientos entre Pruebas.</w:t>
        </w:r>
        <w:r>
          <w:rPr>
            <w:noProof/>
            <w:webHidden/>
          </w:rPr>
          <w:tab/>
        </w:r>
        <w:r>
          <w:rPr>
            <w:noProof/>
            <w:webHidden/>
          </w:rPr>
          <w:fldChar w:fldCharType="begin"/>
        </w:r>
        <w:r>
          <w:rPr>
            <w:noProof/>
            <w:webHidden/>
          </w:rPr>
          <w:instrText xml:space="preserve"> PAGEREF _Toc189755997 \h </w:instrText>
        </w:r>
        <w:r>
          <w:rPr>
            <w:noProof/>
            <w:webHidden/>
          </w:rPr>
        </w:r>
        <w:r>
          <w:rPr>
            <w:noProof/>
            <w:webHidden/>
          </w:rPr>
          <w:fldChar w:fldCharType="separate"/>
        </w:r>
        <w:r>
          <w:rPr>
            <w:noProof/>
            <w:webHidden/>
          </w:rPr>
          <w:t>63</w:t>
        </w:r>
        <w:r>
          <w:rPr>
            <w:noProof/>
            <w:webHidden/>
          </w:rPr>
          <w:fldChar w:fldCharType="end"/>
        </w:r>
      </w:hyperlink>
    </w:p>
    <w:p w14:paraId="322BB6BB" w14:textId="77777777" w:rsidR="00A30554" w:rsidRDefault="00A30554">
      <w:pPr>
        <w:pStyle w:val="TDC1"/>
        <w:rPr>
          <w:rFonts w:asciiTheme="minorHAnsi" w:eastAsiaTheme="minorEastAsia" w:hAnsiTheme="minorHAnsi" w:cstheme="minorBidi"/>
          <w:noProof/>
          <w:sz w:val="22"/>
          <w:szCs w:val="22"/>
        </w:rPr>
      </w:pPr>
      <w:hyperlink w:anchor="_Toc189755998" w:history="1">
        <w:r w:rsidRPr="009176DC">
          <w:rPr>
            <w:rStyle w:val="Hipervnculo"/>
            <w:noProof/>
          </w:rPr>
          <w:t>Tabla 8 Comparaciones de Rendimientos entre Pruebas.</w:t>
        </w:r>
        <w:r>
          <w:rPr>
            <w:noProof/>
            <w:webHidden/>
          </w:rPr>
          <w:tab/>
        </w:r>
        <w:r>
          <w:rPr>
            <w:noProof/>
            <w:webHidden/>
          </w:rPr>
          <w:fldChar w:fldCharType="begin"/>
        </w:r>
        <w:r>
          <w:rPr>
            <w:noProof/>
            <w:webHidden/>
          </w:rPr>
          <w:instrText xml:space="preserve"> PAGEREF _Toc189755998 \h </w:instrText>
        </w:r>
        <w:r>
          <w:rPr>
            <w:noProof/>
            <w:webHidden/>
          </w:rPr>
        </w:r>
        <w:r>
          <w:rPr>
            <w:noProof/>
            <w:webHidden/>
          </w:rPr>
          <w:fldChar w:fldCharType="separate"/>
        </w:r>
        <w:r>
          <w:rPr>
            <w:noProof/>
            <w:webHidden/>
          </w:rPr>
          <w:t>63</w:t>
        </w:r>
        <w:r>
          <w:rPr>
            <w:noProof/>
            <w:webHidden/>
          </w:rPr>
          <w:fldChar w:fldCharType="end"/>
        </w:r>
      </w:hyperlink>
    </w:p>
    <w:p w14:paraId="520DE126" w14:textId="77777777" w:rsidR="00A30554" w:rsidRDefault="00A30554">
      <w:pPr>
        <w:pStyle w:val="TDC1"/>
        <w:rPr>
          <w:rFonts w:asciiTheme="minorHAnsi" w:eastAsiaTheme="minorEastAsia" w:hAnsiTheme="minorHAnsi" w:cstheme="minorBidi"/>
          <w:noProof/>
          <w:sz w:val="22"/>
          <w:szCs w:val="22"/>
        </w:rPr>
      </w:pPr>
      <w:hyperlink w:anchor="_Toc189755999" w:history="1">
        <w:r w:rsidRPr="009176DC">
          <w:rPr>
            <w:rStyle w:val="Hipervnculo"/>
            <w:noProof/>
          </w:rPr>
          <w:t>Tabla 9 Prueba 4</w:t>
        </w:r>
        <w:r>
          <w:rPr>
            <w:noProof/>
            <w:webHidden/>
          </w:rPr>
          <w:tab/>
        </w:r>
        <w:r>
          <w:rPr>
            <w:noProof/>
            <w:webHidden/>
          </w:rPr>
          <w:fldChar w:fldCharType="begin"/>
        </w:r>
        <w:r>
          <w:rPr>
            <w:noProof/>
            <w:webHidden/>
          </w:rPr>
          <w:instrText xml:space="preserve"> PAGEREF _Toc189755999 \h </w:instrText>
        </w:r>
        <w:r>
          <w:rPr>
            <w:noProof/>
            <w:webHidden/>
          </w:rPr>
        </w:r>
        <w:r>
          <w:rPr>
            <w:noProof/>
            <w:webHidden/>
          </w:rPr>
          <w:fldChar w:fldCharType="separate"/>
        </w:r>
        <w:r>
          <w:rPr>
            <w:noProof/>
            <w:webHidden/>
          </w:rPr>
          <w:t>65</w:t>
        </w:r>
        <w:r>
          <w:rPr>
            <w:noProof/>
            <w:webHidden/>
          </w:rPr>
          <w:fldChar w:fldCharType="end"/>
        </w:r>
      </w:hyperlink>
    </w:p>
    <w:p w14:paraId="79835800" w14:textId="77777777" w:rsidR="00A30554" w:rsidRDefault="00A30554">
      <w:pPr>
        <w:pStyle w:val="TDC1"/>
        <w:rPr>
          <w:rFonts w:asciiTheme="minorHAnsi" w:eastAsiaTheme="minorEastAsia" w:hAnsiTheme="minorHAnsi" w:cstheme="minorBidi"/>
          <w:noProof/>
          <w:sz w:val="22"/>
          <w:szCs w:val="22"/>
        </w:rPr>
      </w:pPr>
      <w:hyperlink w:anchor="_Toc189756000" w:history="1">
        <w:r w:rsidRPr="009176DC">
          <w:rPr>
            <w:rStyle w:val="Hipervnculo"/>
            <w:noProof/>
          </w:rPr>
          <w:t xml:space="preserve">Tabla 10 Prueba 5 de </w:t>
        </w:r>
        <w:r w:rsidRPr="009176DC">
          <w:rPr>
            <w:rStyle w:val="Hipervnculo"/>
            <w:rFonts w:eastAsiaTheme="majorEastAsia"/>
            <w:noProof/>
          </w:rPr>
          <w:t>Editorial Universitaria de UA</w:t>
        </w:r>
        <w:r>
          <w:rPr>
            <w:noProof/>
            <w:webHidden/>
          </w:rPr>
          <w:tab/>
        </w:r>
        <w:r>
          <w:rPr>
            <w:noProof/>
            <w:webHidden/>
          </w:rPr>
          <w:fldChar w:fldCharType="begin"/>
        </w:r>
        <w:r>
          <w:rPr>
            <w:noProof/>
            <w:webHidden/>
          </w:rPr>
          <w:instrText xml:space="preserve"> PAGEREF _Toc189756000 \h </w:instrText>
        </w:r>
        <w:r>
          <w:rPr>
            <w:noProof/>
            <w:webHidden/>
          </w:rPr>
        </w:r>
        <w:r>
          <w:rPr>
            <w:noProof/>
            <w:webHidden/>
          </w:rPr>
          <w:fldChar w:fldCharType="separate"/>
        </w:r>
        <w:r>
          <w:rPr>
            <w:noProof/>
            <w:webHidden/>
          </w:rPr>
          <w:t>66</w:t>
        </w:r>
        <w:r>
          <w:rPr>
            <w:noProof/>
            <w:webHidden/>
          </w:rPr>
          <w:fldChar w:fldCharType="end"/>
        </w:r>
      </w:hyperlink>
    </w:p>
    <w:p w14:paraId="3ED3F91A" w14:textId="77777777" w:rsidR="00A30554" w:rsidRDefault="00A30554">
      <w:pPr>
        <w:pStyle w:val="TDC1"/>
        <w:rPr>
          <w:rFonts w:asciiTheme="minorHAnsi" w:eastAsiaTheme="minorEastAsia" w:hAnsiTheme="minorHAnsi" w:cstheme="minorBidi"/>
          <w:noProof/>
          <w:sz w:val="22"/>
          <w:szCs w:val="22"/>
        </w:rPr>
      </w:pPr>
      <w:hyperlink w:anchor="_Toc189756001" w:history="1">
        <w:r w:rsidRPr="009176DC">
          <w:rPr>
            <w:rStyle w:val="Hipervnculo"/>
            <w:noProof/>
          </w:rPr>
          <w:t>Tabla 11 Comparaciones de Rendimientos entre Pruebas 4 y 5</w:t>
        </w:r>
        <w:r>
          <w:rPr>
            <w:noProof/>
            <w:webHidden/>
          </w:rPr>
          <w:tab/>
        </w:r>
        <w:r>
          <w:rPr>
            <w:noProof/>
            <w:webHidden/>
          </w:rPr>
          <w:fldChar w:fldCharType="begin"/>
        </w:r>
        <w:r>
          <w:rPr>
            <w:noProof/>
            <w:webHidden/>
          </w:rPr>
          <w:instrText xml:space="preserve"> PAGEREF _Toc189756001 \h </w:instrText>
        </w:r>
        <w:r>
          <w:rPr>
            <w:noProof/>
            <w:webHidden/>
          </w:rPr>
        </w:r>
        <w:r>
          <w:rPr>
            <w:noProof/>
            <w:webHidden/>
          </w:rPr>
          <w:fldChar w:fldCharType="separate"/>
        </w:r>
        <w:r>
          <w:rPr>
            <w:noProof/>
            <w:webHidden/>
          </w:rPr>
          <w:t>67</w:t>
        </w:r>
        <w:r>
          <w:rPr>
            <w:noProof/>
            <w:webHidden/>
          </w:rPr>
          <w:fldChar w:fldCharType="end"/>
        </w:r>
      </w:hyperlink>
    </w:p>
    <w:p w14:paraId="65083315" w14:textId="77777777" w:rsidR="00A30554" w:rsidRDefault="00A30554">
      <w:pPr>
        <w:pStyle w:val="TDC1"/>
        <w:rPr>
          <w:rFonts w:asciiTheme="minorHAnsi" w:eastAsiaTheme="minorEastAsia" w:hAnsiTheme="minorHAnsi" w:cstheme="minorBidi"/>
          <w:noProof/>
          <w:sz w:val="22"/>
          <w:szCs w:val="22"/>
        </w:rPr>
      </w:pPr>
      <w:hyperlink w:anchor="_Toc189756002" w:history="1">
        <w:r w:rsidRPr="009176DC">
          <w:rPr>
            <w:rStyle w:val="Hipervnculo"/>
            <w:noProof/>
          </w:rPr>
          <w:t xml:space="preserve">Tabla 12 Resumen Pruebas con Mejores Resultados con datos de </w:t>
        </w:r>
        <w:r w:rsidRPr="009176DC">
          <w:rPr>
            <w:rStyle w:val="Hipervnculo"/>
            <w:rFonts w:eastAsiaTheme="majorEastAsia"/>
            <w:noProof/>
          </w:rPr>
          <w:t>UA.</w:t>
        </w:r>
        <w:r>
          <w:rPr>
            <w:noProof/>
            <w:webHidden/>
          </w:rPr>
          <w:tab/>
        </w:r>
        <w:r>
          <w:rPr>
            <w:noProof/>
            <w:webHidden/>
          </w:rPr>
          <w:fldChar w:fldCharType="begin"/>
        </w:r>
        <w:r>
          <w:rPr>
            <w:noProof/>
            <w:webHidden/>
          </w:rPr>
          <w:instrText xml:space="preserve"> PAGEREF _Toc189756002 \h </w:instrText>
        </w:r>
        <w:r>
          <w:rPr>
            <w:noProof/>
            <w:webHidden/>
          </w:rPr>
        </w:r>
        <w:r>
          <w:rPr>
            <w:noProof/>
            <w:webHidden/>
          </w:rPr>
          <w:fldChar w:fldCharType="separate"/>
        </w:r>
        <w:r>
          <w:rPr>
            <w:noProof/>
            <w:webHidden/>
          </w:rPr>
          <w:t>68</w:t>
        </w:r>
        <w:r>
          <w:rPr>
            <w:noProof/>
            <w:webHidden/>
          </w:rPr>
          <w:fldChar w:fldCharType="end"/>
        </w:r>
      </w:hyperlink>
    </w:p>
    <w:p w14:paraId="069CA844" w14:textId="77777777" w:rsidR="00A30554" w:rsidRDefault="00A30554">
      <w:pPr>
        <w:pStyle w:val="TDC1"/>
        <w:rPr>
          <w:rFonts w:asciiTheme="minorHAnsi" w:eastAsiaTheme="minorEastAsia" w:hAnsiTheme="minorHAnsi" w:cstheme="minorBidi"/>
          <w:noProof/>
          <w:sz w:val="22"/>
          <w:szCs w:val="22"/>
        </w:rPr>
      </w:pPr>
      <w:hyperlink w:anchor="_Toc189756003" w:history="1">
        <w:r w:rsidRPr="009176DC">
          <w:rPr>
            <w:rStyle w:val="Hipervnculo"/>
            <w:noProof/>
          </w:rPr>
          <w:t>Tabla 13 Prueba Número 6</w:t>
        </w:r>
        <w:r>
          <w:rPr>
            <w:noProof/>
            <w:webHidden/>
          </w:rPr>
          <w:tab/>
        </w:r>
        <w:r>
          <w:rPr>
            <w:noProof/>
            <w:webHidden/>
          </w:rPr>
          <w:fldChar w:fldCharType="begin"/>
        </w:r>
        <w:r>
          <w:rPr>
            <w:noProof/>
            <w:webHidden/>
          </w:rPr>
          <w:instrText xml:space="preserve"> PAGEREF _Toc189756003 \h </w:instrText>
        </w:r>
        <w:r>
          <w:rPr>
            <w:noProof/>
            <w:webHidden/>
          </w:rPr>
        </w:r>
        <w:r>
          <w:rPr>
            <w:noProof/>
            <w:webHidden/>
          </w:rPr>
          <w:fldChar w:fldCharType="separate"/>
        </w:r>
        <w:r>
          <w:rPr>
            <w:noProof/>
            <w:webHidden/>
          </w:rPr>
          <w:t>69</w:t>
        </w:r>
        <w:r>
          <w:rPr>
            <w:noProof/>
            <w:webHidden/>
          </w:rPr>
          <w:fldChar w:fldCharType="end"/>
        </w:r>
      </w:hyperlink>
    </w:p>
    <w:p w14:paraId="42EFE0F1" w14:textId="77777777" w:rsidR="00A30554" w:rsidRDefault="00A30554">
      <w:pPr>
        <w:pStyle w:val="TDC1"/>
        <w:rPr>
          <w:rFonts w:asciiTheme="minorHAnsi" w:eastAsiaTheme="minorEastAsia" w:hAnsiTheme="minorHAnsi" w:cstheme="minorBidi"/>
          <w:noProof/>
          <w:sz w:val="22"/>
          <w:szCs w:val="22"/>
        </w:rPr>
      </w:pPr>
      <w:hyperlink w:anchor="_Toc189756004" w:history="1">
        <w:r w:rsidRPr="009176DC">
          <w:rPr>
            <w:rStyle w:val="Hipervnculo"/>
            <w:noProof/>
          </w:rPr>
          <w:t>Tabla 14 Rendimientos de los Modelos de las Pruebas Número 7 y 8</w:t>
        </w:r>
        <w:r>
          <w:rPr>
            <w:noProof/>
            <w:webHidden/>
          </w:rPr>
          <w:tab/>
        </w:r>
        <w:r>
          <w:rPr>
            <w:noProof/>
            <w:webHidden/>
          </w:rPr>
          <w:fldChar w:fldCharType="begin"/>
        </w:r>
        <w:r>
          <w:rPr>
            <w:noProof/>
            <w:webHidden/>
          </w:rPr>
          <w:instrText xml:space="preserve"> PAGEREF _Toc189756004 \h </w:instrText>
        </w:r>
        <w:r>
          <w:rPr>
            <w:noProof/>
            <w:webHidden/>
          </w:rPr>
        </w:r>
        <w:r>
          <w:rPr>
            <w:noProof/>
            <w:webHidden/>
          </w:rPr>
          <w:fldChar w:fldCharType="separate"/>
        </w:r>
        <w:r>
          <w:rPr>
            <w:noProof/>
            <w:webHidden/>
          </w:rPr>
          <w:t>71</w:t>
        </w:r>
        <w:r>
          <w:rPr>
            <w:noProof/>
            <w:webHidden/>
          </w:rPr>
          <w:fldChar w:fldCharType="end"/>
        </w:r>
      </w:hyperlink>
    </w:p>
    <w:p w14:paraId="079545C9" w14:textId="77777777" w:rsidR="00A30554" w:rsidRDefault="00A30554">
      <w:pPr>
        <w:pStyle w:val="TDC1"/>
        <w:rPr>
          <w:rFonts w:asciiTheme="minorHAnsi" w:eastAsiaTheme="minorEastAsia" w:hAnsiTheme="minorHAnsi" w:cstheme="minorBidi"/>
          <w:noProof/>
          <w:sz w:val="22"/>
          <w:szCs w:val="22"/>
        </w:rPr>
      </w:pPr>
      <w:hyperlink w:anchor="_Toc189756005" w:history="1">
        <w:r w:rsidRPr="009176DC">
          <w:rPr>
            <w:rStyle w:val="Hipervnculo"/>
            <w:noProof/>
          </w:rPr>
          <w:t>Tabla 15 Resumen de las pruebas realizadas</w:t>
        </w:r>
        <w:r>
          <w:rPr>
            <w:noProof/>
            <w:webHidden/>
          </w:rPr>
          <w:tab/>
        </w:r>
        <w:r>
          <w:rPr>
            <w:noProof/>
            <w:webHidden/>
          </w:rPr>
          <w:fldChar w:fldCharType="begin"/>
        </w:r>
        <w:r>
          <w:rPr>
            <w:noProof/>
            <w:webHidden/>
          </w:rPr>
          <w:instrText xml:space="preserve"> PAGEREF _Toc189756005 \h </w:instrText>
        </w:r>
        <w:r>
          <w:rPr>
            <w:noProof/>
            <w:webHidden/>
          </w:rPr>
        </w:r>
        <w:r>
          <w:rPr>
            <w:noProof/>
            <w:webHidden/>
          </w:rPr>
          <w:fldChar w:fldCharType="separate"/>
        </w:r>
        <w:r>
          <w:rPr>
            <w:noProof/>
            <w:webHidden/>
          </w:rPr>
          <w:t>74</w:t>
        </w:r>
        <w:r>
          <w:rPr>
            <w:noProof/>
            <w:webHidden/>
          </w:rPr>
          <w:fldChar w:fldCharType="end"/>
        </w:r>
      </w:hyperlink>
    </w:p>
    <w:p w14:paraId="04A2E765" w14:textId="77777777" w:rsidR="00A30554" w:rsidRDefault="00A30554">
      <w:pPr>
        <w:pStyle w:val="TDC1"/>
        <w:rPr>
          <w:rFonts w:asciiTheme="minorHAnsi" w:eastAsiaTheme="minorEastAsia" w:hAnsiTheme="minorHAnsi" w:cstheme="minorBidi"/>
          <w:noProof/>
          <w:sz w:val="22"/>
          <w:szCs w:val="22"/>
        </w:rPr>
      </w:pPr>
      <w:hyperlink w:anchor="_Toc189756006" w:history="1">
        <w:r w:rsidRPr="009176DC">
          <w:rPr>
            <w:rStyle w:val="Hipervnculo"/>
            <w:noProof/>
          </w:rPr>
          <w:t>Tabla 16 Resumen del Modelo Obtenido de la Prueba Número 1</w:t>
        </w:r>
        <w:r>
          <w:rPr>
            <w:noProof/>
            <w:webHidden/>
          </w:rPr>
          <w:tab/>
        </w:r>
        <w:r>
          <w:rPr>
            <w:noProof/>
            <w:webHidden/>
          </w:rPr>
          <w:fldChar w:fldCharType="begin"/>
        </w:r>
        <w:r>
          <w:rPr>
            <w:noProof/>
            <w:webHidden/>
          </w:rPr>
          <w:instrText xml:space="preserve"> PAGEREF _Toc189756006 \h </w:instrText>
        </w:r>
        <w:r>
          <w:rPr>
            <w:noProof/>
            <w:webHidden/>
          </w:rPr>
        </w:r>
        <w:r>
          <w:rPr>
            <w:noProof/>
            <w:webHidden/>
          </w:rPr>
          <w:fldChar w:fldCharType="separate"/>
        </w:r>
        <w:r>
          <w:rPr>
            <w:noProof/>
            <w:webHidden/>
          </w:rPr>
          <w:t>82</w:t>
        </w:r>
        <w:r>
          <w:rPr>
            <w:noProof/>
            <w:webHidden/>
          </w:rPr>
          <w:fldChar w:fldCharType="end"/>
        </w:r>
      </w:hyperlink>
    </w:p>
    <w:p w14:paraId="7893CA15" w14:textId="77777777" w:rsidR="00A30554" w:rsidRDefault="00A30554">
      <w:pPr>
        <w:pStyle w:val="TDC1"/>
        <w:rPr>
          <w:rFonts w:asciiTheme="minorHAnsi" w:eastAsiaTheme="minorEastAsia" w:hAnsiTheme="minorHAnsi" w:cstheme="minorBidi"/>
          <w:noProof/>
          <w:sz w:val="22"/>
          <w:szCs w:val="22"/>
        </w:rPr>
      </w:pPr>
      <w:hyperlink w:anchor="_Toc189756007" w:history="1">
        <w:r w:rsidRPr="009176DC">
          <w:rPr>
            <w:rStyle w:val="Hipervnculo"/>
            <w:noProof/>
          </w:rPr>
          <w:t>Tabla 17 Resumen del Modelo Obtenido de la Prueba Número 2</w:t>
        </w:r>
        <w:r>
          <w:rPr>
            <w:noProof/>
            <w:webHidden/>
          </w:rPr>
          <w:tab/>
        </w:r>
        <w:r>
          <w:rPr>
            <w:noProof/>
            <w:webHidden/>
          </w:rPr>
          <w:fldChar w:fldCharType="begin"/>
        </w:r>
        <w:r>
          <w:rPr>
            <w:noProof/>
            <w:webHidden/>
          </w:rPr>
          <w:instrText xml:space="preserve"> PAGEREF _Toc189756007 \h </w:instrText>
        </w:r>
        <w:r>
          <w:rPr>
            <w:noProof/>
            <w:webHidden/>
          </w:rPr>
        </w:r>
        <w:r>
          <w:rPr>
            <w:noProof/>
            <w:webHidden/>
          </w:rPr>
          <w:fldChar w:fldCharType="separate"/>
        </w:r>
        <w:r>
          <w:rPr>
            <w:noProof/>
            <w:webHidden/>
          </w:rPr>
          <w:t>84</w:t>
        </w:r>
        <w:r>
          <w:rPr>
            <w:noProof/>
            <w:webHidden/>
          </w:rPr>
          <w:fldChar w:fldCharType="end"/>
        </w:r>
      </w:hyperlink>
    </w:p>
    <w:p w14:paraId="58BC70E7" w14:textId="77777777" w:rsidR="00A30554" w:rsidRDefault="00A30554">
      <w:pPr>
        <w:pStyle w:val="TDC1"/>
        <w:rPr>
          <w:rFonts w:asciiTheme="minorHAnsi" w:eastAsiaTheme="minorEastAsia" w:hAnsiTheme="minorHAnsi" w:cstheme="minorBidi"/>
          <w:noProof/>
          <w:sz w:val="22"/>
          <w:szCs w:val="22"/>
        </w:rPr>
      </w:pPr>
      <w:hyperlink w:anchor="_Toc189756008" w:history="1">
        <w:r w:rsidRPr="009176DC">
          <w:rPr>
            <w:rStyle w:val="Hipervnculo"/>
            <w:noProof/>
          </w:rPr>
          <w:t>Tabla 18 Resumen del Modelo Obtenido de la Prueba Número 3</w:t>
        </w:r>
        <w:r>
          <w:rPr>
            <w:noProof/>
            <w:webHidden/>
          </w:rPr>
          <w:tab/>
        </w:r>
        <w:r>
          <w:rPr>
            <w:noProof/>
            <w:webHidden/>
          </w:rPr>
          <w:fldChar w:fldCharType="begin"/>
        </w:r>
        <w:r>
          <w:rPr>
            <w:noProof/>
            <w:webHidden/>
          </w:rPr>
          <w:instrText xml:space="preserve"> PAGEREF _Toc189756008 \h </w:instrText>
        </w:r>
        <w:r>
          <w:rPr>
            <w:noProof/>
            <w:webHidden/>
          </w:rPr>
        </w:r>
        <w:r>
          <w:rPr>
            <w:noProof/>
            <w:webHidden/>
          </w:rPr>
          <w:fldChar w:fldCharType="separate"/>
        </w:r>
        <w:r>
          <w:rPr>
            <w:noProof/>
            <w:webHidden/>
          </w:rPr>
          <w:t>86</w:t>
        </w:r>
        <w:r>
          <w:rPr>
            <w:noProof/>
            <w:webHidden/>
          </w:rPr>
          <w:fldChar w:fldCharType="end"/>
        </w:r>
      </w:hyperlink>
    </w:p>
    <w:p w14:paraId="50442FB3" w14:textId="77777777" w:rsidR="00A30554" w:rsidRDefault="00A30554">
      <w:pPr>
        <w:pStyle w:val="TDC1"/>
        <w:rPr>
          <w:rFonts w:asciiTheme="minorHAnsi" w:eastAsiaTheme="minorEastAsia" w:hAnsiTheme="minorHAnsi" w:cstheme="minorBidi"/>
          <w:noProof/>
          <w:sz w:val="22"/>
          <w:szCs w:val="22"/>
        </w:rPr>
      </w:pPr>
      <w:hyperlink w:anchor="_Toc189756009" w:history="1">
        <w:r w:rsidRPr="009176DC">
          <w:rPr>
            <w:rStyle w:val="Hipervnculo"/>
            <w:noProof/>
          </w:rPr>
          <w:t>Tabla 19 Resumen del Modelo Obtenido de la Prueba Número 4</w:t>
        </w:r>
        <w:r>
          <w:rPr>
            <w:noProof/>
            <w:webHidden/>
          </w:rPr>
          <w:tab/>
        </w:r>
        <w:r>
          <w:rPr>
            <w:noProof/>
            <w:webHidden/>
          </w:rPr>
          <w:fldChar w:fldCharType="begin"/>
        </w:r>
        <w:r>
          <w:rPr>
            <w:noProof/>
            <w:webHidden/>
          </w:rPr>
          <w:instrText xml:space="preserve"> PAGEREF _Toc189756009 \h </w:instrText>
        </w:r>
        <w:r>
          <w:rPr>
            <w:noProof/>
            <w:webHidden/>
          </w:rPr>
        </w:r>
        <w:r>
          <w:rPr>
            <w:noProof/>
            <w:webHidden/>
          </w:rPr>
          <w:fldChar w:fldCharType="separate"/>
        </w:r>
        <w:r>
          <w:rPr>
            <w:noProof/>
            <w:webHidden/>
          </w:rPr>
          <w:t>88</w:t>
        </w:r>
        <w:r>
          <w:rPr>
            <w:noProof/>
            <w:webHidden/>
          </w:rPr>
          <w:fldChar w:fldCharType="end"/>
        </w:r>
      </w:hyperlink>
    </w:p>
    <w:p w14:paraId="62E6C170" w14:textId="77777777" w:rsidR="00A30554" w:rsidRDefault="00A30554">
      <w:pPr>
        <w:pStyle w:val="TDC1"/>
        <w:rPr>
          <w:rFonts w:asciiTheme="minorHAnsi" w:eastAsiaTheme="minorEastAsia" w:hAnsiTheme="minorHAnsi" w:cstheme="minorBidi"/>
          <w:noProof/>
          <w:sz w:val="22"/>
          <w:szCs w:val="22"/>
        </w:rPr>
      </w:pPr>
      <w:hyperlink w:anchor="_Toc189756010" w:history="1">
        <w:r w:rsidRPr="009176DC">
          <w:rPr>
            <w:rStyle w:val="Hipervnculo"/>
            <w:noProof/>
          </w:rPr>
          <w:t>Tabla 20 Resumen del Modelo Obtenido de la Prueba Número 5</w:t>
        </w:r>
        <w:r>
          <w:rPr>
            <w:noProof/>
            <w:webHidden/>
          </w:rPr>
          <w:tab/>
        </w:r>
        <w:r>
          <w:rPr>
            <w:noProof/>
            <w:webHidden/>
          </w:rPr>
          <w:fldChar w:fldCharType="begin"/>
        </w:r>
        <w:r>
          <w:rPr>
            <w:noProof/>
            <w:webHidden/>
          </w:rPr>
          <w:instrText xml:space="preserve"> PAGEREF _Toc189756010 \h </w:instrText>
        </w:r>
        <w:r>
          <w:rPr>
            <w:noProof/>
            <w:webHidden/>
          </w:rPr>
        </w:r>
        <w:r>
          <w:rPr>
            <w:noProof/>
            <w:webHidden/>
          </w:rPr>
          <w:fldChar w:fldCharType="separate"/>
        </w:r>
        <w:r>
          <w:rPr>
            <w:noProof/>
            <w:webHidden/>
          </w:rPr>
          <w:t>90</w:t>
        </w:r>
        <w:r>
          <w:rPr>
            <w:noProof/>
            <w:webHidden/>
          </w:rPr>
          <w:fldChar w:fldCharType="end"/>
        </w:r>
      </w:hyperlink>
    </w:p>
    <w:p w14:paraId="4997D69B" w14:textId="77777777" w:rsidR="00A30554" w:rsidRDefault="00A30554">
      <w:pPr>
        <w:pStyle w:val="TDC1"/>
        <w:rPr>
          <w:rFonts w:asciiTheme="minorHAnsi" w:eastAsiaTheme="minorEastAsia" w:hAnsiTheme="minorHAnsi" w:cstheme="minorBidi"/>
          <w:noProof/>
          <w:sz w:val="22"/>
          <w:szCs w:val="22"/>
        </w:rPr>
      </w:pPr>
      <w:hyperlink w:anchor="_Toc189756011" w:history="1">
        <w:r w:rsidRPr="009176DC">
          <w:rPr>
            <w:rStyle w:val="Hipervnculo"/>
            <w:noProof/>
          </w:rPr>
          <w:t>Tabla 21 Resumen del Modelo Obtenido de la Prueba Número 6</w:t>
        </w:r>
        <w:r>
          <w:rPr>
            <w:noProof/>
            <w:webHidden/>
          </w:rPr>
          <w:tab/>
        </w:r>
        <w:r>
          <w:rPr>
            <w:noProof/>
            <w:webHidden/>
          </w:rPr>
          <w:fldChar w:fldCharType="begin"/>
        </w:r>
        <w:r>
          <w:rPr>
            <w:noProof/>
            <w:webHidden/>
          </w:rPr>
          <w:instrText xml:space="preserve"> PAGEREF _Toc189756011 \h </w:instrText>
        </w:r>
        <w:r>
          <w:rPr>
            <w:noProof/>
            <w:webHidden/>
          </w:rPr>
        </w:r>
        <w:r>
          <w:rPr>
            <w:noProof/>
            <w:webHidden/>
          </w:rPr>
          <w:fldChar w:fldCharType="separate"/>
        </w:r>
        <w:r>
          <w:rPr>
            <w:noProof/>
            <w:webHidden/>
          </w:rPr>
          <w:t>92</w:t>
        </w:r>
        <w:r>
          <w:rPr>
            <w:noProof/>
            <w:webHidden/>
          </w:rPr>
          <w:fldChar w:fldCharType="end"/>
        </w:r>
      </w:hyperlink>
    </w:p>
    <w:p w14:paraId="6110C7E1" w14:textId="77777777" w:rsidR="00A30554" w:rsidRDefault="00A30554">
      <w:pPr>
        <w:pStyle w:val="TDC1"/>
        <w:rPr>
          <w:rFonts w:asciiTheme="minorHAnsi" w:eastAsiaTheme="minorEastAsia" w:hAnsiTheme="minorHAnsi" w:cstheme="minorBidi"/>
          <w:noProof/>
          <w:sz w:val="22"/>
          <w:szCs w:val="22"/>
        </w:rPr>
      </w:pPr>
      <w:hyperlink w:anchor="_Toc189756012" w:history="1">
        <w:r w:rsidRPr="009176DC">
          <w:rPr>
            <w:rStyle w:val="Hipervnculo"/>
            <w:noProof/>
          </w:rPr>
          <w:t>Tabla 22 Resumen del Modelo Obtenido de la Prueba Número 7</w:t>
        </w:r>
        <w:r>
          <w:rPr>
            <w:noProof/>
            <w:webHidden/>
          </w:rPr>
          <w:tab/>
        </w:r>
        <w:r>
          <w:rPr>
            <w:noProof/>
            <w:webHidden/>
          </w:rPr>
          <w:fldChar w:fldCharType="begin"/>
        </w:r>
        <w:r>
          <w:rPr>
            <w:noProof/>
            <w:webHidden/>
          </w:rPr>
          <w:instrText xml:space="preserve"> PAGEREF _Toc189756012 \h </w:instrText>
        </w:r>
        <w:r>
          <w:rPr>
            <w:noProof/>
            <w:webHidden/>
          </w:rPr>
        </w:r>
        <w:r>
          <w:rPr>
            <w:noProof/>
            <w:webHidden/>
          </w:rPr>
          <w:fldChar w:fldCharType="separate"/>
        </w:r>
        <w:r>
          <w:rPr>
            <w:noProof/>
            <w:webHidden/>
          </w:rPr>
          <w:t>94</w:t>
        </w:r>
        <w:r>
          <w:rPr>
            <w:noProof/>
            <w:webHidden/>
          </w:rPr>
          <w:fldChar w:fldCharType="end"/>
        </w:r>
      </w:hyperlink>
    </w:p>
    <w:p w14:paraId="5BD0FF31" w14:textId="77777777" w:rsidR="00A30554" w:rsidRDefault="00A30554">
      <w:pPr>
        <w:pStyle w:val="TDC1"/>
        <w:rPr>
          <w:rFonts w:asciiTheme="minorHAnsi" w:eastAsiaTheme="minorEastAsia" w:hAnsiTheme="minorHAnsi" w:cstheme="minorBidi"/>
          <w:noProof/>
          <w:sz w:val="22"/>
          <w:szCs w:val="22"/>
        </w:rPr>
      </w:pPr>
      <w:hyperlink w:anchor="_Toc189756013" w:history="1">
        <w:r w:rsidRPr="009176DC">
          <w:rPr>
            <w:rStyle w:val="Hipervnculo"/>
            <w:noProof/>
          </w:rPr>
          <w:t>Tabla 23 Resumen del Modelo Obtenido de la Prueba Número 8</w:t>
        </w:r>
        <w:r>
          <w:rPr>
            <w:noProof/>
            <w:webHidden/>
          </w:rPr>
          <w:tab/>
        </w:r>
        <w:r>
          <w:rPr>
            <w:noProof/>
            <w:webHidden/>
          </w:rPr>
          <w:fldChar w:fldCharType="begin"/>
        </w:r>
        <w:r>
          <w:rPr>
            <w:noProof/>
            <w:webHidden/>
          </w:rPr>
          <w:instrText xml:space="preserve"> PAGEREF _Toc189756013 \h </w:instrText>
        </w:r>
        <w:r>
          <w:rPr>
            <w:noProof/>
            <w:webHidden/>
          </w:rPr>
        </w:r>
        <w:r>
          <w:rPr>
            <w:noProof/>
            <w:webHidden/>
          </w:rPr>
          <w:fldChar w:fldCharType="separate"/>
        </w:r>
        <w:r>
          <w:rPr>
            <w:noProof/>
            <w:webHidden/>
          </w:rPr>
          <w:t>96</w:t>
        </w:r>
        <w:r>
          <w:rPr>
            <w:noProof/>
            <w:webHidden/>
          </w:rPr>
          <w:fldChar w:fldCharType="end"/>
        </w:r>
      </w:hyperlink>
    </w:p>
    <w:p w14:paraId="1191BCA5" w14:textId="25E9F11E" w:rsidR="00DF6366" w:rsidRDefault="00334805" w:rsidP="00DF6366">
      <w:pPr>
        <w:spacing w:line="240" w:lineRule="auto"/>
      </w:pPr>
      <w:r>
        <w:fldChar w:fldCharType="end"/>
      </w:r>
    </w:p>
    <w:p w14:paraId="1AD3D063" w14:textId="77777777" w:rsidR="00DF6366" w:rsidRDefault="00DF6366">
      <w:pPr>
        <w:spacing w:before="0" w:after="160" w:line="259" w:lineRule="auto"/>
      </w:pPr>
      <w:r>
        <w:br w:type="page"/>
      </w:r>
    </w:p>
    <w:p w14:paraId="3EC7DC89" w14:textId="720A84A7" w:rsidR="00D70163" w:rsidRPr="00DF6366" w:rsidRDefault="0064646C" w:rsidP="00DF6366">
      <w:pPr>
        <w:rPr>
          <w:b/>
          <w:sz w:val="28"/>
          <w:szCs w:val="28"/>
        </w:rPr>
      </w:pPr>
      <w:r w:rsidRPr="00DF6366">
        <w:rPr>
          <w:b/>
          <w:sz w:val="28"/>
          <w:szCs w:val="28"/>
        </w:rPr>
        <w:lastRenderedPageBreak/>
        <w:t>Lista de Figuras</w:t>
      </w:r>
    </w:p>
    <w:p w14:paraId="655B1320" w14:textId="77777777" w:rsidR="00A30554" w:rsidRDefault="00D70163">
      <w:pPr>
        <w:pStyle w:val="TDC1"/>
        <w:rPr>
          <w:rFonts w:asciiTheme="minorHAnsi" w:eastAsiaTheme="minorEastAsia" w:hAnsiTheme="minorHAnsi" w:cstheme="minorBidi"/>
          <w:noProof/>
          <w:sz w:val="22"/>
          <w:szCs w:val="22"/>
        </w:rPr>
      </w:pPr>
      <w:r>
        <w:fldChar w:fldCharType="begin"/>
      </w:r>
      <w:r>
        <w:instrText xml:space="preserve"> TOC \h \z \t "Figuras;1" </w:instrText>
      </w:r>
      <w:r>
        <w:fldChar w:fldCharType="separate"/>
      </w:r>
      <w:hyperlink w:anchor="_Toc189756014" w:history="1">
        <w:r w:rsidR="00A30554" w:rsidRPr="0048515E">
          <w:rPr>
            <w:rStyle w:val="Hipervnculo"/>
            <w:noProof/>
          </w:rPr>
          <w:t>Figura 1: Organigrama del Departamento de Gestión de Recursos de Redes y Comunicaciones</w:t>
        </w:r>
        <w:r w:rsidR="00A30554">
          <w:rPr>
            <w:noProof/>
            <w:webHidden/>
          </w:rPr>
          <w:tab/>
        </w:r>
        <w:r w:rsidR="00A30554">
          <w:rPr>
            <w:noProof/>
            <w:webHidden/>
          </w:rPr>
          <w:fldChar w:fldCharType="begin"/>
        </w:r>
        <w:r w:rsidR="00A30554">
          <w:rPr>
            <w:noProof/>
            <w:webHidden/>
          </w:rPr>
          <w:instrText xml:space="preserve"> PAGEREF _Toc189756014 \h </w:instrText>
        </w:r>
        <w:r w:rsidR="00A30554">
          <w:rPr>
            <w:noProof/>
            <w:webHidden/>
          </w:rPr>
        </w:r>
        <w:r w:rsidR="00A30554">
          <w:rPr>
            <w:noProof/>
            <w:webHidden/>
          </w:rPr>
          <w:fldChar w:fldCharType="separate"/>
        </w:r>
        <w:r w:rsidR="00A30554">
          <w:rPr>
            <w:noProof/>
            <w:webHidden/>
          </w:rPr>
          <w:t>25</w:t>
        </w:r>
        <w:r w:rsidR="00A30554">
          <w:rPr>
            <w:noProof/>
            <w:webHidden/>
          </w:rPr>
          <w:fldChar w:fldCharType="end"/>
        </w:r>
      </w:hyperlink>
    </w:p>
    <w:p w14:paraId="71F99EF8" w14:textId="77777777" w:rsidR="00A30554" w:rsidRDefault="00A30554">
      <w:pPr>
        <w:pStyle w:val="TDC1"/>
        <w:rPr>
          <w:rFonts w:asciiTheme="minorHAnsi" w:eastAsiaTheme="minorEastAsia" w:hAnsiTheme="minorHAnsi" w:cstheme="minorBidi"/>
          <w:noProof/>
          <w:sz w:val="22"/>
          <w:szCs w:val="22"/>
        </w:rPr>
      </w:pPr>
      <w:hyperlink w:anchor="_Toc189756015" w:history="1">
        <w:r w:rsidRPr="0048515E">
          <w:rPr>
            <w:rStyle w:val="Hipervnculo"/>
            <w:noProof/>
          </w:rPr>
          <w:t>Figura 2: Red Neuronal GRU.</w:t>
        </w:r>
        <w:r>
          <w:rPr>
            <w:noProof/>
            <w:webHidden/>
          </w:rPr>
          <w:tab/>
        </w:r>
        <w:r>
          <w:rPr>
            <w:noProof/>
            <w:webHidden/>
          </w:rPr>
          <w:fldChar w:fldCharType="begin"/>
        </w:r>
        <w:r>
          <w:rPr>
            <w:noProof/>
            <w:webHidden/>
          </w:rPr>
          <w:instrText xml:space="preserve"> PAGEREF _Toc189756015 \h </w:instrText>
        </w:r>
        <w:r>
          <w:rPr>
            <w:noProof/>
            <w:webHidden/>
          </w:rPr>
        </w:r>
        <w:r>
          <w:rPr>
            <w:noProof/>
            <w:webHidden/>
          </w:rPr>
          <w:fldChar w:fldCharType="separate"/>
        </w:r>
        <w:r>
          <w:rPr>
            <w:noProof/>
            <w:webHidden/>
          </w:rPr>
          <w:t>34</w:t>
        </w:r>
        <w:r>
          <w:rPr>
            <w:noProof/>
            <w:webHidden/>
          </w:rPr>
          <w:fldChar w:fldCharType="end"/>
        </w:r>
      </w:hyperlink>
    </w:p>
    <w:p w14:paraId="105482F6" w14:textId="77777777" w:rsidR="00A30554" w:rsidRDefault="00A30554">
      <w:pPr>
        <w:pStyle w:val="TDC1"/>
        <w:rPr>
          <w:rFonts w:asciiTheme="minorHAnsi" w:eastAsiaTheme="minorEastAsia" w:hAnsiTheme="minorHAnsi" w:cstheme="minorBidi"/>
          <w:noProof/>
          <w:sz w:val="22"/>
          <w:szCs w:val="22"/>
        </w:rPr>
      </w:pPr>
      <w:hyperlink w:anchor="_Toc189756016" w:history="1">
        <w:r w:rsidRPr="0048515E">
          <w:rPr>
            <w:rStyle w:val="Hipervnculo"/>
            <w:noProof/>
          </w:rPr>
          <w:t xml:space="preserve">Figura 3: Arquitectura </w:t>
        </w:r>
        <w:r w:rsidRPr="0048515E">
          <w:rPr>
            <w:rStyle w:val="Hipervnculo"/>
            <w:i/>
            <w:noProof/>
          </w:rPr>
          <w:t>encoder-decoder</w:t>
        </w:r>
        <w:r w:rsidRPr="0048515E">
          <w:rPr>
            <w:rStyle w:val="Hipervnculo"/>
            <w:noProof/>
          </w:rPr>
          <w:t xml:space="preserve"> GRU.</w:t>
        </w:r>
        <w:r>
          <w:rPr>
            <w:noProof/>
            <w:webHidden/>
          </w:rPr>
          <w:tab/>
        </w:r>
        <w:r>
          <w:rPr>
            <w:noProof/>
            <w:webHidden/>
          </w:rPr>
          <w:fldChar w:fldCharType="begin"/>
        </w:r>
        <w:r>
          <w:rPr>
            <w:noProof/>
            <w:webHidden/>
          </w:rPr>
          <w:instrText xml:space="preserve"> PAGEREF _Toc189756016 \h </w:instrText>
        </w:r>
        <w:r>
          <w:rPr>
            <w:noProof/>
            <w:webHidden/>
          </w:rPr>
        </w:r>
        <w:r>
          <w:rPr>
            <w:noProof/>
            <w:webHidden/>
          </w:rPr>
          <w:fldChar w:fldCharType="separate"/>
        </w:r>
        <w:r>
          <w:rPr>
            <w:noProof/>
            <w:webHidden/>
          </w:rPr>
          <w:t>37</w:t>
        </w:r>
        <w:r>
          <w:rPr>
            <w:noProof/>
            <w:webHidden/>
          </w:rPr>
          <w:fldChar w:fldCharType="end"/>
        </w:r>
      </w:hyperlink>
    </w:p>
    <w:p w14:paraId="1530DC61" w14:textId="77777777" w:rsidR="00A30554" w:rsidRDefault="00A30554">
      <w:pPr>
        <w:pStyle w:val="TDC1"/>
        <w:rPr>
          <w:rFonts w:asciiTheme="minorHAnsi" w:eastAsiaTheme="minorEastAsia" w:hAnsiTheme="minorHAnsi" w:cstheme="minorBidi"/>
          <w:noProof/>
          <w:sz w:val="22"/>
          <w:szCs w:val="22"/>
        </w:rPr>
      </w:pPr>
      <w:hyperlink w:anchor="_Toc189756017" w:history="1">
        <w:r w:rsidRPr="0048515E">
          <w:rPr>
            <w:rStyle w:val="Hipervnculo"/>
            <w:noProof/>
          </w:rPr>
          <w:t>Figura 4: Diagrama de Flujo del Pre procesamiento</w:t>
        </w:r>
        <w:r>
          <w:rPr>
            <w:noProof/>
            <w:webHidden/>
          </w:rPr>
          <w:tab/>
        </w:r>
        <w:r>
          <w:rPr>
            <w:noProof/>
            <w:webHidden/>
          </w:rPr>
          <w:fldChar w:fldCharType="begin"/>
        </w:r>
        <w:r>
          <w:rPr>
            <w:noProof/>
            <w:webHidden/>
          </w:rPr>
          <w:instrText xml:space="preserve"> PAGEREF _Toc189756017 \h </w:instrText>
        </w:r>
        <w:r>
          <w:rPr>
            <w:noProof/>
            <w:webHidden/>
          </w:rPr>
        </w:r>
        <w:r>
          <w:rPr>
            <w:noProof/>
            <w:webHidden/>
          </w:rPr>
          <w:fldChar w:fldCharType="separate"/>
        </w:r>
        <w:r>
          <w:rPr>
            <w:noProof/>
            <w:webHidden/>
          </w:rPr>
          <w:t>41</w:t>
        </w:r>
        <w:r>
          <w:rPr>
            <w:noProof/>
            <w:webHidden/>
          </w:rPr>
          <w:fldChar w:fldCharType="end"/>
        </w:r>
      </w:hyperlink>
    </w:p>
    <w:p w14:paraId="0E8333E2" w14:textId="77777777" w:rsidR="00A30554" w:rsidRDefault="00A30554">
      <w:pPr>
        <w:pStyle w:val="TDC1"/>
        <w:rPr>
          <w:rFonts w:asciiTheme="minorHAnsi" w:eastAsiaTheme="minorEastAsia" w:hAnsiTheme="minorHAnsi" w:cstheme="minorBidi"/>
          <w:noProof/>
          <w:sz w:val="22"/>
          <w:szCs w:val="22"/>
        </w:rPr>
      </w:pPr>
      <w:hyperlink w:anchor="_Toc189756018" w:history="1">
        <w:r w:rsidRPr="0048515E">
          <w:rPr>
            <w:rStyle w:val="Hipervnculo"/>
            <w:rFonts w:eastAsiaTheme="majorEastAsia"/>
            <w:noProof/>
          </w:rPr>
          <w:t xml:space="preserve">Figura 5: Distancia Promedio de los 7 Vecinos más cercanos para cada fila del </w:t>
        </w:r>
        <w:r w:rsidRPr="0048515E">
          <w:rPr>
            <w:rStyle w:val="Hipervnculo"/>
            <w:rFonts w:eastAsiaTheme="majorEastAsia"/>
            <w:i/>
            <w:noProof/>
          </w:rPr>
          <w:t>dataframe</w:t>
        </w:r>
        <w:r w:rsidRPr="0048515E">
          <w:rPr>
            <w:rStyle w:val="Hipervnculo"/>
            <w:rFonts w:eastAsiaTheme="majorEastAsia"/>
            <w:noProof/>
          </w:rPr>
          <w:t xml:space="preserve"> de TUM Transmedia.</w:t>
        </w:r>
        <w:r>
          <w:rPr>
            <w:noProof/>
            <w:webHidden/>
          </w:rPr>
          <w:tab/>
        </w:r>
        <w:r>
          <w:rPr>
            <w:noProof/>
            <w:webHidden/>
          </w:rPr>
          <w:fldChar w:fldCharType="begin"/>
        </w:r>
        <w:r>
          <w:rPr>
            <w:noProof/>
            <w:webHidden/>
          </w:rPr>
          <w:instrText xml:space="preserve"> PAGEREF _Toc189756018 \h </w:instrText>
        </w:r>
        <w:r>
          <w:rPr>
            <w:noProof/>
            <w:webHidden/>
          </w:rPr>
        </w:r>
        <w:r>
          <w:rPr>
            <w:noProof/>
            <w:webHidden/>
          </w:rPr>
          <w:fldChar w:fldCharType="separate"/>
        </w:r>
        <w:r>
          <w:rPr>
            <w:noProof/>
            <w:webHidden/>
          </w:rPr>
          <w:t>45</w:t>
        </w:r>
        <w:r>
          <w:rPr>
            <w:noProof/>
            <w:webHidden/>
          </w:rPr>
          <w:fldChar w:fldCharType="end"/>
        </w:r>
      </w:hyperlink>
    </w:p>
    <w:p w14:paraId="5A6A12E2" w14:textId="77777777" w:rsidR="00A30554" w:rsidRDefault="00A30554">
      <w:pPr>
        <w:pStyle w:val="TDC1"/>
        <w:rPr>
          <w:rFonts w:asciiTheme="minorHAnsi" w:eastAsiaTheme="minorEastAsia" w:hAnsiTheme="minorHAnsi" w:cstheme="minorBidi"/>
          <w:noProof/>
          <w:sz w:val="22"/>
          <w:szCs w:val="22"/>
        </w:rPr>
      </w:pPr>
      <w:hyperlink w:anchor="_Toc189756019" w:history="1">
        <w:r w:rsidRPr="0048515E">
          <w:rPr>
            <w:rStyle w:val="Hipervnculo"/>
            <w:rFonts w:eastAsiaTheme="majorEastAsia"/>
            <w:noProof/>
          </w:rPr>
          <w:t xml:space="preserve">Figura 6: Grafico de dispersión de Número de vistas de página y Usuarios nuevos del </w:t>
        </w:r>
        <w:r w:rsidRPr="0048515E">
          <w:rPr>
            <w:rStyle w:val="Hipervnculo"/>
            <w:rFonts w:eastAsiaTheme="majorEastAsia"/>
            <w:i/>
            <w:noProof/>
          </w:rPr>
          <w:t>dataframe</w:t>
        </w:r>
        <w:r w:rsidRPr="0048515E">
          <w:rPr>
            <w:rStyle w:val="Hipervnculo"/>
            <w:rFonts w:eastAsiaTheme="majorEastAsia"/>
            <w:noProof/>
          </w:rPr>
          <w:t xml:space="preserve"> de TUM Transmedia.</w:t>
        </w:r>
        <w:r>
          <w:rPr>
            <w:noProof/>
            <w:webHidden/>
          </w:rPr>
          <w:tab/>
        </w:r>
        <w:r>
          <w:rPr>
            <w:noProof/>
            <w:webHidden/>
          </w:rPr>
          <w:fldChar w:fldCharType="begin"/>
        </w:r>
        <w:r>
          <w:rPr>
            <w:noProof/>
            <w:webHidden/>
          </w:rPr>
          <w:instrText xml:space="preserve"> PAGEREF _Toc189756019 \h </w:instrText>
        </w:r>
        <w:r>
          <w:rPr>
            <w:noProof/>
            <w:webHidden/>
          </w:rPr>
        </w:r>
        <w:r>
          <w:rPr>
            <w:noProof/>
            <w:webHidden/>
          </w:rPr>
          <w:fldChar w:fldCharType="separate"/>
        </w:r>
        <w:r>
          <w:rPr>
            <w:noProof/>
            <w:webHidden/>
          </w:rPr>
          <w:t>46</w:t>
        </w:r>
        <w:r>
          <w:rPr>
            <w:noProof/>
            <w:webHidden/>
          </w:rPr>
          <w:fldChar w:fldCharType="end"/>
        </w:r>
      </w:hyperlink>
    </w:p>
    <w:p w14:paraId="32634144" w14:textId="77777777" w:rsidR="00A30554" w:rsidRDefault="00A30554">
      <w:pPr>
        <w:pStyle w:val="TDC1"/>
        <w:rPr>
          <w:rFonts w:asciiTheme="minorHAnsi" w:eastAsiaTheme="minorEastAsia" w:hAnsiTheme="minorHAnsi" w:cstheme="minorBidi"/>
          <w:noProof/>
          <w:sz w:val="22"/>
          <w:szCs w:val="22"/>
        </w:rPr>
      </w:pPr>
      <w:hyperlink w:anchor="_Toc189756020" w:history="1">
        <w:r w:rsidRPr="0048515E">
          <w:rPr>
            <w:rStyle w:val="Hipervnculo"/>
            <w:rFonts w:eastAsiaTheme="majorEastAsia"/>
            <w:noProof/>
          </w:rPr>
          <w:t xml:space="preserve">Figura 7: Grafico de dispersión de Número de vistas de página y Sesiones del </w:t>
        </w:r>
        <w:r w:rsidRPr="0048515E">
          <w:rPr>
            <w:rStyle w:val="Hipervnculo"/>
            <w:rFonts w:eastAsiaTheme="majorEastAsia"/>
            <w:i/>
            <w:noProof/>
          </w:rPr>
          <w:t>dataframe</w:t>
        </w:r>
        <w:r w:rsidRPr="0048515E">
          <w:rPr>
            <w:rStyle w:val="Hipervnculo"/>
            <w:rFonts w:eastAsiaTheme="majorEastAsia"/>
            <w:noProof/>
          </w:rPr>
          <w:t xml:space="preserve"> de TUM Transmedia.</w:t>
        </w:r>
        <w:r>
          <w:rPr>
            <w:noProof/>
            <w:webHidden/>
          </w:rPr>
          <w:tab/>
        </w:r>
        <w:r>
          <w:rPr>
            <w:noProof/>
            <w:webHidden/>
          </w:rPr>
          <w:fldChar w:fldCharType="begin"/>
        </w:r>
        <w:r>
          <w:rPr>
            <w:noProof/>
            <w:webHidden/>
          </w:rPr>
          <w:instrText xml:space="preserve"> PAGEREF _Toc189756020 \h </w:instrText>
        </w:r>
        <w:r>
          <w:rPr>
            <w:noProof/>
            <w:webHidden/>
          </w:rPr>
        </w:r>
        <w:r>
          <w:rPr>
            <w:noProof/>
            <w:webHidden/>
          </w:rPr>
          <w:fldChar w:fldCharType="separate"/>
        </w:r>
        <w:r>
          <w:rPr>
            <w:noProof/>
            <w:webHidden/>
          </w:rPr>
          <w:t>47</w:t>
        </w:r>
        <w:r>
          <w:rPr>
            <w:noProof/>
            <w:webHidden/>
          </w:rPr>
          <w:fldChar w:fldCharType="end"/>
        </w:r>
      </w:hyperlink>
    </w:p>
    <w:p w14:paraId="24CBAD63" w14:textId="77777777" w:rsidR="00A30554" w:rsidRDefault="00A30554">
      <w:pPr>
        <w:pStyle w:val="TDC1"/>
        <w:rPr>
          <w:rFonts w:asciiTheme="minorHAnsi" w:eastAsiaTheme="minorEastAsia" w:hAnsiTheme="minorHAnsi" w:cstheme="minorBidi"/>
          <w:noProof/>
          <w:sz w:val="22"/>
          <w:szCs w:val="22"/>
        </w:rPr>
      </w:pPr>
      <w:hyperlink w:anchor="_Toc189756021" w:history="1">
        <w:r w:rsidRPr="0048515E">
          <w:rPr>
            <w:rStyle w:val="Hipervnculo"/>
            <w:rFonts w:eastAsiaTheme="majorEastAsia"/>
            <w:noProof/>
          </w:rPr>
          <w:t xml:space="preserve">Figura 8: Distancia Promedio de los 7 Vecinos más cercanos para cada fila del </w:t>
        </w:r>
        <w:r w:rsidRPr="0048515E">
          <w:rPr>
            <w:rStyle w:val="Hipervnculo"/>
            <w:rFonts w:eastAsiaTheme="majorEastAsia"/>
            <w:i/>
            <w:noProof/>
          </w:rPr>
          <w:t>dataframe</w:t>
        </w:r>
        <w:r w:rsidRPr="0048515E">
          <w:rPr>
            <w:rStyle w:val="Hipervnculo"/>
            <w:rFonts w:eastAsiaTheme="majorEastAsia"/>
            <w:noProof/>
          </w:rPr>
          <w:t xml:space="preserve"> de Editorial Universitaria.</w:t>
        </w:r>
        <w:r>
          <w:rPr>
            <w:noProof/>
            <w:webHidden/>
          </w:rPr>
          <w:tab/>
        </w:r>
        <w:r>
          <w:rPr>
            <w:noProof/>
            <w:webHidden/>
          </w:rPr>
          <w:fldChar w:fldCharType="begin"/>
        </w:r>
        <w:r>
          <w:rPr>
            <w:noProof/>
            <w:webHidden/>
          </w:rPr>
          <w:instrText xml:space="preserve"> PAGEREF _Toc189756021 \h </w:instrText>
        </w:r>
        <w:r>
          <w:rPr>
            <w:noProof/>
            <w:webHidden/>
          </w:rPr>
        </w:r>
        <w:r>
          <w:rPr>
            <w:noProof/>
            <w:webHidden/>
          </w:rPr>
          <w:fldChar w:fldCharType="separate"/>
        </w:r>
        <w:r>
          <w:rPr>
            <w:noProof/>
            <w:webHidden/>
          </w:rPr>
          <w:t>48</w:t>
        </w:r>
        <w:r>
          <w:rPr>
            <w:noProof/>
            <w:webHidden/>
          </w:rPr>
          <w:fldChar w:fldCharType="end"/>
        </w:r>
      </w:hyperlink>
    </w:p>
    <w:p w14:paraId="34C78715" w14:textId="77777777" w:rsidR="00A30554" w:rsidRDefault="00A30554">
      <w:pPr>
        <w:pStyle w:val="TDC1"/>
        <w:rPr>
          <w:rFonts w:asciiTheme="minorHAnsi" w:eastAsiaTheme="minorEastAsia" w:hAnsiTheme="minorHAnsi" w:cstheme="minorBidi"/>
          <w:noProof/>
          <w:sz w:val="22"/>
          <w:szCs w:val="22"/>
        </w:rPr>
      </w:pPr>
      <w:hyperlink w:anchor="_Toc189756022" w:history="1">
        <w:r w:rsidRPr="0048515E">
          <w:rPr>
            <w:rStyle w:val="Hipervnculo"/>
            <w:rFonts w:eastAsiaTheme="majorEastAsia"/>
            <w:noProof/>
          </w:rPr>
          <w:t xml:space="preserve">Figura 9: Grafico de dispersión de Número de vistas de página y Sesiones del </w:t>
        </w:r>
        <w:r w:rsidRPr="0048515E">
          <w:rPr>
            <w:rStyle w:val="Hipervnculo"/>
            <w:rFonts w:eastAsiaTheme="majorEastAsia"/>
            <w:i/>
            <w:noProof/>
          </w:rPr>
          <w:t>dataframe</w:t>
        </w:r>
        <w:r w:rsidRPr="0048515E">
          <w:rPr>
            <w:rStyle w:val="Hipervnculo"/>
            <w:rFonts w:eastAsiaTheme="majorEastAsia"/>
            <w:noProof/>
          </w:rPr>
          <w:t xml:space="preserve"> de Editorial Universitaria.</w:t>
        </w:r>
        <w:r>
          <w:rPr>
            <w:noProof/>
            <w:webHidden/>
          </w:rPr>
          <w:tab/>
        </w:r>
        <w:r>
          <w:rPr>
            <w:noProof/>
            <w:webHidden/>
          </w:rPr>
          <w:fldChar w:fldCharType="begin"/>
        </w:r>
        <w:r>
          <w:rPr>
            <w:noProof/>
            <w:webHidden/>
          </w:rPr>
          <w:instrText xml:space="preserve"> PAGEREF _Toc189756022 \h </w:instrText>
        </w:r>
        <w:r>
          <w:rPr>
            <w:noProof/>
            <w:webHidden/>
          </w:rPr>
        </w:r>
        <w:r>
          <w:rPr>
            <w:noProof/>
            <w:webHidden/>
          </w:rPr>
          <w:fldChar w:fldCharType="separate"/>
        </w:r>
        <w:r>
          <w:rPr>
            <w:noProof/>
            <w:webHidden/>
          </w:rPr>
          <w:t>49</w:t>
        </w:r>
        <w:r>
          <w:rPr>
            <w:noProof/>
            <w:webHidden/>
          </w:rPr>
          <w:fldChar w:fldCharType="end"/>
        </w:r>
      </w:hyperlink>
    </w:p>
    <w:p w14:paraId="6595FB7B" w14:textId="77777777" w:rsidR="00A30554" w:rsidRDefault="00A30554">
      <w:pPr>
        <w:pStyle w:val="TDC1"/>
        <w:rPr>
          <w:rFonts w:asciiTheme="minorHAnsi" w:eastAsiaTheme="minorEastAsia" w:hAnsiTheme="minorHAnsi" w:cstheme="minorBidi"/>
          <w:noProof/>
          <w:sz w:val="22"/>
          <w:szCs w:val="22"/>
        </w:rPr>
      </w:pPr>
      <w:hyperlink w:anchor="_Toc189756023" w:history="1">
        <w:r w:rsidRPr="0048515E">
          <w:rPr>
            <w:rStyle w:val="Hipervnculo"/>
            <w:rFonts w:eastAsiaTheme="majorEastAsia"/>
            <w:noProof/>
          </w:rPr>
          <w:t>Figura 10: Gráfico de dispersión de Número de vistas de página y Usuarios nuevos del dataframe de Editorial Universitaria.</w:t>
        </w:r>
        <w:r>
          <w:rPr>
            <w:noProof/>
            <w:webHidden/>
          </w:rPr>
          <w:tab/>
        </w:r>
        <w:r>
          <w:rPr>
            <w:noProof/>
            <w:webHidden/>
          </w:rPr>
          <w:fldChar w:fldCharType="begin"/>
        </w:r>
        <w:r>
          <w:rPr>
            <w:noProof/>
            <w:webHidden/>
          </w:rPr>
          <w:instrText xml:space="preserve"> PAGEREF _Toc189756023 \h </w:instrText>
        </w:r>
        <w:r>
          <w:rPr>
            <w:noProof/>
            <w:webHidden/>
          </w:rPr>
        </w:r>
        <w:r>
          <w:rPr>
            <w:noProof/>
            <w:webHidden/>
          </w:rPr>
          <w:fldChar w:fldCharType="separate"/>
        </w:r>
        <w:r>
          <w:rPr>
            <w:noProof/>
            <w:webHidden/>
          </w:rPr>
          <w:t>50</w:t>
        </w:r>
        <w:r>
          <w:rPr>
            <w:noProof/>
            <w:webHidden/>
          </w:rPr>
          <w:fldChar w:fldCharType="end"/>
        </w:r>
      </w:hyperlink>
    </w:p>
    <w:p w14:paraId="45DD8921" w14:textId="77777777" w:rsidR="00A30554" w:rsidRDefault="00A30554">
      <w:pPr>
        <w:pStyle w:val="TDC1"/>
        <w:rPr>
          <w:rFonts w:asciiTheme="minorHAnsi" w:eastAsiaTheme="minorEastAsia" w:hAnsiTheme="minorHAnsi" w:cstheme="minorBidi"/>
          <w:noProof/>
          <w:sz w:val="22"/>
          <w:szCs w:val="22"/>
        </w:rPr>
      </w:pPr>
      <w:hyperlink w:anchor="_Toc189756024" w:history="1">
        <w:r w:rsidRPr="0048515E">
          <w:rPr>
            <w:rStyle w:val="Hipervnculo"/>
            <w:rFonts w:eastAsiaTheme="majorEastAsia"/>
            <w:noProof/>
          </w:rPr>
          <w:t>Figura 11: Grafico de Los Valores Reales y los Valores Pronosticados de la salida del modelo de una parte de conjunto Y_test, de la prueba 1.</w:t>
        </w:r>
        <w:r>
          <w:rPr>
            <w:noProof/>
            <w:webHidden/>
          </w:rPr>
          <w:tab/>
        </w:r>
        <w:r>
          <w:rPr>
            <w:noProof/>
            <w:webHidden/>
          </w:rPr>
          <w:fldChar w:fldCharType="begin"/>
        </w:r>
        <w:r>
          <w:rPr>
            <w:noProof/>
            <w:webHidden/>
          </w:rPr>
          <w:instrText xml:space="preserve"> PAGEREF _Toc189756024 \h </w:instrText>
        </w:r>
        <w:r>
          <w:rPr>
            <w:noProof/>
            <w:webHidden/>
          </w:rPr>
        </w:r>
        <w:r>
          <w:rPr>
            <w:noProof/>
            <w:webHidden/>
          </w:rPr>
          <w:fldChar w:fldCharType="separate"/>
        </w:r>
        <w:r>
          <w:rPr>
            <w:noProof/>
            <w:webHidden/>
          </w:rPr>
          <w:t>61</w:t>
        </w:r>
        <w:r>
          <w:rPr>
            <w:noProof/>
            <w:webHidden/>
          </w:rPr>
          <w:fldChar w:fldCharType="end"/>
        </w:r>
      </w:hyperlink>
    </w:p>
    <w:p w14:paraId="5EE2A2F5" w14:textId="77777777" w:rsidR="00A30554" w:rsidRDefault="00A30554">
      <w:pPr>
        <w:pStyle w:val="TDC1"/>
        <w:rPr>
          <w:rFonts w:asciiTheme="minorHAnsi" w:eastAsiaTheme="minorEastAsia" w:hAnsiTheme="minorHAnsi" w:cstheme="minorBidi"/>
          <w:noProof/>
          <w:sz w:val="22"/>
          <w:szCs w:val="22"/>
        </w:rPr>
      </w:pPr>
      <w:hyperlink w:anchor="_Toc189756025" w:history="1">
        <w:r w:rsidRPr="0048515E">
          <w:rPr>
            <w:rStyle w:val="Hipervnculo"/>
            <w:rFonts w:eastAsiaTheme="majorEastAsia"/>
            <w:noProof/>
          </w:rPr>
          <w:t>Figura 12: Gráfico de Los Valores Reales y los Valores Pronosticados de la salida del modelo de una parte de conjunto de prueba Y_test, de la prueba 3.</w:t>
        </w:r>
        <w:r>
          <w:rPr>
            <w:noProof/>
            <w:webHidden/>
          </w:rPr>
          <w:tab/>
        </w:r>
        <w:r>
          <w:rPr>
            <w:noProof/>
            <w:webHidden/>
          </w:rPr>
          <w:fldChar w:fldCharType="begin"/>
        </w:r>
        <w:r>
          <w:rPr>
            <w:noProof/>
            <w:webHidden/>
          </w:rPr>
          <w:instrText xml:space="preserve"> PAGEREF _Toc189756025 \h </w:instrText>
        </w:r>
        <w:r>
          <w:rPr>
            <w:noProof/>
            <w:webHidden/>
          </w:rPr>
        </w:r>
        <w:r>
          <w:rPr>
            <w:noProof/>
            <w:webHidden/>
          </w:rPr>
          <w:fldChar w:fldCharType="separate"/>
        </w:r>
        <w:r>
          <w:rPr>
            <w:noProof/>
            <w:webHidden/>
          </w:rPr>
          <w:t>64</w:t>
        </w:r>
        <w:r>
          <w:rPr>
            <w:noProof/>
            <w:webHidden/>
          </w:rPr>
          <w:fldChar w:fldCharType="end"/>
        </w:r>
      </w:hyperlink>
    </w:p>
    <w:p w14:paraId="37928764" w14:textId="77777777" w:rsidR="00A30554" w:rsidRDefault="00A30554">
      <w:pPr>
        <w:pStyle w:val="TDC1"/>
        <w:rPr>
          <w:rFonts w:asciiTheme="minorHAnsi" w:eastAsiaTheme="minorEastAsia" w:hAnsiTheme="minorHAnsi" w:cstheme="minorBidi"/>
          <w:noProof/>
          <w:sz w:val="22"/>
          <w:szCs w:val="22"/>
        </w:rPr>
      </w:pPr>
      <w:hyperlink w:anchor="_Toc189756026" w:history="1">
        <w:r w:rsidRPr="0048515E">
          <w:rPr>
            <w:rStyle w:val="Hipervnculo"/>
            <w:rFonts w:eastAsiaTheme="majorEastAsia"/>
            <w:noProof/>
          </w:rPr>
          <w:t>Figura 14: Gráfico de Los Valores Reales y los Valores Pronosticados de la salida del modelo de una parte de conjunto de prueba Y_test, de la prueba 5.</w:t>
        </w:r>
        <w:r>
          <w:rPr>
            <w:noProof/>
            <w:webHidden/>
          </w:rPr>
          <w:tab/>
        </w:r>
        <w:r>
          <w:rPr>
            <w:noProof/>
            <w:webHidden/>
          </w:rPr>
          <w:fldChar w:fldCharType="begin"/>
        </w:r>
        <w:r>
          <w:rPr>
            <w:noProof/>
            <w:webHidden/>
          </w:rPr>
          <w:instrText xml:space="preserve"> PAGEREF _Toc189756026 \h </w:instrText>
        </w:r>
        <w:r>
          <w:rPr>
            <w:noProof/>
            <w:webHidden/>
          </w:rPr>
        </w:r>
        <w:r>
          <w:rPr>
            <w:noProof/>
            <w:webHidden/>
          </w:rPr>
          <w:fldChar w:fldCharType="separate"/>
        </w:r>
        <w:r>
          <w:rPr>
            <w:noProof/>
            <w:webHidden/>
          </w:rPr>
          <w:t>67</w:t>
        </w:r>
        <w:r>
          <w:rPr>
            <w:noProof/>
            <w:webHidden/>
          </w:rPr>
          <w:fldChar w:fldCharType="end"/>
        </w:r>
      </w:hyperlink>
    </w:p>
    <w:p w14:paraId="0B60E0DF" w14:textId="77777777" w:rsidR="00A30554" w:rsidRDefault="00A30554">
      <w:pPr>
        <w:pStyle w:val="TDC1"/>
        <w:rPr>
          <w:rFonts w:asciiTheme="minorHAnsi" w:eastAsiaTheme="minorEastAsia" w:hAnsiTheme="minorHAnsi" w:cstheme="minorBidi"/>
          <w:noProof/>
          <w:sz w:val="22"/>
          <w:szCs w:val="22"/>
        </w:rPr>
      </w:pPr>
      <w:hyperlink w:anchor="_Toc189756027" w:history="1">
        <w:r w:rsidRPr="0048515E">
          <w:rPr>
            <w:rStyle w:val="Hipervnculo"/>
            <w:rFonts w:eastAsiaTheme="majorEastAsia"/>
            <w:noProof/>
          </w:rPr>
          <w:t>Figura 15: Gráfico de Los Valores Reales y los Valores Pronosticados de la salida del modelo de una parte del conjunto de prueba Y_test, de la prueba 6.</w:t>
        </w:r>
        <w:r>
          <w:rPr>
            <w:noProof/>
            <w:webHidden/>
          </w:rPr>
          <w:tab/>
        </w:r>
        <w:r>
          <w:rPr>
            <w:noProof/>
            <w:webHidden/>
          </w:rPr>
          <w:fldChar w:fldCharType="begin"/>
        </w:r>
        <w:r>
          <w:rPr>
            <w:noProof/>
            <w:webHidden/>
          </w:rPr>
          <w:instrText xml:space="preserve"> PAGEREF _Toc189756027 \h </w:instrText>
        </w:r>
        <w:r>
          <w:rPr>
            <w:noProof/>
            <w:webHidden/>
          </w:rPr>
        </w:r>
        <w:r>
          <w:rPr>
            <w:noProof/>
            <w:webHidden/>
          </w:rPr>
          <w:fldChar w:fldCharType="separate"/>
        </w:r>
        <w:r>
          <w:rPr>
            <w:noProof/>
            <w:webHidden/>
          </w:rPr>
          <w:t>70</w:t>
        </w:r>
        <w:r>
          <w:rPr>
            <w:noProof/>
            <w:webHidden/>
          </w:rPr>
          <w:fldChar w:fldCharType="end"/>
        </w:r>
      </w:hyperlink>
    </w:p>
    <w:p w14:paraId="1E9F80D0" w14:textId="77777777" w:rsidR="00A30554" w:rsidRDefault="00A30554">
      <w:pPr>
        <w:pStyle w:val="TDC1"/>
        <w:rPr>
          <w:rFonts w:asciiTheme="minorHAnsi" w:eastAsiaTheme="minorEastAsia" w:hAnsiTheme="minorHAnsi" w:cstheme="minorBidi"/>
          <w:noProof/>
          <w:sz w:val="22"/>
          <w:szCs w:val="22"/>
        </w:rPr>
      </w:pPr>
      <w:hyperlink w:anchor="_Toc189756028" w:history="1">
        <w:r w:rsidRPr="0048515E">
          <w:rPr>
            <w:rStyle w:val="Hipervnculo"/>
            <w:rFonts w:eastAsiaTheme="majorEastAsia"/>
            <w:noProof/>
          </w:rPr>
          <w:t>Figura 16: Gráfico de Los Valores Reales y los Valores Pronosticados de la salida del modelo de una parte del conjunto de prueba Y_test de la prueba 7.</w:t>
        </w:r>
        <w:r>
          <w:rPr>
            <w:noProof/>
            <w:webHidden/>
          </w:rPr>
          <w:tab/>
        </w:r>
        <w:r>
          <w:rPr>
            <w:noProof/>
            <w:webHidden/>
          </w:rPr>
          <w:fldChar w:fldCharType="begin"/>
        </w:r>
        <w:r>
          <w:rPr>
            <w:noProof/>
            <w:webHidden/>
          </w:rPr>
          <w:instrText xml:space="preserve"> PAGEREF _Toc189756028 \h </w:instrText>
        </w:r>
        <w:r>
          <w:rPr>
            <w:noProof/>
            <w:webHidden/>
          </w:rPr>
        </w:r>
        <w:r>
          <w:rPr>
            <w:noProof/>
            <w:webHidden/>
          </w:rPr>
          <w:fldChar w:fldCharType="separate"/>
        </w:r>
        <w:r>
          <w:rPr>
            <w:noProof/>
            <w:webHidden/>
          </w:rPr>
          <w:t>72</w:t>
        </w:r>
        <w:r>
          <w:rPr>
            <w:noProof/>
            <w:webHidden/>
          </w:rPr>
          <w:fldChar w:fldCharType="end"/>
        </w:r>
      </w:hyperlink>
    </w:p>
    <w:p w14:paraId="681D6F12" w14:textId="77777777" w:rsidR="00A30554" w:rsidRDefault="00A30554">
      <w:pPr>
        <w:pStyle w:val="TDC1"/>
        <w:rPr>
          <w:rFonts w:asciiTheme="minorHAnsi" w:eastAsiaTheme="minorEastAsia" w:hAnsiTheme="minorHAnsi" w:cstheme="minorBidi"/>
          <w:noProof/>
          <w:sz w:val="22"/>
          <w:szCs w:val="22"/>
        </w:rPr>
      </w:pPr>
      <w:hyperlink w:anchor="_Toc189756029" w:history="1">
        <w:r w:rsidRPr="0048515E">
          <w:rPr>
            <w:rStyle w:val="Hipervnculo"/>
            <w:rFonts w:eastAsiaTheme="majorEastAsia"/>
            <w:noProof/>
          </w:rPr>
          <w:t>Figura 17: Gráfico de Los Valores Reales y los Valores Pronosticados de la salida del modelo de una parte del conjunto de prueba Y_test, de la prueba 8.</w:t>
        </w:r>
        <w:r>
          <w:rPr>
            <w:noProof/>
            <w:webHidden/>
          </w:rPr>
          <w:tab/>
        </w:r>
        <w:r>
          <w:rPr>
            <w:noProof/>
            <w:webHidden/>
          </w:rPr>
          <w:fldChar w:fldCharType="begin"/>
        </w:r>
        <w:r>
          <w:rPr>
            <w:noProof/>
            <w:webHidden/>
          </w:rPr>
          <w:instrText xml:space="preserve"> PAGEREF _Toc189756029 \h </w:instrText>
        </w:r>
        <w:r>
          <w:rPr>
            <w:noProof/>
            <w:webHidden/>
          </w:rPr>
        </w:r>
        <w:r>
          <w:rPr>
            <w:noProof/>
            <w:webHidden/>
          </w:rPr>
          <w:fldChar w:fldCharType="separate"/>
        </w:r>
        <w:r>
          <w:rPr>
            <w:noProof/>
            <w:webHidden/>
          </w:rPr>
          <w:t>72</w:t>
        </w:r>
        <w:r>
          <w:rPr>
            <w:noProof/>
            <w:webHidden/>
          </w:rPr>
          <w:fldChar w:fldCharType="end"/>
        </w:r>
      </w:hyperlink>
    </w:p>
    <w:p w14:paraId="4C3AF8A1" w14:textId="77777777" w:rsidR="00A30554" w:rsidRDefault="00A30554">
      <w:pPr>
        <w:pStyle w:val="TDC1"/>
        <w:rPr>
          <w:rFonts w:asciiTheme="minorHAnsi" w:eastAsiaTheme="minorEastAsia" w:hAnsiTheme="minorHAnsi" w:cstheme="minorBidi"/>
          <w:noProof/>
          <w:sz w:val="22"/>
          <w:szCs w:val="22"/>
        </w:rPr>
      </w:pPr>
      <w:hyperlink w:anchor="_Toc189756030" w:history="1">
        <w:r w:rsidRPr="0048515E">
          <w:rPr>
            <w:rStyle w:val="Hipervnculo"/>
            <w:rFonts w:eastAsiaTheme="majorEastAsia"/>
            <w:noProof/>
          </w:rPr>
          <w:t>Figura 18: Gráfico Formato Dot de la primera prueba</w:t>
        </w:r>
        <w:r>
          <w:rPr>
            <w:noProof/>
            <w:webHidden/>
          </w:rPr>
          <w:tab/>
        </w:r>
        <w:r>
          <w:rPr>
            <w:noProof/>
            <w:webHidden/>
          </w:rPr>
          <w:fldChar w:fldCharType="begin"/>
        </w:r>
        <w:r>
          <w:rPr>
            <w:noProof/>
            <w:webHidden/>
          </w:rPr>
          <w:instrText xml:space="preserve"> PAGEREF _Toc189756030 \h </w:instrText>
        </w:r>
        <w:r>
          <w:rPr>
            <w:noProof/>
            <w:webHidden/>
          </w:rPr>
        </w:r>
        <w:r>
          <w:rPr>
            <w:noProof/>
            <w:webHidden/>
          </w:rPr>
          <w:fldChar w:fldCharType="separate"/>
        </w:r>
        <w:r>
          <w:rPr>
            <w:noProof/>
            <w:webHidden/>
          </w:rPr>
          <w:t>83</w:t>
        </w:r>
        <w:r>
          <w:rPr>
            <w:noProof/>
            <w:webHidden/>
          </w:rPr>
          <w:fldChar w:fldCharType="end"/>
        </w:r>
      </w:hyperlink>
    </w:p>
    <w:p w14:paraId="0D611255" w14:textId="77777777" w:rsidR="00A30554" w:rsidRDefault="00A30554">
      <w:pPr>
        <w:pStyle w:val="TDC1"/>
        <w:rPr>
          <w:rFonts w:asciiTheme="minorHAnsi" w:eastAsiaTheme="minorEastAsia" w:hAnsiTheme="minorHAnsi" w:cstheme="minorBidi"/>
          <w:noProof/>
          <w:sz w:val="22"/>
          <w:szCs w:val="22"/>
        </w:rPr>
      </w:pPr>
      <w:hyperlink w:anchor="_Toc189756031" w:history="1">
        <w:r w:rsidRPr="0048515E">
          <w:rPr>
            <w:rStyle w:val="Hipervnculo"/>
            <w:rFonts w:eastAsiaTheme="majorEastAsia"/>
            <w:noProof/>
          </w:rPr>
          <w:t>Figura 19: Gráfico Formato Dot de la segunda prueba</w:t>
        </w:r>
        <w:r>
          <w:rPr>
            <w:noProof/>
            <w:webHidden/>
          </w:rPr>
          <w:tab/>
        </w:r>
        <w:r>
          <w:rPr>
            <w:noProof/>
            <w:webHidden/>
          </w:rPr>
          <w:fldChar w:fldCharType="begin"/>
        </w:r>
        <w:r>
          <w:rPr>
            <w:noProof/>
            <w:webHidden/>
          </w:rPr>
          <w:instrText xml:space="preserve"> PAGEREF _Toc189756031 \h </w:instrText>
        </w:r>
        <w:r>
          <w:rPr>
            <w:noProof/>
            <w:webHidden/>
          </w:rPr>
        </w:r>
        <w:r>
          <w:rPr>
            <w:noProof/>
            <w:webHidden/>
          </w:rPr>
          <w:fldChar w:fldCharType="separate"/>
        </w:r>
        <w:r>
          <w:rPr>
            <w:noProof/>
            <w:webHidden/>
          </w:rPr>
          <w:t>85</w:t>
        </w:r>
        <w:r>
          <w:rPr>
            <w:noProof/>
            <w:webHidden/>
          </w:rPr>
          <w:fldChar w:fldCharType="end"/>
        </w:r>
      </w:hyperlink>
    </w:p>
    <w:p w14:paraId="6008F230" w14:textId="77777777" w:rsidR="00A30554" w:rsidRDefault="00A30554">
      <w:pPr>
        <w:pStyle w:val="TDC1"/>
        <w:rPr>
          <w:rFonts w:asciiTheme="minorHAnsi" w:eastAsiaTheme="minorEastAsia" w:hAnsiTheme="minorHAnsi" w:cstheme="minorBidi"/>
          <w:noProof/>
          <w:sz w:val="22"/>
          <w:szCs w:val="22"/>
        </w:rPr>
      </w:pPr>
      <w:hyperlink w:anchor="_Toc189756032" w:history="1">
        <w:r w:rsidRPr="0048515E">
          <w:rPr>
            <w:rStyle w:val="Hipervnculo"/>
            <w:rFonts w:eastAsiaTheme="majorEastAsia"/>
            <w:noProof/>
          </w:rPr>
          <w:t>Figura 20: Gráfico Formato Dot de la tercera prueba</w:t>
        </w:r>
        <w:r>
          <w:rPr>
            <w:noProof/>
            <w:webHidden/>
          </w:rPr>
          <w:tab/>
        </w:r>
        <w:r>
          <w:rPr>
            <w:noProof/>
            <w:webHidden/>
          </w:rPr>
          <w:fldChar w:fldCharType="begin"/>
        </w:r>
        <w:r>
          <w:rPr>
            <w:noProof/>
            <w:webHidden/>
          </w:rPr>
          <w:instrText xml:space="preserve"> PAGEREF _Toc189756032 \h </w:instrText>
        </w:r>
        <w:r>
          <w:rPr>
            <w:noProof/>
            <w:webHidden/>
          </w:rPr>
        </w:r>
        <w:r>
          <w:rPr>
            <w:noProof/>
            <w:webHidden/>
          </w:rPr>
          <w:fldChar w:fldCharType="separate"/>
        </w:r>
        <w:r>
          <w:rPr>
            <w:noProof/>
            <w:webHidden/>
          </w:rPr>
          <w:t>87</w:t>
        </w:r>
        <w:r>
          <w:rPr>
            <w:noProof/>
            <w:webHidden/>
          </w:rPr>
          <w:fldChar w:fldCharType="end"/>
        </w:r>
      </w:hyperlink>
    </w:p>
    <w:p w14:paraId="523FF4D3" w14:textId="77777777" w:rsidR="00A30554" w:rsidRDefault="00A30554">
      <w:pPr>
        <w:pStyle w:val="TDC1"/>
        <w:rPr>
          <w:rFonts w:asciiTheme="minorHAnsi" w:eastAsiaTheme="minorEastAsia" w:hAnsiTheme="minorHAnsi" w:cstheme="minorBidi"/>
          <w:noProof/>
          <w:sz w:val="22"/>
          <w:szCs w:val="22"/>
        </w:rPr>
      </w:pPr>
      <w:hyperlink w:anchor="_Toc189756033" w:history="1">
        <w:r w:rsidRPr="0048515E">
          <w:rPr>
            <w:rStyle w:val="Hipervnculo"/>
            <w:rFonts w:eastAsiaTheme="majorEastAsia"/>
            <w:noProof/>
          </w:rPr>
          <w:t>Figura 21: Gráfico Formato Dot de la cuarta prueba</w:t>
        </w:r>
        <w:r>
          <w:rPr>
            <w:noProof/>
            <w:webHidden/>
          </w:rPr>
          <w:tab/>
        </w:r>
        <w:r>
          <w:rPr>
            <w:noProof/>
            <w:webHidden/>
          </w:rPr>
          <w:fldChar w:fldCharType="begin"/>
        </w:r>
        <w:r>
          <w:rPr>
            <w:noProof/>
            <w:webHidden/>
          </w:rPr>
          <w:instrText xml:space="preserve"> PAGEREF _Toc189756033 \h </w:instrText>
        </w:r>
        <w:r>
          <w:rPr>
            <w:noProof/>
            <w:webHidden/>
          </w:rPr>
        </w:r>
        <w:r>
          <w:rPr>
            <w:noProof/>
            <w:webHidden/>
          </w:rPr>
          <w:fldChar w:fldCharType="separate"/>
        </w:r>
        <w:r>
          <w:rPr>
            <w:noProof/>
            <w:webHidden/>
          </w:rPr>
          <w:t>89</w:t>
        </w:r>
        <w:r>
          <w:rPr>
            <w:noProof/>
            <w:webHidden/>
          </w:rPr>
          <w:fldChar w:fldCharType="end"/>
        </w:r>
      </w:hyperlink>
    </w:p>
    <w:p w14:paraId="7AA0373D" w14:textId="77777777" w:rsidR="00A30554" w:rsidRDefault="00A30554">
      <w:pPr>
        <w:pStyle w:val="TDC1"/>
        <w:rPr>
          <w:rFonts w:asciiTheme="minorHAnsi" w:eastAsiaTheme="minorEastAsia" w:hAnsiTheme="minorHAnsi" w:cstheme="minorBidi"/>
          <w:noProof/>
          <w:sz w:val="22"/>
          <w:szCs w:val="22"/>
        </w:rPr>
      </w:pPr>
      <w:hyperlink w:anchor="_Toc189756034" w:history="1">
        <w:r w:rsidRPr="0048515E">
          <w:rPr>
            <w:rStyle w:val="Hipervnculo"/>
            <w:rFonts w:eastAsiaTheme="majorEastAsia"/>
            <w:noProof/>
          </w:rPr>
          <w:t>Figura 22: Gráfico Formato Dot de la quinta prueba</w:t>
        </w:r>
        <w:r>
          <w:rPr>
            <w:noProof/>
            <w:webHidden/>
          </w:rPr>
          <w:tab/>
        </w:r>
        <w:r>
          <w:rPr>
            <w:noProof/>
            <w:webHidden/>
          </w:rPr>
          <w:fldChar w:fldCharType="begin"/>
        </w:r>
        <w:r>
          <w:rPr>
            <w:noProof/>
            <w:webHidden/>
          </w:rPr>
          <w:instrText xml:space="preserve"> PAGEREF _Toc189756034 \h </w:instrText>
        </w:r>
        <w:r>
          <w:rPr>
            <w:noProof/>
            <w:webHidden/>
          </w:rPr>
        </w:r>
        <w:r>
          <w:rPr>
            <w:noProof/>
            <w:webHidden/>
          </w:rPr>
          <w:fldChar w:fldCharType="separate"/>
        </w:r>
        <w:r>
          <w:rPr>
            <w:noProof/>
            <w:webHidden/>
          </w:rPr>
          <w:t>91</w:t>
        </w:r>
        <w:r>
          <w:rPr>
            <w:noProof/>
            <w:webHidden/>
          </w:rPr>
          <w:fldChar w:fldCharType="end"/>
        </w:r>
      </w:hyperlink>
    </w:p>
    <w:p w14:paraId="6F741146" w14:textId="77777777" w:rsidR="00A30554" w:rsidRDefault="00A30554">
      <w:pPr>
        <w:pStyle w:val="TDC1"/>
        <w:rPr>
          <w:rFonts w:asciiTheme="minorHAnsi" w:eastAsiaTheme="minorEastAsia" w:hAnsiTheme="minorHAnsi" w:cstheme="minorBidi"/>
          <w:noProof/>
          <w:sz w:val="22"/>
          <w:szCs w:val="22"/>
        </w:rPr>
      </w:pPr>
      <w:hyperlink w:anchor="_Toc189756035" w:history="1">
        <w:r w:rsidRPr="0048515E">
          <w:rPr>
            <w:rStyle w:val="Hipervnculo"/>
            <w:rFonts w:eastAsiaTheme="majorEastAsia"/>
            <w:noProof/>
          </w:rPr>
          <w:t>Figura 23: Gráfico Formato Dot de la sexta prueba</w:t>
        </w:r>
        <w:r>
          <w:rPr>
            <w:noProof/>
            <w:webHidden/>
          </w:rPr>
          <w:tab/>
        </w:r>
        <w:r>
          <w:rPr>
            <w:noProof/>
            <w:webHidden/>
          </w:rPr>
          <w:fldChar w:fldCharType="begin"/>
        </w:r>
        <w:r>
          <w:rPr>
            <w:noProof/>
            <w:webHidden/>
          </w:rPr>
          <w:instrText xml:space="preserve"> PAGEREF _Toc189756035 \h </w:instrText>
        </w:r>
        <w:r>
          <w:rPr>
            <w:noProof/>
            <w:webHidden/>
          </w:rPr>
        </w:r>
        <w:r>
          <w:rPr>
            <w:noProof/>
            <w:webHidden/>
          </w:rPr>
          <w:fldChar w:fldCharType="separate"/>
        </w:r>
        <w:r>
          <w:rPr>
            <w:noProof/>
            <w:webHidden/>
          </w:rPr>
          <w:t>93</w:t>
        </w:r>
        <w:r>
          <w:rPr>
            <w:noProof/>
            <w:webHidden/>
          </w:rPr>
          <w:fldChar w:fldCharType="end"/>
        </w:r>
      </w:hyperlink>
    </w:p>
    <w:p w14:paraId="52C79CD8" w14:textId="77777777" w:rsidR="00A30554" w:rsidRDefault="00A30554">
      <w:pPr>
        <w:pStyle w:val="TDC1"/>
        <w:rPr>
          <w:rFonts w:asciiTheme="minorHAnsi" w:eastAsiaTheme="minorEastAsia" w:hAnsiTheme="minorHAnsi" w:cstheme="minorBidi"/>
          <w:noProof/>
          <w:sz w:val="22"/>
          <w:szCs w:val="22"/>
        </w:rPr>
      </w:pPr>
      <w:hyperlink w:anchor="_Toc189756036" w:history="1">
        <w:r w:rsidRPr="0048515E">
          <w:rPr>
            <w:rStyle w:val="Hipervnculo"/>
            <w:rFonts w:eastAsiaTheme="majorEastAsia"/>
            <w:noProof/>
          </w:rPr>
          <w:t>Figura 24: Gráfico Formato Dot de la séptima prueba</w:t>
        </w:r>
        <w:r>
          <w:rPr>
            <w:noProof/>
            <w:webHidden/>
          </w:rPr>
          <w:tab/>
        </w:r>
        <w:r>
          <w:rPr>
            <w:noProof/>
            <w:webHidden/>
          </w:rPr>
          <w:fldChar w:fldCharType="begin"/>
        </w:r>
        <w:r>
          <w:rPr>
            <w:noProof/>
            <w:webHidden/>
          </w:rPr>
          <w:instrText xml:space="preserve"> PAGEREF _Toc189756036 \h </w:instrText>
        </w:r>
        <w:r>
          <w:rPr>
            <w:noProof/>
            <w:webHidden/>
          </w:rPr>
        </w:r>
        <w:r>
          <w:rPr>
            <w:noProof/>
            <w:webHidden/>
          </w:rPr>
          <w:fldChar w:fldCharType="separate"/>
        </w:r>
        <w:r>
          <w:rPr>
            <w:noProof/>
            <w:webHidden/>
          </w:rPr>
          <w:t>95</w:t>
        </w:r>
        <w:r>
          <w:rPr>
            <w:noProof/>
            <w:webHidden/>
          </w:rPr>
          <w:fldChar w:fldCharType="end"/>
        </w:r>
      </w:hyperlink>
    </w:p>
    <w:p w14:paraId="4ED8F265" w14:textId="77777777" w:rsidR="00A30554" w:rsidRDefault="00A30554">
      <w:pPr>
        <w:pStyle w:val="TDC1"/>
        <w:rPr>
          <w:rFonts w:asciiTheme="minorHAnsi" w:eastAsiaTheme="minorEastAsia" w:hAnsiTheme="minorHAnsi" w:cstheme="minorBidi"/>
          <w:noProof/>
          <w:sz w:val="22"/>
          <w:szCs w:val="22"/>
        </w:rPr>
      </w:pPr>
      <w:hyperlink w:anchor="_Toc189756037" w:history="1">
        <w:r w:rsidRPr="0048515E">
          <w:rPr>
            <w:rStyle w:val="Hipervnculo"/>
            <w:rFonts w:eastAsiaTheme="majorEastAsia"/>
            <w:noProof/>
          </w:rPr>
          <w:t>Figura 25: Gráfico Formato Dot de la octava prueba</w:t>
        </w:r>
        <w:r>
          <w:rPr>
            <w:noProof/>
            <w:webHidden/>
          </w:rPr>
          <w:tab/>
        </w:r>
        <w:r>
          <w:rPr>
            <w:noProof/>
            <w:webHidden/>
          </w:rPr>
          <w:fldChar w:fldCharType="begin"/>
        </w:r>
        <w:r>
          <w:rPr>
            <w:noProof/>
            <w:webHidden/>
          </w:rPr>
          <w:instrText xml:space="preserve"> PAGEREF _Toc189756037 \h </w:instrText>
        </w:r>
        <w:r>
          <w:rPr>
            <w:noProof/>
            <w:webHidden/>
          </w:rPr>
        </w:r>
        <w:r>
          <w:rPr>
            <w:noProof/>
            <w:webHidden/>
          </w:rPr>
          <w:fldChar w:fldCharType="separate"/>
        </w:r>
        <w:r>
          <w:rPr>
            <w:noProof/>
            <w:webHidden/>
          </w:rPr>
          <w:t>97</w:t>
        </w:r>
        <w:r>
          <w:rPr>
            <w:noProof/>
            <w:webHidden/>
          </w:rPr>
          <w:fldChar w:fldCharType="end"/>
        </w:r>
      </w:hyperlink>
    </w:p>
    <w:p w14:paraId="4E4A4FED" w14:textId="55A7EA31" w:rsidR="0064646C" w:rsidRDefault="00D70163" w:rsidP="00DF6366">
      <w:pPr>
        <w:spacing w:line="240" w:lineRule="auto"/>
      </w:pPr>
      <w:r>
        <w:fldChar w:fldCharType="end"/>
      </w:r>
    </w:p>
    <w:p w14:paraId="7344D41C" w14:textId="77777777" w:rsidR="005A39A9" w:rsidRDefault="000C04D6">
      <w:pPr>
        <w:sectPr w:rsidR="005A39A9" w:rsidSect="003A2A15">
          <w:pgSz w:w="11907" w:h="16840" w:code="9"/>
          <w:pgMar w:top="2268" w:right="1418" w:bottom="1418" w:left="2268" w:header="709" w:footer="709" w:gutter="0"/>
          <w:pgNumType w:fmt="upperRoman"/>
          <w:cols w:space="708"/>
          <w:docGrid w:linePitch="360"/>
        </w:sectPr>
      </w:pPr>
      <w:r>
        <w:br w:type="page"/>
      </w:r>
    </w:p>
    <w:p w14:paraId="73C06138" w14:textId="77777777" w:rsidR="003A197B" w:rsidRDefault="003A197B" w:rsidP="003A197B">
      <w:bookmarkStart w:id="0" w:name="__RefHeading___Toc2502_16391338711"/>
    </w:p>
    <w:p w14:paraId="40EF983F" w14:textId="77777777" w:rsidR="003A197B" w:rsidRDefault="003A197B" w:rsidP="003A197B"/>
    <w:p w14:paraId="42B087BF" w14:textId="77777777" w:rsidR="003A197B" w:rsidRDefault="003A197B" w:rsidP="003A197B"/>
    <w:p w14:paraId="09548295" w14:textId="77777777" w:rsidR="003A197B" w:rsidRDefault="003A197B" w:rsidP="003A197B"/>
    <w:p w14:paraId="6FD67217" w14:textId="42AF0A6B" w:rsidR="002F2B1E" w:rsidRDefault="002F2B1E" w:rsidP="002F2B1E">
      <w:pPr>
        <w:pStyle w:val="Ttulo1"/>
        <w:rPr>
          <w:szCs w:val="28"/>
        </w:rPr>
      </w:pPr>
      <w:bookmarkStart w:id="1" w:name="_Toc189755917"/>
      <w:r>
        <w:t>Capítulo 1</w:t>
      </w:r>
      <w:bookmarkEnd w:id="0"/>
      <w:bookmarkEnd w:id="1"/>
    </w:p>
    <w:p w14:paraId="16BBEDEB" w14:textId="77777777" w:rsidR="002F2B1E" w:rsidRDefault="002F2B1E" w:rsidP="003A197B">
      <w:pPr>
        <w:pStyle w:val="Textbody"/>
      </w:pPr>
    </w:p>
    <w:p w14:paraId="3697D46E" w14:textId="77777777" w:rsidR="008C43B3" w:rsidRDefault="008C43B3" w:rsidP="003A197B">
      <w:pPr>
        <w:pStyle w:val="Textbody"/>
      </w:pPr>
    </w:p>
    <w:p w14:paraId="79BD6064" w14:textId="77777777" w:rsidR="008C43B3" w:rsidRDefault="008C43B3" w:rsidP="002F2B1E">
      <w:pPr>
        <w:pStyle w:val="Textbody"/>
      </w:pPr>
    </w:p>
    <w:p w14:paraId="3B309834" w14:textId="007109DC" w:rsidR="00C5254D" w:rsidRPr="00BE6C98" w:rsidRDefault="002F2B1E" w:rsidP="003A197B">
      <w:pPr>
        <w:pStyle w:val="Ttulo1"/>
        <w:rPr>
          <w:rStyle w:val="Hipervnculo"/>
          <w:color w:val="auto"/>
          <w:u w:val="none"/>
        </w:rPr>
      </w:pPr>
      <w:bookmarkStart w:id="2" w:name="__RefHeading___Toc2504_16391338711"/>
      <w:bookmarkStart w:id="3" w:name="_Toc189755918"/>
      <w:r>
        <w:t>Introducción</w:t>
      </w:r>
      <w:bookmarkEnd w:id="2"/>
      <w:bookmarkEnd w:id="3"/>
    </w:p>
    <w:p w14:paraId="0573719F" w14:textId="3377F4E5" w:rsidR="00535422" w:rsidRDefault="00535422">
      <w:pPr>
        <w:spacing w:after="160" w:line="259" w:lineRule="auto"/>
        <w:rPr>
          <w:rStyle w:val="Hipervnculo"/>
          <w:color w:val="auto"/>
          <w:u w:val="none"/>
        </w:rPr>
      </w:pPr>
      <w:r>
        <w:rPr>
          <w:rStyle w:val="Hipervnculo"/>
          <w:color w:val="auto"/>
          <w:u w:val="none"/>
        </w:rPr>
        <w:br w:type="page"/>
      </w:r>
    </w:p>
    <w:p w14:paraId="3604032F" w14:textId="1C199386" w:rsidR="00B06A09" w:rsidRDefault="002F2B1E" w:rsidP="00B06A09">
      <w:pPr>
        <w:pStyle w:val="Ttulo2"/>
        <w:numPr>
          <w:ilvl w:val="0"/>
          <w:numId w:val="2"/>
        </w:numPr>
        <w:ind w:left="0" w:firstLine="0"/>
        <w:rPr>
          <w:szCs w:val="28"/>
        </w:rPr>
      </w:pPr>
      <w:bookmarkStart w:id="4" w:name="_Toc444510845"/>
      <w:bookmarkStart w:id="5" w:name="_Toc189755919"/>
      <w:r w:rsidRPr="002F2B1E">
        <w:rPr>
          <w:szCs w:val="28"/>
        </w:rPr>
        <w:lastRenderedPageBreak/>
        <w:t>Motivación</w:t>
      </w:r>
      <w:bookmarkEnd w:id="5"/>
    </w:p>
    <w:p w14:paraId="0455C540" w14:textId="77777777" w:rsidR="001065E5" w:rsidRPr="001065E5" w:rsidRDefault="001065E5" w:rsidP="001065E5"/>
    <w:p w14:paraId="11D506D3" w14:textId="2C40C2BA" w:rsidR="005140D0" w:rsidRDefault="00B06A09" w:rsidP="00845343">
      <w:pPr>
        <w:jc w:val="both"/>
      </w:pPr>
      <w:r>
        <w:t xml:space="preserve">Las paginas institucionales de la </w:t>
      </w:r>
      <w:proofErr w:type="spellStart"/>
      <w:r>
        <w:t>U.Na.M</w:t>
      </w:r>
      <w:proofErr w:type="spellEnd"/>
      <w:r>
        <w:t xml:space="preserve">. </w:t>
      </w:r>
      <w:proofErr w:type="gramStart"/>
      <w:r w:rsidR="00B7686F">
        <w:t>r</w:t>
      </w:r>
      <w:r w:rsidR="00A6328A">
        <w:t>egistran</w:t>
      </w:r>
      <w:proofErr w:type="gramEnd"/>
      <w:r>
        <w:t xml:space="preserve"> desde 2018 sus datos del </w:t>
      </w:r>
      <w:r w:rsidR="00144E40">
        <w:t>tráfico</w:t>
      </w:r>
      <w:r>
        <w:t xml:space="preserve"> web a través de la herramienta de Google </w:t>
      </w:r>
      <w:proofErr w:type="spellStart"/>
      <w:r>
        <w:t>Analytic</w:t>
      </w:r>
      <w:r w:rsidR="00144E40">
        <w:t>s</w:t>
      </w:r>
      <w:proofErr w:type="spellEnd"/>
      <w:r>
        <w:t xml:space="preserve">, específicamente por la propiedad Universal </w:t>
      </w:r>
      <w:proofErr w:type="spellStart"/>
      <w:r>
        <w:t>Analitics</w:t>
      </w:r>
      <w:proofErr w:type="spellEnd"/>
      <w:r>
        <w:t xml:space="preserve"> y </w:t>
      </w:r>
      <w:r w:rsidR="00595E3D">
        <w:t xml:space="preserve">desde 2022 </w:t>
      </w:r>
      <w:r>
        <w:t xml:space="preserve">también se registran </w:t>
      </w:r>
      <w:r w:rsidR="00595E3D">
        <w:t xml:space="preserve">los datos del </w:t>
      </w:r>
      <w:r w:rsidR="00144E40">
        <w:t>tráfico</w:t>
      </w:r>
      <w:r w:rsidR="00595E3D">
        <w:t xml:space="preserve"> web a través de l</w:t>
      </w:r>
      <w:r w:rsidR="005140D0">
        <w:t xml:space="preserve">a propiedad Google </w:t>
      </w:r>
      <w:proofErr w:type="spellStart"/>
      <w:r w:rsidR="005140D0">
        <w:t>Analitics</w:t>
      </w:r>
      <w:proofErr w:type="spellEnd"/>
      <w:r w:rsidR="005140D0">
        <w:t xml:space="preserve"> 4. Estos datos si bien son registrados prácticamente no se usan, actualmente con las tecnologías que disponemos podemos hacer un buen uso de esos datos, como ser, utilizarlos </w:t>
      </w:r>
      <w:r w:rsidR="00336978">
        <w:t>como entrada</w:t>
      </w:r>
      <w:r w:rsidR="005140D0">
        <w:t xml:space="preserve"> </w:t>
      </w:r>
      <w:r w:rsidR="00336978">
        <w:t>a</w:t>
      </w:r>
      <w:r w:rsidR="005140D0">
        <w:t xml:space="preserve"> redes neuronales que pronostiquen el tráfico web</w:t>
      </w:r>
      <w:r w:rsidR="000C36A4">
        <w:t xml:space="preserve"> y nos ayuden a saber las posibles demandas de tráfico web que puedan tener las paginas institucionales.</w:t>
      </w:r>
    </w:p>
    <w:p w14:paraId="0071F5A3" w14:textId="571C0061" w:rsidR="00B06A09" w:rsidRDefault="00595E3D" w:rsidP="00845343">
      <w:pPr>
        <w:jc w:val="both"/>
      </w:pPr>
      <w:r>
        <w:t xml:space="preserve">Dado que tener información acerca del comportamiento del usuario como ser la cantidad de visitas que podría recibir una página web </w:t>
      </w:r>
      <w:r w:rsidR="00964425">
        <w:t xml:space="preserve">en un periodo de tiempo determinado, </w:t>
      </w:r>
      <w:r>
        <w:t xml:space="preserve">esto ayuda </w:t>
      </w:r>
      <w:r w:rsidR="005F6507">
        <w:t>al personal del</w:t>
      </w:r>
      <w:r>
        <w:t xml:space="preserve"> </w:t>
      </w:r>
      <w:r w:rsidR="005F6507" w:rsidRPr="004B0846">
        <w:t>Departamento de Gestión de Recursos de Red</w:t>
      </w:r>
      <w:r w:rsidR="005F6507">
        <w:t>es y Comunicaciones</w:t>
      </w:r>
      <w:r>
        <w:t xml:space="preserve"> de las paginas</w:t>
      </w:r>
      <w:r w:rsidR="00237078">
        <w:t xml:space="preserve"> </w:t>
      </w:r>
      <w:r>
        <w:t xml:space="preserve">institucionales a hacer su trabajo y según </w:t>
      </w:r>
      <w:r w:rsidR="00B7686F">
        <w:t xml:space="preserve">consideren </w:t>
      </w:r>
      <w:r w:rsidR="00964425">
        <w:t xml:space="preserve"> poder reaccionar a la</w:t>
      </w:r>
      <w:r>
        <w:t xml:space="preserve"> </w:t>
      </w:r>
      <w:r w:rsidR="00237078">
        <w:t>d</w:t>
      </w:r>
      <w:r w:rsidR="00964425">
        <w:t>emanda</w:t>
      </w:r>
      <w:r>
        <w:t xml:space="preserve"> de los usuarios.</w:t>
      </w:r>
      <w:r w:rsidR="00237078">
        <w:t xml:space="preserve"> Por lo tanto</w:t>
      </w:r>
      <w:r w:rsidR="00964425">
        <w:t>, es importante realizar</w:t>
      </w:r>
      <w:r w:rsidR="00237078">
        <w:t xml:space="preserve"> el pronóstico de series de tiempo de </w:t>
      </w:r>
      <w:r w:rsidR="00C10FC2">
        <w:t>tráfico</w:t>
      </w:r>
      <w:r w:rsidR="00237078">
        <w:t xml:space="preserve"> web</w:t>
      </w:r>
      <w:r w:rsidR="00964425">
        <w:t xml:space="preserve"> ya que será</w:t>
      </w:r>
      <w:r w:rsidR="00237078">
        <w:t xml:space="preserve"> de ayuda </w:t>
      </w:r>
      <w:r w:rsidR="00680041">
        <w:t xml:space="preserve">para el personal del </w:t>
      </w:r>
      <w:r w:rsidR="00680041" w:rsidRPr="004B0846">
        <w:t>Departamento de Gestión de Recursos de Red</w:t>
      </w:r>
      <w:r w:rsidR="00680041">
        <w:t>es y Comunicaciones</w:t>
      </w:r>
      <w:r w:rsidR="00C10FC2">
        <w:t>.</w:t>
      </w:r>
    </w:p>
    <w:p w14:paraId="02EEC01F" w14:textId="77777777" w:rsidR="00237078" w:rsidRPr="00B06A09" w:rsidRDefault="00237078" w:rsidP="00B06A09"/>
    <w:p w14:paraId="371668F5" w14:textId="19F90F3F" w:rsidR="00656527" w:rsidRDefault="00656527" w:rsidP="005C3C9F">
      <w:pPr>
        <w:pStyle w:val="Ttulo2"/>
        <w:numPr>
          <w:ilvl w:val="0"/>
          <w:numId w:val="2"/>
        </w:numPr>
        <w:spacing w:before="0"/>
        <w:ind w:left="142" w:hanging="142"/>
        <w15:collapsed/>
        <w:rPr>
          <w:szCs w:val="28"/>
        </w:rPr>
      </w:pPr>
      <w:bookmarkStart w:id="6" w:name="_Toc189755920"/>
      <w:r w:rsidRPr="006F44D6">
        <w:rPr>
          <w:szCs w:val="28"/>
        </w:rPr>
        <w:t>Objetivos</w:t>
      </w:r>
      <w:bookmarkEnd w:id="4"/>
      <w:bookmarkEnd w:id="6"/>
    </w:p>
    <w:p w14:paraId="34B50D73" w14:textId="77777777" w:rsidR="005C3C9F" w:rsidRPr="005C3C9F" w:rsidRDefault="005C3C9F" w:rsidP="005C3C9F"/>
    <w:p w14:paraId="4F7364A7" w14:textId="09B1D22B" w:rsidR="00FB3E64" w:rsidRDefault="00236AE2" w:rsidP="00B06A09">
      <w:pPr>
        <w:pStyle w:val="Ttulo3"/>
        <w:numPr>
          <w:ilvl w:val="0"/>
          <w:numId w:val="1"/>
        </w:numPr>
        <w:spacing w:before="0"/>
        <w:ind w:left="284" w:firstLine="0"/>
      </w:pPr>
      <w:bookmarkStart w:id="7" w:name="_Toc189755921"/>
      <w:r w:rsidRPr="002F2B1E">
        <w:t>Objetivo General</w:t>
      </w:r>
      <w:bookmarkEnd w:id="7"/>
    </w:p>
    <w:p w14:paraId="74276BA2" w14:textId="02824A01" w:rsidR="00C40BF3" w:rsidRDefault="00FB3E64" w:rsidP="00B06A09">
      <w:pPr>
        <w:jc w:val="both"/>
      </w:pPr>
      <w:r>
        <w:t>Pronosticar  series de tiempo de tráfico web</w:t>
      </w:r>
      <w:r w:rsidR="00C40BF3">
        <w:t xml:space="preserve"> y</w:t>
      </w:r>
      <w:r>
        <w:t xml:space="preserve"> </w:t>
      </w:r>
      <w:r w:rsidR="00C40BF3">
        <w:t>medir el desempeño de modelos aplicados sobre datos extraídos de las páginas institucionales</w:t>
      </w:r>
      <w:r w:rsidR="00DA7A36">
        <w:t xml:space="preserve"> de la </w:t>
      </w:r>
      <w:proofErr w:type="spellStart"/>
      <w:r w:rsidR="00FF5C09">
        <w:t>U.Na.M</w:t>
      </w:r>
      <w:proofErr w:type="spellEnd"/>
      <w:r w:rsidR="00FF5C09">
        <w:t>.</w:t>
      </w:r>
    </w:p>
    <w:p w14:paraId="4C69FE3A" w14:textId="6E64F967" w:rsidR="00CA6CBF" w:rsidRPr="00AE07A6" w:rsidRDefault="00CA6CBF" w:rsidP="00B06A09"/>
    <w:p w14:paraId="54EC6C54" w14:textId="69EB79F0" w:rsidR="00236AE2" w:rsidRPr="0065036A" w:rsidRDefault="00236AE2" w:rsidP="00B06A09">
      <w:pPr>
        <w:pStyle w:val="Ttulo3"/>
        <w:numPr>
          <w:ilvl w:val="0"/>
          <w:numId w:val="1"/>
        </w:numPr>
        <w:ind w:left="284" w:firstLine="0"/>
      </w:pPr>
      <w:bookmarkStart w:id="8" w:name="_Toc189755922"/>
      <w:r w:rsidRPr="0065036A">
        <w:t>Objetivos Específicos</w:t>
      </w:r>
      <w:bookmarkEnd w:id="8"/>
    </w:p>
    <w:p w14:paraId="3740B193" w14:textId="452797D8" w:rsidR="001C7CC5" w:rsidRDefault="00C61094" w:rsidP="00B06A09">
      <w:pPr>
        <w:jc w:val="both"/>
      </w:pPr>
      <w:r>
        <w:t>-</w:t>
      </w:r>
      <w:r w:rsidR="000C04D6" w:rsidRPr="00C61094">
        <w:t xml:space="preserve">Relevar y analizar distintos modelos de pronóstico de series de tiempo </w:t>
      </w:r>
      <w:r w:rsidR="000F0E99">
        <w:tab/>
      </w:r>
      <w:r w:rsidR="000C04D6" w:rsidRPr="00C61094">
        <w:t>de tráfico web.</w:t>
      </w:r>
    </w:p>
    <w:p w14:paraId="086EBE70" w14:textId="063A45EB" w:rsidR="00887728" w:rsidRDefault="00887728" w:rsidP="00B06A09">
      <w:pPr>
        <w:jc w:val="both"/>
      </w:pPr>
      <w:r>
        <w:t xml:space="preserve">-Determinar la adecuación de cada uno de los modelos propuestos de la </w:t>
      </w:r>
      <w:r w:rsidR="000F0E99">
        <w:tab/>
      </w:r>
      <w:r>
        <w:t>bibliografía a la problemática.</w:t>
      </w:r>
    </w:p>
    <w:p w14:paraId="6C0FDA90" w14:textId="29001477" w:rsidR="00EB5E74" w:rsidRDefault="00EB5E74" w:rsidP="00B06A09">
      <w:pPr>
        <w:jc w:val="both"/>
      </w:pPr>
      <w:r w:rsidRPr="00A62FC3">
        <w:t>-Definir indicadores para medir el desempeño de los modelos.</w:t>
      </w:r>
    </w:p>
    <w:p w14:paraId="47ECB67A" w14:textId="7DCDE2A6" w:rsidR="001C7CC5" w:rsidRDefault="00C61094" w:rsidP="00B06A09">
      <w:pPr>
        <w:jc w:val="both"/>
      </w:pPr>
      <w:r>
        <w:t>-</w:t>
      </w:r>
      <w:r w:rsidR="000F0E99" w:rsidRPr="00A62FC3">
        <w:t xml:space="preserve">Generar </w:t>
      </w:r>
      <w:r w:rsidR="000F0E99">
        <w:t>los</w:t>
      </w:r>
      <w:r w:rsidR="000F0E99" w:rsidRPr="00C61094">
        <w:t xml:space="preserve"> modelo</w:t>
      </w:r>
      <w:r w:rsidR="000F0E99">
        <w:t>s</w:t>
      </w:r>
      <w:r w:rsidR="000F0E99" w:rsidRPr="00C61094">
        <w:t xml:space="preserve"> </w:t>
      </w:r>
      <w:r w:rsidR="000F0E99">
        <w:t>a utilizar</w:t>
      </w:r>
      <w:r w:rsidR="000F0E99" w:rsidRPr="00C61094">
        <w:t>.</w:t>
      </w:r>
    </w:p>
    <w:p w14:paraId="0BBFB7A7" w14:textId="12D12D92" w:rsidR="00887728" w:rsidRPr="00A62FC3" w:rsidRDefault="00887728" w:rsidP="00B06A09">
      <w:pPr>
        <w:jc w:val="both"/>
      </w:pPr>
      <w:r>
        <w:t>-</w:t>
      </w:r>
      <w:r w:rsidR="00843513" w:rsidRPr="00A62FC3">
        <w:t>Realizar la evaluación del desempeño de los modelos.</w:t>
      </w:r>
    </w:p>
    <w:p w14:paraId="66E6542A" w14:textId="77777777" w:rsidR="002F2B1E" w:rsidRDefault="00843513" w:rsidP="00B06A09">
      <w:pPr>
        <w:jc w:val="both"/>
      </w:pPr>
      <w:r w:rsidRPr="00A62FC3">
        <w:t xml:space="preserve">-Validar </w:t>
      </w:r>
      <w:r>
        <w:t>los</w:t>
      </w:r>
      <w:r w:rsidRPr="00C61094">
        <w:t xml:space="preserve"> modelo</w:t>
      </w:r>
      <w:r>
        <w:t>s.</w:t>
      </w:r>
    </w:p>
    <w:p w14:paraId="3137A903" w14:textId="77777777" w:rsidR="001065E5" w:rsidRDefault="001065E5" w:rsidP="00B06A09">
      <w:pPr>
        <w:jc w:val="both"/>
      </w:pPr>
    </w:p>
    <w:p w14:paraId="74EA47E8" w14:textId="77777777" w:rsidR="002F2B1E" w:rsidRDefault="002F2B1E" w:rsidP="00B06A09">
      <w:pPr>
        <w:pStyle w:val="Ttulo2"/>
        <w:numPr>
          <w:ilvl w:val="0"/>
          <w:numId w:val="2"/>
        </w:numPr>
        <w:ind w:hanging="644"/>
      </w:pPr>
      <w:bookmarkStart w:id="9" w:name="_Toc189755923"/>
      <w:r>
        <w:t>Estructura del documento</w:t>
      </w:r>
      <w:bookmarkEnd w:id="9"/>
    </w:p>
    <w:p w14:paraId="24F79903" w14:textId="6BF07BE1" w:rsidR="002C455B" w:rsidRDefault="002C455B" w:rsidP="00E3075A">
      <w:pPr>
        <w:spacing w:after="200"/>
        <w:jc w:val="both"/>
      </w:pPr>
      <w:r>
        <w:t xml:space="preserve">La tesis se divide en </w:t>
      </w:r>
      <w:r w:rsidR="00123D9D">
        <w:t>5</w:t>
      </w:r>
      <w:r>
        <w:t xml:space="preserve"> capítulos y </w:t>
      </w:r>
      <w:r w:rsidR="00123D9D">
        <w:t>1</w:t>
      </w:r>
      <w:r>
        <w:t xml:space="preserve"> anexo. A continuación se describe brevemente el contenido de los mismos. </w:t>
      </w:r>
    </w:p>
    <w:p w14:paraId="5C7EF49F" w14:textId="686FD407" w:rsidR="002C455B" w:rsidRDefault="002C455B" w:rsidP="00E3075A">
      <w:pPr>
        <w:spacing w:after="200"/>
        <w:jc w:val="both"/>
      </w:pPr>
      <w:r>
        <w:t>En el C</w:t>
      </w:r>
      <w:r w:rsidRPr="00C13A2D">
        <w:t>apítulo</w:t>
      </w:r>
      <w:r w:rsidR="00C84A03">
        <w:t xml:space="preserve"> 2: </w:t>
      </w:r>
      <w:r w:rsidR="00123D9D" w:rsidRPr="00C13A2D">
        <w:t>se brinda un marco teórico para el trabajo de investigac</w:t>
      </w:r>
      <w:r w:rsidR="00123D9D">
        <w:t xml:space="preserve">ión, en principio se introduce los conceptos de </w:t>
      </w:r>
      <w:r w:rsidR="00E3075A">
        <w:t>tráfico</w:t>
      </w:r>
      <w:r w:rsidR="00123D9D">
        <w:t xml:space="preserve"> web</w:t>
      </w:r>
      <w:r w:rsidR="00E3075A">
        <w:t xml:space="preserve">, </w:t>
      </w:r>
      <w:r w:rsidR="00123D9D">
        <w:t xml:space="preserve">series de tiempo y el estado del arte respecto pronóstico de series de tiempo de </w:t>
      </w:r>
      <w:r w:rsidR="00A6328A">
        <w:t>tráfico</w:t>
      </w:r>
      <w:r w:rsidR="00123D9D">
        <w:t xml:space="preserve"> web</w:t>
      </w:r>
      <w:r w:rsidR="002A5DF1">
        <w:t>, finalizando con las métricas de evaluación</w:t>
      </w:r>
      <w:r w:rsidR="00E3075A">
        <w:t xml:space="preserve"> de desempeño de los modelos</w:t>
      </w:r>
      <w:r w:rsidR="00A6328A">
        <w:t>.</w:t>
      </w:r>
      <w:r w:rsidR="00123D9D">
        <w:t xml:space="preserve"> </w:t>
      </w:r>
    </w:p>
    <w:p w14:paraId="0D7B610A" w14:textId="50812DFD" w:rsidR="002C455B" w:rsidRDefault="002C455B" w:rsidP="001437D7">
      <w:pPr>
        <w:spacing w:after="200"/>
        <w:jc w:val="both"/>
      </w:pPr>
      <w:r w:rsidRPr="008D54C7">
        <w:t xml:space="preserve">El Capítulo 3 </w:t>
      </w:r>
      <w:r w:rsidR="002A5DF1">
        <w:t>se describe el problema y la estructur</w:t>
      </w:r>
      <w:r w:rsidR="001437D7">
        <w:t>a organizacional</w:t>
      </w:r>
      <w:r w:rsidR="00E3075A">
        <w:t>.</w:t>
      </w:r>
    </w:p>
    <w:p w14:paraId="05843171" w14:textId="532645D9" w:rsidR="002C455B" w:rsidRDefault="002C455B" w:rsidP="001437D7">
      <w:pPr>
        <w:spacing w:after="200"/>
        <w:jc w:val="both"/>
      </w:pPr>
      <w:r>
        <w:t>El</w:t>
      </w:r>
      <w:r w:rsidRPr="008D54C7">
        <w:t xml:space="preserve"> </w:t>
      </w:r>
      <w:r>
        <w:t>C</w:t>
      </w:r>
      <w:r w:rsidRPr="008D54C7">
        <w:t>apítulo 4</w:t>
      </w:r>
      <w:r w:rsidR="00E3075A">
        <w:t xml:space="preserve"> se </w:t>
      </w:r>
      <w:r w:rsidR="00B94D8C">
        <w:t>describe</w:t>
      </w:r>
      <w:r w:rsidR="00E3075A">
        <w:t xml:space="preserve"> la metodología y </w:t>
      </w:r>
      <w:r w:rsidR="00B94D8C">
        <w:t xml:space="preserve">las </w:t>
      </w:r>
      <w:r w:rsidR="00E3075A">
        <w:t>herramientas utilizadas,</w:t>
      </w:r>
      <w:r w:rsidR="001437D7">
        <w:t xml:space="preserve"> el pre procesado de los datos, la selección de la arquitectura para los modelos, </w:t>
      </w:r>
      <w:r w:rsidR="000B0B81">
        <w:t xml:space="preserve">después se describe el </w:t>
      </w:r>
      <w:r w:rsidR="000B0B81">
        <w:lastRenderedPageBreak/>
        <w:t xml:space="preserve">desarrollo del </w:t>
      </w:r>
      <w:r w:rsidR="001437D7">
        <w:t>plan de pruebas y explicaciones</w:t>
      </w:r>
      <w:r w:rsidR="000B0B81">
        <w:t xml:space="preserve"> de las pruebas realizadas, como así el rendimiento de los modelos por cada prueba realizada.</w:t>
      </w:r>
      <w:r>
        <w:t xml:space="preserve"> </w:t>
      </w:r>
    </w:p>
    <w:p w14:paraId="56DFC01A" w14:textId="375CFDA8" w:rsidR="002C455B" w:rsidRDefault="001437D7" w:rsidP="001437D7">
      <w:pPr>
        <w:spacing w:after="200"/>
        <w:jc w:val="both"/>
      </w:pPr>
      <w:r>
        <w:t>Finalmente en el Capítulo 5</w:t>
      </w:r>
      <w:r w:rsidR="002C455B">
        <w:t xml:space="preserve"> se </w:t>
      </w:r>
      <w:r>
        <w:t>realizan</w:t>
      </w:r>
      <w:r w:rsidR="002C455B">
        <w:t xml:space="preserve"> las conclusiones obtenidas a p</w:t>
      </w:r>
      <w:r>
        <w:t>artir del trabajo realizado y la</w:t>
      </w:r>
      <w:r w:rsidR="002C455B">
        <w:t xml:space="preserve">s posibles </w:t>
      </w:r>
      <w:r>
        <w:t>futura</w:t>
      </w:r>
      <w:r w:rsidR="002C455B">
        <w:t>s</w:t>
      </w:r>
      <w:r>
        <w:t xml:space="preserve"> líneas de investigación</w:t>
      </w:r>
      <w:r w:rsidR="002C455B">
        <w:t>.</w:t>
      </w:r>
    </w:p>
    <w:p w14:paraId="37A15BF7" w14:textId="22CDB16B" w:rsidR="002C455B" w:rsidRPr="008D54C7" w:rsidRDefault="002C455B" w:rsidP="001437D7">
      <w:pPr>
        <w:spacing w:after="200"/>
        <w:jc w:val="both"/>
      </w:pPr>
      <w:r>
        <w:t xml:space="preserve">En el Anexo 1 se presentan </w:t>
      </w:r>
      <w:r w:rsidR="00A6328A">
        <w:t>las tablas e imágenes que detallan los modelos de las pruebas realizadas.</w:t>
      </w:r>
    </w:p>
    <w:p w14:paraId="7321F63A" w14:textId="77777777" w:rsidR="002F2B1E" w:rsidRDefault="002F2B1E" w:rsidP="005A39A9">
      <w:pPr>
        <w:tabs>
          <w:tab w:val="left" w:pos="5880"/>
        </w:tabs>
      </w:pPr>
    </w:p>
    <w:p w14:paraId="5238CD8E" w14:textId="77777777" w:rsidR="00A257EA" w:rsidRDefault="00A257EA" w:rsidP="005A39A9">
      <w:pPr>
        <w:tabs>
          <w:tab w:val="left" w:pos="5880"/>
        </w:tabs>
        <w:sectPr w:rsidR="00A257EA" w:rsidSect="00144E40">
          <w:footerReference w:type="default" r:id="rId16"/>
          <w:pgSz w:w="11907" w:h="16840" w:code="9"/>
          <w:pgMar w:top="1418" w:right="1418" w:bottom="1418" w:left="2268" w:header="709" w:footer="709" w:gutter="0"/>
          <w:cols w:space="708"/>
          <w:docGrid w:linePitch="360"/>
        </w:sectPr>
      </w:pPr>
    </w:p>
    <w:p w14:paraId="092E45EE" w14:textId="2B17FC5A" w:rsidR="00A6328A" w:rsidRDefault="00A6328A" w:rsidP="005A39A9">
      <w:pPr>
        <w:tabs>
          <w:tab w:val="left" w:pos="5880"/>
        </w:tabs>
        <w:sectPr w:rsidR="00A6328A" w:rsidSect="00A257EA">
          <w:pgSz w:w="11907" w:h="16840" w:code="9"/>
          <w:pgMar w:top="1418" w:right="1418" w:bottom="1418" w:left="2268" w:header="709" w:footer="709" w:gutter="0"/>
          <w:cols w:space="708"/>
          <w:titlePg/>
          <w:docGrid w:linePitch="360"/>
        </w:sectPr>
      </w:pPr>
    </w:p>
    <w:p w14:paraId="50CA207C" w14:textId="77777777" w:rsidR="002F2B1E" w:rsidRDefault="002F2B1E" w:rsidP="005A39A9">
      <w:pPr>
        <w:tabs>
          <w:tab w:val="left" w:pos="5880"/>
        </w:tabs>
      </w:pPr>
    </w:p>
    <w:p w14:paraId="754D1D7E" w14:textId="2949BFEE" w:rsidR="002F2B1E" w:rsidRDefault="00A257EA" w:rsidP="00A257EA">
      <w:pPr>
        <w:tabs>
          <w:tab w:val="left" w:pos="4875"/>
        </w:tabs>
        <w:spacing w:after="160" w:line="259" w:lineRule="auto"/>
      </w:pPr>
      <w:r>
        <w:tab/>
      </w:r>
    </w:p>
    <w:p w14:paraId="0B93F2B9" w14:textId="77777777" w:rsidR="003A197B" w:rsidRDefault="003A197B" w:rsidP="003A197B">
      <w:bookmarkStart w:id="10" w:name="__RefHeading___Toc2502_1639133871"/>
    </w:p>
    <w:p w14:paraId="6593B034" w14:textId="77777777" w:rsidR="003A197B" w:rsidRDefault="003A197B" w:rsidP="003A197B"/>
    <w:p w14:paraId="6DDBB446" w14:textId="77777777" w:rsidR="003A197B" w:rsidRDefault="003A197B" w:rsidP="003A197B"/>
    <w:p w14:paraId="209FC529" w14:textId="77777777" w:rsidR="003A197B" w:rsidRDefault="003A197B" w:rsidP="003A197B"/>
    <w:p w14:paraId="2C5B86BE" w14:textId="77777777" w:rsidR="003A197B" w:rsidRDefault="003A197B" w:rsidP="003A197B"/>
    <w:p w14:paraId="24270963" w14:textId="22093F40" w:rsidR="002F2B1E" w:rsidRDefault="00C016C7" w:rsidP="002F2B1E">
      <w:pPr>
        <w:pStyle w:val="Ttulo1"/>
        <w:rPr>
          <w:szCs w:val="28"/>
        </w:rPr>
      </w:pPr>
      <w:bookmarkStart w:id="11" w:name="_Toc189755924"/>
      <w:r>
        <w:t>Capítulo</w:t>
      </w:r>
      <w:r w:rsidR="002F2B1E">
        <w:t xml:space="preserve"> 2</w:t>
      </w:r>
      <w:bookmarkEnd w:id="10"/>
      <w:bookmarkEnd w:id="11"/>
    </w:p>
    <w:p w14:paraId="70F0C60B" w14:textId="77777777" w:rsidR="002F2B1E" w:rsidRDefault="002F2B1E" w:rsidP="002F2B1E">
      <w:pPr>
        <w:pStyle w:val="Textbody"/>
      </w:pPr>
    </w:p>
    <w:p w14:paraId="40329B40" w14:textId="77777777" w:rsidR="008C43B3" w:rsidRDefault="008C43B3" w:rsidP="002F2B1E">
      <w:pPr>
        <w:pStyle w:val="Textbody"/>
      </w:pPr>
    </w:p>
    <w:p w14:paraId="7282DD7D" w14:textId="77777777" w:rsidR="008C43B3" w:rsidRDefault="008C43B3" w:rsidP="002F2B1E">
      <w:pPr>
        <w:pStyle w:val="Textbody"/>
      </w:pPr>
    </w:p>
    <w:p w14:paraId="5FEA8BF4" w14:textId="77777777" w:rsidR="002F2B1E" w:rsidRDefault="002F2B1E" w:rsidP="002F2B1E">
      <w:pPr>
        <w:pStyle w:val="Ttulo1"/>
      </w:pPr>
      <w:bookmarkStart w:id="12" w:name="__RefHeading___Toc2504_1639133871"/>
      <w:bookmarkStart w:id="13" w:name="_Toc189755925"/>
      <w:r>
        <w:t>Marco Teórico</w:t>
      </w:r>
      <w:bookmarkEnd w:id="12"/>
      <w:bookmarkEnd w:id="13"/>
    </w:p>
    <w:p w14:paraId="7132B5DD" w14:textId="77777777" w:rsidR="004833B4" w:rsidRDefault="004833B4" w:rsidP="004833B4"/>
    <w:p w14:paraId="4177DD51" w14:textId="21780896" w:rsidR="008C43B3" w:rsidRDefault="008C43B3">
      <w:pPr>
        <w:spacing w:after="160" w:line="259" w:lineRule="auto"/>
      </w:pPr>
      <w:r>
        <w:br w:type="page"/>
      </w:r>
    </w:p>
    <w:p w14:paraId="2E7233FC" w14:textId="715925B0" w:rsidR="004833B4" w:rsidRDefault="00C016C7" w:rsidP="00F02B6C">
      <w:pPr>
        <w:jc w:val="both"/>
      </w:pPr>
      <w:r>
        <w:lastRenderedPageBreak/>
        <w:t xml:space="preserve">En este capítulo se presenta el marco teórico del trabajo realizado, comenzando con la definición de </w:t>
      </w:r>
      <w:r w:rsidR="00743FEF">
        <w:t>tráfico web y series de tiempo, luego con variados ejemplos de la literatura de distintas tecnologías que realizan el pronóstico de series de tiempo de tráfico web</w:t>
      </w:r>
      <w:r w:rsidR="009F651F" w:rsidRPr="009F651F">
        <w:t xml:space="preserve"> </w:t>
      </w:r>
      <w:r w:rsidR="009F651F">
        <w:t>finalizando con las formas de medir el desempeño de los modelos.</w:t>
      </w:r>
    </w:p>
    <w:p w14:paraId="44F48C47" w14:textId="77777777" w:rsidR="00C016C7" w:rsidRDefault="00C016C7" w:rsidP="00F02B6C"/>
    <w:p w14:paraId="0FA55694" w14:textId="69A5B81C" w:rsidR="00C016C7" w:rsidRPr="00727A74" w:rsidRDefault="00412E0D" w:rsidP="00F02B6C">
      <w:pPr>
        <w:pStyle w:val="Ttulo2"/>
        <w:numPr>
          <w:ilvl w:val="0"/>
          <w:numId w:val="3"/>
        </w:numPr>
        <w:tabs>
          <w:tab w:val="left" w:pos="426"/>
        </w:tabs>
        <w:ind w:left="426"/>
        <w:rPr>
          <w:szCs w:val="28"/>
        </w:rPr>
      </w:pPr>
      <w:bookmarkStart w:id="14" w:name="_Toc189755926"/>
      <w:r w:rsidRPr="00727A74">
        <w:rPr>
          <w:szCs w:val="28"/>
        </w:rPr>
        <w:t>Tráfico web</w:t>
      </w:r>
      <w:bookmarkEnd w:id="14"/>
    </w:p>
    <w:p w14:paraId="0BB1DE6C" w14:textId="622C63DA" w:rsidR="00412E0D" w:rsidRPr="00727A74" w:rsidRDefault="00412E0D" w:rsidP="00F02B6C">
      <w:pPr>
        <w:rPr>
          <w:sz w:val="28"/>
          <w:szCs w:val="28"/>
        </w:rPr>
      </w:pPr>
      <w:r w:rsidRPr="00727A74">
        <w:rPr>
          <w:sz w:val="28"/>
          <w:szCs w:val="28"/>
        </w:rPr>
        <w:tab/>
      </w:r>
    </w:p>
    <w:p w14:paraId="1B8592EF" w14:textId="2B3FBFE9" w:rsidR="002957FB" w:rsidRDefault="00F77A9C" w:rsidP="00F02B6C">
      <w:pPr>
        <w:jc w:val="both"/>
      </w:pPr>
      <w:r>
        <w:t xml:space="preserve">El </w:t>
      </w:r>
      <w:r w:rsidR="00B07C1D">
        <w:t>tr</w:t>
      </w:r>
      <w:r>
        <w:t>á</w:t>
      </w:r>
      <w:r w:rsidR="00A26428">
        <w:t>fico web es generado por los us</w:t>
      </w:r>
      <w:r w:rsidR="00B07C1D">
        <w:t>uarios de una página web, el trá</w:t>
      </w:r>
      <w:r w:rsidR="00A26428">
        <w:t>fico web son los datos que se envían y se reciben correspondientes a los usuarios que visitan la página web</w:t>
      </w:r>
      <w:r w:rsidR="002957FB" w:rsidRPr="00091F42">
        <w:fldChar w:fldCharType="begin" w:fldLock="1"/>
      </w:r>
      <w:r w:rsidR="006D661F">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2957FB" w:rsidRPr="00091F42">
        <w:fldChar w:fldCharType="separate"/>
      </w:r>
      <w:r w:rsidR="006D661F" w:rsidRPr="006D661F">
        <w:rPr>
          <w:noProof/>
        </w:rPr>
        <w:t>[1]</w:t>
      </w:r>
      <w:r w:rsidR="002957FB" w:rsidRPr="00091F42">
        <w:fldChar w:fldCharType="end"/>
      </w:r>
      <w:r w:rsidR="00B25C4A" w:rsidRPr="00091F42">
        <w:t>.</w:t>
      </w:r>
    </w:p>
    <w:p w14:paraId="5D102DE4" w14:textId="77777777" w:rsidR="006007E9" w:rsidRPr="00091F42" w:rsidRDefault="006007E9" w:rsidP="00F02B6C"/>
    <w:p w14:paraId="33B2BC29" w14:textId="6DC7919A" w:rsidR="00123D9D" w:rsidRDefault="00123D9D" w:rsidP="00F02B6C">
      <w:pPr>
        <w:pStyle w:val="Ttulo2"/>
        <w:numPr>
          <w:ilvl w:val="0"/>
          <w:numId w:val="3"/>
        </w:numPr>
        <w:ind w:left="426"/>
        <w:rPr>
          <w:szCs w:val="28"/>
        </w:rPr>
      </w:pPr>
      <w:bookmarkStart w:id="15" w:name="_Toc189755927"/>
      <w:r>
        <w:rPr>
          <w:szCs w:val="28"/>
        </w:rPr>
        <w:t>Series de Tiempo</w:t>
      </w:r>
      <w:bookmarkEnd w:id="15"/>
    </w:p>
    <w:p w14:paraId="055839E7" w14:textId="77777777" w:rsidR="00123D9D" w:rsidRPr="00123D9D" w:rsidRDefault="00123D9D" w:rsidP="00123D9D"/>
    <w:p w14:paraId="1B47FCDC" w14:textId="26DB8969" w:rsidR="00123D9D" w:rsidRDefault="00123D9D" w:rsidP="00AA298B">
      <w:pPr>
        <w:jc w:val="both"/>
      </w:pPr>
      <w:r w:rsidRPr="00123D9D">
        <w:t>Las series de tiempo son un conjunto de valores medidos en orden secuencial  en el tiempo [2]; cuando se miden los datos para generar una serie de tiempo, generalmente se toman los valores con la misma separación en tiempo entre cada valor [3].</w:t>
      </w:r>
    </w:p>
    <w:p w14:paraId="5E751C11" w14:textId="77777777" w:rsidR="00123D9D" w:rsidRDefault="00123D9D" w:rsidP="00123D9D"/>
    <w:p w14:paraId="574F1886" w14:textId="77777777" w:rsidR="0063394D" w:rsidRPr="00727A74" w:rsidRDefault="0063394D" w:rsidP="00AE3C79">
      <w:pPr>
        <w:pStyle w:val="Ttulo2"/>
        <w:numPr>
          <w:ilvl w:val="0"/>
          <w:numId w:val="3"/>
        </w:numPr>
        <w:ind w:left="708" w:hanging="642"/>
        <w:rPr>
          <w:szCs w:val="28"/>
        </w:rPr>
      </w:pPr>
      <w:bookmarkStart w:id="16" w:name="_Toc114647323"/>
      <w:bookmarkStart w:id="17" w:name="_Toc189755928"/>
      <w:r w:rsidRPr="00727A74">
        <w:rPr>
          <w:szCs w:val="28"/>
        </w:rPr>
        <w:t>Pronóstico de  series de tiempo de tráfico web</w:t>
      </w:r>
      <w:bookmarkEnd w:id="17"/>
      <w:r w:rsidRPr="00727A74">
        <w:rPr>
          <w:szCs w:val="28"/>
        </w:rPr>
        <w:t xml:space="preserve"> </w:t>
      </w:r>
    </w:p>
    <w:p w14:paraId="106C9ECF" w14:textId="77777777" w:rsidR="0063394D" w:rsidRDefault="0063394D" w:rsidP="00F02B6C"/>
    <w:p w14:paraId="32151250" w14:textId="0DBC39EE" w:rsidR="0063394D" w:rsidRDefault="0063394D" w:rsidP="00F02B6C">
      <w:pPr>
        <w:jc w:val="both"/>
      </w:pPr>
      <w:r>
        <w:t>El pronóstico de series de tiempo</w:t>
      </w:r>
      <w:r w:rsidR="009A1424" w:rsidRPr="009A1424">
        <w:t xml:space="preserve"> </w:t>
      </w:r>
      <w:r w:rsidR="009A1424">
        <w:t>se basa en las observaciones pasadas de la serie de tiempo a pronosticar y otras entradas, siendo</w:t>
      </w:r>
      <w:r>
        <w:t xml:space="preserve"> el proceso de predecir valor</w:t>
      </w:r>
      <w:r w:rsidR="009A1424">
        <w:t>es</w:t>
      </w:r>
      <w:r>
        <w:t xml:space="preserve"> futuro</w:t>
      </w:r>
      <w:r w:rsidR="009A1424">
        <w:t>s</w:t>
      </w:r>
      <w:r>
        <w:t xml:space="preserve"> de una serie de tiempo </w:t>
      </w:r>
      <w:r>
        <w:fldChar w:fldCharType="begin" w:fldLock="1"/>
      </w:r>
      <w:r w:rsidR="007836C7">
        <w:instrText>ADDIN CSL_CITATION {"citationItems":[{"id":"ITEM-1","itemData":{"DOI":"https://doi.org/10.1016/B978-0-12-814761-0.00012-5","ISBN":"978-0-12-814761-0","author":[{"dropping-particle":"","family":"Kotu","given":"Vijay","non-dropping-particle":"","parse-names":false,"suffix":""},{"dropping-particle":"","family":"Deshpande","given":"Bala","non-dropping-particle":"","parse-names":false,"suffix":""}],"editor":[{"dropping-particle":"","family":"Kotu","given":"Vijay","non-dropping-particle":"","parse-names":false,"suffix":""},{"dropping-particle":"","family":"Deshpande","given":"Bala B T - Data Science (Second Edition)","non-dropping-particle":"","parse-names":false,"suffix":""}],"id":"ITEM-1","issued":{"date-parts":[["2019"]]},"page":"395-445","publisher":"Morgan Kaufmann","title":"Chapter 12 - Time Series Forecasting","type":"chapter"},"uris":["http://www.mendeley.com/documents/?uuid=0946c4b8-df24-4f77-9abc-175958d89e23"]}],"mendeley":{"formattedCitation":"[2]","plainTextFormattedCitation":"[2]","previouslyFormattedCitation":"[2]"},"properties":{"noteIndex":0},"schema":"https://github.com/citation-style-language/schema/raw/master/csl-citation.json"}</w:instrText>
      </w:r>
      <w:r>
        <w:fldChar w:fldCharType="separate"/>
      </w:r>
      <w:r w:rsidR="00FB28D7" w:rsidRPr="00FB28D7">
        <w:rPr>
          <w:noProof/>
        </w:rPr>
        <w:t>[2]</w:t>
      </w:r>
      <w:r>
        <w:fldChar w:fldCharType="end"/>
      </w:r>
      <w:r w:rsidR="00A14EFB">
        <w:t>.</w:t>
      </w:r>
    </w:p>
    <w:p w14:paraId="6D6C59DB" w14:textId="4BF4E5C5" w:rsidR="0063394D" w:rsidRDefault="0063394D" w:rsidP="00F02B6C">
      <w:pPr>
        <w:jc w:val="both"/>
      </w:pPr>
      <w:r w:rsidRPr="00460128">
        <w:t xml:space="preserve">Entre las formas del pronóstico de series de tiempo de </w:t>
      </w:r>
      <w:r>
        <w:t>tráfico</w:t>
      </w:r>
      <w:r w:rsidRPr="00460128">
        <w:t xml:space="preserve"> web </w:t>
      </w:r>
      <w:r w:rsidR="001D5A62">
        <w:t>los autores en</w:t>
      </w:r>
      <w:r w:rsidR="001D5A62">
        <w:fldChar w:fldCharType="begin" w:fldLock="1"/>
      </w:r>
      <w:r w:rsidR="007836C7">
        <w:instrText>ADDIN CSL_CITATION {"citationItems":[{"id":"ITEM-1","itemData":{"DOI":"10.1016/J.KNOSYS.2020.106467","ISSN":"09507051","abstract":"We evaluated the accuracy of several classical statistical methods of Time series forecasting with ground truth dataset which was obtained from Kaggle web traffic forecasting competition hosted by Google. A novel way of seasonal, trend and cycle pattern decomposing method was used for the specific time series daily data. We proposed using the combination of four traditional methods to reduce the RMSE and thus achieved better forecasting accuracy. Results showed error rate was lowered down 10 to 20 percentage points. After studying the characteristics of the web traffic time series, we presented the Generative Adversarial Model (GAN) with Long-Short Term Memory (LSTM) as generator and deep Multi-Layer Perceptron (MLP) as discriminator to forecast the web traffic time series. The forecasting performances was compared among the traditional statistical methods and the deep generative adversarial network. We concluded from experiments there was no remarkable difference for this specific times series forecasting accuracy using these two kinds of methods.","author":[{"dropping-particle":"","family":"Zhou","given":"Kun","non-dropping-particle":"","parse-names":false,"suffix":""},{"dropping-particle":"","family":"Wang","given":"Wenyong","non-dropping-particle":"","parse-names":false,"suffix":""},{"dropping-particle":"","family":"Huang","given":"Lisheng","non-dropping-particle":"","parse-names":false,"suffix":""},{"dropping-particle":"","family":"Liu","given":"Baoyang","non-dropping-particle":"","parse-names":false,"suffix":""}],"container-title":"Knowledge-Based Systems","id":"ITEM-1","issued":{"date-parts":[["2021","2","15"]]},"page":"106467","publisher":"Elsevier B.V.","title":"Comparative study on the time series forecasting of web traffic based on statistical model and Generative Adversarial model","type":"article-journal","volume":"213"},"uris":["http://www.mendeley.com/documents/?uuid=1b035d70-2629-3852-b10c-e732a7003770"]}],"mendeley":{"formattedCitation":"[3]","plainTextFormattedCitation":"[3]","previouslyFormattedCitation":"[3]"},"properties":{"noteIndex":0},"schema":"https://github.com/citation-style-language/schema/raw/master/csl-citation.json"}</w:instrText>
      </w:r>
      <w:r w:rsidR="001D5A62">
        <w:fldChar w:fldCharType="separate"/>
      </w:r>
      <w:r w:rsidR="00FB28D7" w:rsidRPr="00FB28D7">
        <w:rPr>
          <w:noProof/>
        </w:rPr>
        <w:t>[3]</w:t>
      </w:r>
      <w:r w:rsidR="001D5A62">
        <w:fldChar w:fldCharType="end"/>
      </w:r>
      <w:r w:rsidR="001D5A62">
        <w:t xml:space="preserve"> proponen </w:t>
      </w:r>
      <w:r>
        <w:t>redes</w:t>
      </w:r>
      <w:r w:rsidR="007C2972">
        <w:t xml:space="preserve"> Modelo Generativo A</w:t>
      </w:r>
      <w:r w:rsidR="007C2972" w:rsidRPr="007C2972">
        <w:t>dversario</w:t>
      </w:r>
      <w:r w:rsidR="007C2972">
        <w:t xml:space="preserve"> -</w:t>
      </w:r>
      <w:r>
        <w:t xml:space="preserve"> </w:t>
      </w:r>
      <w:r w:rsidR="007C2972">
        <w:t>GAN</w:t>
      </w:r>
      <w:r w:rsidR="007C2972" w:rsidRPr="006E56C1">
        <w:rPr>
          <w:i/>
        </w:rPr>
        <w:t xml:space="preserve"> </w:t>
      </w:r>
      <w:r>
        <w:t>(</w:t>
      </w:r>
      <w:proofErr w:type="spellStart"/>
      <w:r w:rsidR="007C2972" w:rsidRPr="006E56C1">
        <w:rPr>
          <w:i/>
        </w:rPr>
        <w:t>Generative</w:t>
      </w:r>
      <w:proofErr w:type="spellEnd"/>
      <w:r w:rsidR="007C2972" w:rsidRPr="006E56C1">
        <w:rPr>
          <w:i/>
        </w:rPr>
        <w:t xml:space="preserve"> </w:t>
      </w:r>
      <w:proofErr w:type="spellStart"/>
      <w:r w:rsidR="007C2972" w:rsidRPr="006E56C1">
        <w:rPr>
          <w:i/>
        </w:rPr>
        <w:t>Adversarial</w:t>
      </w:r>
      <w:proofErr w:type="spellEnd"/>
      <w:r w:rsidR="007C2972" w:rsidRPr="006E56C1">
        <w:rPr>
          <w:i/>
        </w:rPr>
        <w:t xml:space="preserve"> </w:t>
      </w:r>
      <w:proofErr w:type="spellStart"/>
      <w:r w:rsidR="007C2972" w:rsidRPr="006E56C1">
        <w:rPr>
          <w:i/>
        </w:rPr>
        <w:t>model</w:t>
      </w:r>
      <w:proofErr w:type="spellEnd"/>
      <w:r>
        <w:t>)</w:t>
      </w:r>
      <w:r w:rsidR="001D5A62">
        <w:fldChar w:fldCharType="begin" w:fldLock="1"/>
      </w:r>
      <w:r w:rsidR="007836C7">
        <w:instrText>ADDIN CSL_CITATION {"citationItems":[{"id":"ITEM-1","itemData":{"DOI":"10.1016/J.KNOSYS.2020.106467","ISSN":"09507051","abstract":"We evaluated the accuracy of several classical statistical methods of Time series forecasting with ground truth dataset which was obtained from Kaggle web traffic forecasting competition hosted by Google. A novel way of seasonal, trend and cycle pattern decomposing method was used for the specific time series daily data. We proposed using the combination of four traditional methods to reduce the RMSE and thus achieved better forecasting accuracy. Results showed error rate was lowered down 10 to 20 percentage points. After studying the characteristics of the web traffic time series, we presented the Generative Adversarial Model (GAN) with Long-Short Term Memory (LSTM) as generator and deep Multi-Layer Perceptron (MLP) as discriminator to forecast the web traffic time series. The forecasting performances was compared among the traditional statistical methods and the deep generative adversarial network. We concluded from experiments there was no remarkable difference for this specific times series forecasting accuracy using these two kinds of methods.","author":[{"dropping-particle":"","family":"Zhou","given":"Kun","non-dropping-particle":"","parse-names":false,"suffix":""},{"dropping-particle":"","family":"Wang","given":"Wenyong","non-dropping-particle":"","parse-names":false,"suffix":""},{"dropping-particle":"","family":"Huang","given":"Lisheng","non-dropping-particle":"","parse-names":false,"suffix":""},{"dropping-particle":"","family":"Liu","given":"Baoyang","non-dropping-particle":"","parse-names":false,"suffix":""}],"container-title":"Knowledge-Based Systems","id":"ITEM-1","issued":{"date-parts":[["2021","2","15"]]},"page":"106467","publisher":"Elsevier B.V.","title":"Comparative study on the time series forecasting of web traffic based on statistical model and Generative Adversarial model","type":"article-journal","volume":"213"},"uris":["http://www.mendeley.com/documents/?uuid=1b035d70-2629-3852-b10c-e732a7003770"]}],"mendeley":{"formattedCitation":"[3]","plainTextFormattedCitation":"[3]","previouslyFormattedCitation":"[3]"},"properties":{"noteIndex":0},"schema":"https://github.com/citation-style-language/schema/raw/master/csl-citation.json"}</w:instrText>
      </w:r>
      <w:r w:rsidR="001D5A62">
        <w:fldChar w:fldCharType="separate"/>
      </w:r>
      <w:r w:rsidR="00FB28D7" w:rsidRPr="00FB28D7">
        <w:rPr>
          <w:noProof/>
        </w:rPr>
        <w:t>[3]</w:t>
      </w:r>
      <w:r w:rsidR="001D5A62">
        <w:fldChar w:fldCharType="end"/>
      </w:r>
      <w:r w:rsidRPr="007C2972">
        <w:t xml:space="preserve"> con</w:t>
      </w:r>
      <w:r w:rsidR="007C2972" w:rsidRPr="007C2972">
        <w:t xml:space="preserve"> </w:t>
      </w:r>
      <w:proofErr w:type="spellStart"/>
      <w:r w:rsidR="007C2972" w:rsidRPr="007C2972">
        <w:t>reders</w:t>
      </w:r>
      <w:proofErr w:type="spellEnd"/>
      <w:r w:rsidR="007C2972" w:rsidRPr="007C2972">
        <w:t xml:space="preserve"> de Memoria a Corto y Largo Plazo </w:t>
      </w:r>
      <w:r w:rsidR="007C2972">
        <w:t xml:space="preserve">– LSTM </w:t>
      </w:r>
      <w:r w:rsidRPr="007C2972">
        <w:t>(</w:t>
      </w:r>
      <w:r w:rsidR="007C2972" w:rsidRPr="007C2972">
        <w:rPr>
          <w:i/>
        </w:rPr>
        <w:t xml:space="preserve">Long Short </w:t>
      </w:r>
      <w:proofErr w:type="spellStart"/>
      <w:r w:rsidR="007C2972" w:rsidRPr="007C2972">
        <w:rPr>
          <w:i/>
        </w:rPr>
        <w:t>Term</w:t>
      </w:r>
      <w:proofErr w:type="spellEnd"/>
      <w:r w:rsidR="007C2972" w:rsidRPr="007C2972">
        <w:rPr>
          <w:i/>
        </w:rPr>
        <w:t xml:space="preserve"> </w:t>
      </w:r>
      <w:proofErr w:type="spellStart"/>
      <w:r w:rsidR="007C2972" w:rsidRPr="007C2972">
        <w:rPr>
          <w:i/>
        </w:rPr>
        <w:t>Memory</w:t>
      </w:r>
      <w:proofErr w:type="spellEnd"/>
      <w:r w:rsidRPr="007C2972">
        <w:t>)</w:t>
      </w:r>
      <w:r>
        <w:fldChar w:fldCharType="begin" w:fldLock="1"/>
      </w:r>
      <w:r w:rsidR="007836C7">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Computation","id":"ITEM-1","issue":"8","issued":{"date-parts":[["1997","11","15"]]},"page":"1735-1780","publisher":"MIT Press Journals","title":"Long Short-Term Memory","type":"article-journal","volume":"9"},"uris":["http://www.mendeley.com/documents/?uuid=a6ca47c6-61cc-3717-9ae0-fab0a74095f9"]}],"mendeley":{"formattedCitation":"[4]","plainTextFormattedCitation":"[4]","previouslyFormattedCitation":"[4]"},"properties":{"noteIndex":0},"schema":"https://github.com/citation-style-language/schema/raw/master/csl-citation.json"}</w:instrText>
      </w:r>
      <w:r>
        <w:fldChar w:fldCharType="separate"/>
      </w:r>
      <w:r w:rsidR="00FB28D7" w:rsidRPr="00FB28D7">
        <w:rPr>
          <w:noProof/>
        </w:rPr>
        <w:t>[4]</w:t>
      </w:r>
      <w:r>
        <w:fldChar w:fldCharType="end"/>
      </w:r>
      <w:r w:rsidRPr="007C2972">
        <w:t xml:space="preserve"> y un </w:t>
      </w:r>
      <w:proofErr w:type="spellStart"/>
      <w:r w:rsidRPr="007C2972">
        <w:t>perceptrón</w:t>
      </w:r>
      <w:proofErr w:type="spellEnd"/>
      <w:r w:rsidRPr="007C2972">
        <w:t xml:space="preserve"> multicapa</w:t>
      </w:r>
      <w:r w:rsidR="007C2972">
        <w:t xml:space="preserve"> - </w:t>
      </w:r>
      <w:r w:rsidR="007C2972" w:rsidRPr="007C2972">
        <w:t>MLP</w:t>
      </w:r>
      <w:r w:rsidRPr="007C2972">
        <w:t xml:space="preserve"> (</w:t>
      </w:r>
      <w:proofErr w:type="spellStart"/>
      <w:r w:rsidR="007C2972" w:rsidRPr="007C2972">
        <w:rPr>
          <w:i/>
        </w:rPr>
        <w:t>Multilayer</w:t>
      </w:r>
      <w:proofErr w:type="spellEnd"/>
      <w:r w:rsidR="007C2972" w:rsidRPr="007C2972">
        <w:rPr>
          <w:i/>
        </w:rPr>
        <w:t xml:space="preserve"> </w:t>
      </w:r>
      <w:proofErr w:type="spellStart"/>
      <w:r w:rsidR="007C2972" w:rsidRPr="007C2972">
        <w:rPr>
          <w:i/>
        </w:rPr>
        <w:t>Perceptron</w:t>
      </w:r>
      <w:proofErr w:type="spellEnd"/>
      <w:r w:rsidRPr="007C2972">
        <w:t>)</w:t>
      </w:r>
      <w:ins w:id="18" w:author="enrique gauto sand" w:date="2022-10-07T17:51:00Z">
        <w:r>
          <w:fldChar w:fldCharType="begin" w:fldLock="1"/>
        </w:r>
      </w:ins>
      <w:r w:rsidR="007836C7">
        <w:instrText>ADDIN CSL_CITATION {"citationItems":[{"id":"ITEM-1","itemData":{"DOI":"10.1016/J.KNOSYS.2020.106467","ISSN":"09507051","abstract":"We evaluated the accuracy of several classical statistical methods of Time series forecasting with ground truth dataset which was obtained from Kaggle web traffic forecasting competition hosted by Google. A novel way of seasonal, trend and cycle pattern decomposing method was used for the specific time series daily data. We proposed using the combination of four traditional methods to reduce the RMSE and thus achieved better forecasting accuracy. Results showed error rate was lowered down 10 to 20 percentage points. After studying the characteristics of the web traffic time series, we presented the Generative Adversarial Model (GAN) with Long-Short Term Memory (LSTM) as generator and deep Multi-Layer Perceptron (MLP) as discriminator to forecast the web traffic time series. The forecasting performances was compared among the traditional statistical methods and the deep generative adversarial network. We concluded from experiments there was no remarkable difference for this specific times series forecasting accuracy using these two kinds of methods.","author":[{"dropping-particle":"","family":"Zhou","given":"Kun","non-dropping-particle":"","parse-names":false,"suffix":""},{"dropping-particle":"","family":"Wang","given":"Wenyong","non-dropping-particle":"","parse-names":false,"suffix":""},{"dropping-particle":"","family":"Huang","given":"Lisheng","non-dropping-particle":"","parse-names":false,"suffix":""},{"dropping-particle":"","family":"Liu","given":"Baoyang","non-dropping-particle":"","parse-names":false,"suffix":""}],"container-title":"Knowledge-Based Systems","id":"ITEM-1","issued":{"date-parts":[["2021","2","15"]]},"publisher":"Elsevier B.V.","title":"Comparative study on the time series forecasting of web traffic based on statistical model and Generative Adversarial model","type":"article-journal","volume":"213"},"uris":["http://www.mendeley.com/documents/?uuid=c1eaccd3-df4d-32a3-b286-50e5321871f5"]}],"mendeley":{"formattedCitation":"[5]","plainTextFormattedCitation":"[5]","previouslyFormattedCitation":"[5]"},"properties":{"noteIndex":0},"schema":"https://github.com/citation-style-language/schema/raw/master/csl-citation.json"}</w:instrText>
      </w:r>
      <w:r>
        <w:fldChar w:fldCharType="separate"/>
      </w:r>
      <w:r w:rsidR="00FB28D7" w:rsidRPr="00FB28D7">
        <w:rPr>
          <w:noProof/>
        </w:rPr>
        <w:t>[5]</w:t>
      </w:r>
      <w:ins w:id="19" w:author="enrique gauto sand" w:date="2022-10-07T17:51:00Z">
        <w:r>
          <w:fldChar w:fldCharType="end"/>
        </w:r>
      </w:ins>
      <w:r w:rsidR="001D5A62">
        <w:t>, donde LSTM y GAN actuarían como generador y el MLP</w:t>
      </w:r>
      <w:r>
        <w:t xml:space="preserve"> como discriminador</w:t>
      </w:r>
      <w:r w:rsidR="001D5A62">
        <w:t>,</w:t>
      </w:r>
      <w:r>
        <w:t xml:space="preserve"> para generar series de tiempo dado el </w:t>
      </w:r>
      <w:r w:rsidR="00AB2566">
        <w:t>conjunto de datos</w:t>
      </w:r>
      <w:r>
        <w:t xml:space="preserve"> real, finalmente se realizaría el pronóstico con la librería </w:t>
      </w:r>
      <w:proofErr w:type="spellStart"/>
      <w:r w:rsidR="00AB2566" w:rsidRPr="001D5A62">
        <w:rPr>
          <w:i/>
        </w:rPr>
        <w:t>P</w:t>
      </w:r>
      <w:r w:rsidRPr="001D5A62">
        <w:rPr>
          <w:i/>
        </w:rPr>
        <w:t>rophet</w:t>
      </w:r>
      <w:proofErr w:type="spellEnd"/>
      <w:r>
        <w:fldChar w:fldCharType="begin" w:fldLock="1"/>
      </w:r>
      <w:r w:rsidR="007836C7">
        <w:instrText>ADDIN CSL_CITATION {"citationItems":[{"id":"ITEM-1","itemData":{"URL":"https://research.facebook.com/blog/2017/2/prophet-forecasting-at-scale/","accessed":{"date-parts":[["2020","10","24"]]},"id":"ITEM-1","issued":{"date-parts":[["0"]]},"title":"Prophet: forecasting at scale","type":"webpage"},"uris":["http://www.mendeley.com/documents/?uuid=d3b83cf2-b1af-4f0d-8c58-235beb0b4067"]}],"mendeley":{"formattedCitation":"[6]","plainTextFormattedCitation":"[6]","previouslyFormattedCitation":"[6]"},"properties":{"noteIndex":0},"schema":"https://github.com/citation-style-language/schema/raw/master/csl-citation.json"}</w:instrText>
      </w:r>
      <w:r>
        <w:fldChar w:fldCharType="separate"/>
      </w:r>
      <w:r w:rsidR="00FB28D7" w:rsidRPr="00FB28D7">
        <w:rPr>
          <w:noProof/>
        </w:rPr>
        <w:t>[6]</w:t>
      </w:r>
      <w:r>
        <w:fldChar w:fldCharType="end"/>
      </w:r>
      <w:r>
        <w:t xml:space="preserve"> comparando la combinación de tecnologías anteriores con </w:t>
      </w:r>
      <w:r>
        <w:lastRenderedPageBreak/>
        <w:t>métodos estadísticos</w:t>
      </w:r>
      <w:r w:rsidR="006F40A5">
        <w:t>,</w:t>
      </w:r>
      <w:r>
        <w:t xml:space="preserve"> finalmente llegando a la conclusión de que</w:t>
      </w:r>
      <w:r w:rsidR="00AB2566">
        <w:t xml:space="preserve"> los autores</w:t>
      </w:r>
      <w:r>
        <w:t xml:space="preserve"> no obtuvieron una diferencia notable</w:t>
      </w:r>
      <w:r w:rsidR="006F40A5">
        <w:fldChar w:fldCharType="begin" w:fldLock="1"/>
      </w:r>
      <w:r w:rsidR="007836C7">
        <w:instrText>ADDIN CSL_CITATION {"citationItems":[{"id":"ITEM-1","itemData":{"DOI":"10.1016/J.KNOSYS.2020.106467","ISSN":"09507051","abstract":"We evaluated the accuracy of several classical statistical methods of Time series forecasting with ground truth dataset which was obtained from Kaggle web traffic forecasting competition hosted by Google. A novel way of seasonal, trend and cycle pattern decomposing method was used for the specific time series daily data. We proposed using the combination of four traditional methods to reduce the RMSE and thus achieved better forecasting accuracy. Results showed error rate was lowered down 10 to 20 percentage points. After studying the characteristics of the web traffic time series, we presented the Generative Adversarial Model (GAN) with Long-Short Term Memory (LSTM) as generator and deep Multi-Layer Perceptron (MLP) as discriminator to forecast the web traffic time series. The forecasting performances was compared among the traditional statistical methods and the deep generative adversarial network. We concluded from experiments there was no remarkable difference for this specific times series forecasting accuracy using these two kinds of methods.","author":[{"dropping-particle":"","family":"Zhou","given":"Kun","non-dropping-particle":"","parse-names":false,"suffix":""},{"dropping-particle":"","family":"Wang","given":"Wenyong","non-dropping-particle":"","parse-names":false,"suffix":""},{"dropping-particle":"","family":"Huang","given":"Lisheng","non-dropping-particle":"","parse-names":false,"suffix":""},{"dropping-particle":"","family":"Liu","given":"Baoyang","non-dropping-particle":"","parse-names":false,"suffix":""}],"container-title":"Knowledge-Based Systems","id":"ITEM-1","issued":{"date-parts":[["2021","2","15"]]},"page":"106467","publisher":"Elsevier B.V.","title":"Comparative study on the time series forecasting of web traffic based on statistical model and Generative Adversarial model","type":"article-journal","volume":"213"},"uris":["http://www.mendeley.com/documents/?uuid=1b035d70-2629-3852-b10c-e732a7003770"]}],"mendeley":{"formattedCitation":"[3]","plainTextFormattedCitation":"[3]","previouslyFormattedCitation":"[3]"},"properties":{"noteIndex":0},"schema":"https://github.com/citation-style-language/schema/raw/master/csl-citation.json"}</w:instrText>
      </w:r>
      <w:r w:rsidR="006F40A5">
        <w:fldChar w:fldCharType="separate"/>
      </w:r>
      <w:r w:rsidR="00FB28D7" w:rsidRPr="00FB28D7">
        <w:rPr>
          <w:noProof/>
        </w:rPr>
        <w:t>[3]</w:t>
      </w:r>
      <w:r w:rsidR="006F40A5">
        <w:fldChar w:fldCharType="end"/>
      </w:r>
      <w:r>
        <w:t xml:space="preserve">. </w:t>
      </w:r>
    </w:p>
    <w:p w14:paraId="70C01BBE" w14:textId="77777777" w:rsidR="0063394D" w:rsidRDefault="0063394D" w:rsidP="00F02B6C">
      <w:pPr>
        <w:jc w:val="both"/>
      </w:pPr>
    </w:p>
    <w:p w14:paraId="14F54B87" w14:textId="35CE557D" w:rsidR="0063394D" w:rsidRPr="002957FB" w:rsidRDefault="0063394D" w:rsidP="00F02B6C">
      <w:pPr>
        <w:jc w:val="both"/>
      </w:pPr>
      <w:r w:rsidRPr="00460128">
        <w:t xml:space="preserve">Entre </w:t>
      </w:r>
      <w:r w:rsidRPr="003919A3">
        <w:t xml:space="preserve">las formas del pronóstico de series de tiempo de tráfico web </w:t>
      </w:r>
      <w:r w:rsidR="008B0A5E" w:rsidRPr="003919A3">
        <w:t xml:space="preserve">que </w:t>
      </w:r>
      <w:r w:rsidRPr="003919A3">
        <w:t>existe</w:t>
      </w:r>
      <w:r w:rsidR="008B0A5E" w:rsidRPr="003919A3">
        <w:t>n,</w:t>
      </w:r>
      <w:r w:rsidRPr="003919A3">
        <w:t xml:space="preserve"> </w:t>
      </w:r>
      <w:r w:rsidR="008B0A5E" w:rsidRPr="003919A3">
        <w:t xml:space="preserve">los autores en </w:t>
      </w:r>
      <w:r w:rsidR="007013DD" w:rsidRPr="003919A3">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7013DD" w:rsidRPr="003919A3">
        <w:fldChar w:fldCharType="separate"/>
      </w:r>
      <w:r w:rsidR="00FB28D7" w:rsidRPr="00FB28D7">
        <w:rPr>
          <w:noProof/>
        </w:rPr>
        <w:t>[7]</w:t>
      </w:r>
      <w:r w:rsidR="007013DD" w:rsidRPr="003919A3">
        <w:fldChar w:fldCharType="end"/>
      </w:r>
      <w:r w:rsidR="007013DD" w:rsidRPr="003919A3">
        <w:t xml:space="preserve">  </w:t>
      </w:r>
      <w:r w:rsidR="008B0A5E" w:rsidRPr="003919A3">
        <w:t xml:space="preserve">proponen </w:t>
      </w:r>
      <w:r w:rsidRPr="003919A3">
        <w:t>la técnica de redes neuronales LSTM</w:t>
      </w:r>
      <w:r w:rsidRPr="003919A3">
        <w:fldChar w:fldCharType="begin" w:fldLock="1"/>
      </w:r>
      <w:r w:rsidR="007836C7">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Computation","id":"ITEM-1","issue":"8","issued":{"date-parts":[["1997","11","15"]]},"page":"1735-1780","publisher":"MIT Press Journals","title":"Long Short-Term Memory","type":"article-journal","volume":"9"},"uris":["http://www.mendeley.com/documents/?uuid=a6ca47c6-61cc-3717-9ae0-fab0a74095f9"]}],"mendeley":{"formattedCitation":"[4]","plainTextFormattedCitation":"[4]","previouslyFormattedCitation":"[4]"},"properties":{"noteIndex":0},"schema":"https://github.com/citation-style-language/schema/raw/master/csl-citation.json"}</w:instrText>
      </w:r>
      <w:r w:rsidRPr="003919A3">
        <w:fldChar w:fldCharType="separate"/>
      </w:r>
      <w:r w:rsidR="00FB28D7" w:rsidRPr="00FB28D7">
        <w:rPr>
          <w:noProof/>
        </w:rPr>
        <w:t>[4]</w:t>
      </w:r>
      <w:r w:rsidRPr="003919A3">
        <w:fldChar w:fldCharType="end"/>
      </w:r>
      <w:r w:rsidRPr="003919A3">
        <w:t xml:space="preserve"> con entrenamiento asíncrono distribuido, cuya métrica de desempeño </w:t>
      </w:r>
      <w:r w:rsidR="00862844" w:rsidRPr="003919A3">
        <w:t>que se utilizó según el autor en</w:t>
      </w:r>
      <w:r w:rsidR="00862844" w:rsidRPr="003919A3">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862844" w:rsidRPr="003919A3">
        <w:fldChar w:fldCharType="separate"/>
      </w:r>
      <w:r w:rsidR="00FB28D7" w:rsidRPr="00FB28D7">
        <w:rPr>
          <w:noProof/>
        </w:rPr>
        <w:t>[7]</w:t>
      </w:r>
      <w:r w:rsidR="00862844" w:rsidRPr="003919A3">
        <w:fldChar w:fldCharType="end"/>
      </w:r>
      <w:r w:rsidR="00862844" w:rsidRPr="003919A3">
        <w:t xml:space="preserve"> </w:t>
      </w:r>
      <w:r w:rsidR="007C2972" w:rsidRPr="003919A3">
        <w:t>es el Error Medio Absoluto -</w:t>
      </w:r>
      <w:r w:rsidRPr="003919A3">
        <w:t xml:space="preserve"> MAE (</w:t>
      </w:r>
      <w:r w:rsidRPr="003919A3">
        <w:rPr>
          <w:i/>
        </w:rPr>
        <w:t xml:space="preserve">mean </w:t>
      </w:r>
      <w:proofErr w:type="spellStart"/>
      <w:r w:rsidRPr="003919A3">
        <w:rPr>
          <w:i/>
        </w:rPr>
        <w:t>absolute</w:t>
      </w:r>
      <w:proofErr w:type="spellEnd"/>
      <w:r w:rsidRPr="003919A3">
        <w:rPr>
          <w:i/>
        </w:rPr>
        <w:t xml:space="preserve"> error</w:t>
      </w:r>
      <w:r w:rsidRPr="003919A3">
        <w:t>)</w:t>
      </w:r>
      <w:r w:rsidRPr="003919A3">
        <w:fldChar w:fldCharType="begin" w:fldLock="1"/>
      </w:r>
      <w:r w:rsidR="007836C7">
        <w:instrText>ADDIN CSL_CITATION {"citationItems":[{"id":"ITEM-1","itemData":{"DOI":"10.1088/1757-899X/324/1/012049","ISSN":"1757899X","abstract":"Most existing Collaborative Filtering (CF) algorithms predict a rating as the preference of an active user toward a given item, which is always a decimal fraction. Meanwhile, the actual ratings in most data sets are integers. In this paper, we discuss and demonstrate why rounding can bring different influences to these two metrics; prove that rounding is necessary in post-processing of the predicted ratings, eliminate of model prediction bias, improving the accuracy of the prediction. In addition, we also propose two new rounding approaches based on the predicted rating probability distribution, which can be used to round the predicted rating to an optimal integer rating, and get better prediction accuracy compared to the Basic Rounding approach. Extensive experiments on different data sets validate the correctness of our analysis and the effectiveness of our proposed rounding approaches.","author":[{"dropping-particle":"","family":"Wang","given":"Weijie","non-dropping-particle":"","parse-names":false,"suffix":""},{"dropping-particle":"","family":"Lu","given":"Yanmin","non-dropping-particle":"","parse-names":false,"suffix":""}],"container-title":"IOP Conference Series: Materials Science and Engineering","id":"ITEM-1","issue":"1","issued":{"date-parts":[["2018"]]},"title":"Analysis of the Mean Absolute Error (MAE) and the Root Mean Square Error (RMSE) in Assessing Rounding Model","type":"paper-conference","volume":"324"},"uris":["http://www.mendeley.com/documents/?uuid=7aedcb73-8057-3e33-8fee-8074405c1393"]}],"mendeley":{"formattedCitation":"[8]","plainTextFormattedCitation":"[8]","previouslyFormattedCitation":"[8]"},"properties":{"noteIndex":0},"schema":"https://github.com/citation-style-language/schema/raw/master/csl-citation.json"}</w:instrText>
      </w:r>
      <w:r w:rsidRPr="003919A3">
        <w:fldChar w:fldCharType="separate"/>
      </w:r>
      <w:r w:rsidR="00FB28D7" w:rsidRPr="00FB28D7">
        <w:rPr>
          <w:noProof/>
        </w:rPr>
        <w:t>[8]</w:t>
      </w:r>
      <w:r w:rsidRPr="003919A3">
        <w:fldChar w:fldCharType="end"/>
      </w:r>
      <w:r w:rsidRPr="003919A3">
        <w:t xml:space="preserve"> y la </w:t>
      </w:r>
      <w:r w:rsidR="00862844" w:rsidRPr="003919A3">
        <w:t xml:space="preserve">función  de </w:t>
      </w:r>
      <w:r w:rsidRPr="003919A3">
        <w:t>pérdida de Huber</w:t>
      </w:r>
      <w:r w:rsidR="003919A3">
        <w:fldChar w:fldCharType="begin" w:fldLock="1"/>
      </w:r>
      <w:r w:rsidR="007836C7">
        <w:instrText>ADDIN CSL_CITATION {"citationItems":[{"id":"ITEM-1","itemData":{"DOI":"10.1007/978-1-4612-4380-9_35","ISBN":"978-1-4612-4380-9","abstract":"This paper contains a new approach toward a theory of robust estimation; it treats in detail the asymptotic theory of estimating a location parameter for contaminated normal distributions, and exhibits estimators---intermediaries between sample mean and sample median---that are asymptotically most robust (in a sense to be specified) among all translation invariant estimators. For the general background, see Tukey (1960) (p. 448 ff.)","author":[{"dropping-particle":"","family":"Huber","given":"Peter J","non-dropping-particle":"","parse-names":false,"suffix":""}],"container-title":"Breakthroughs in Statistics: Methodology and Distribution","editor":[{"dropping-particle":"","family":"Kotz","given":"Samuel","non-dropping-particle":"","parse-names":false,"suffix":""},{"dropping-particle":"","family":"Johnson","given":"Norman L","non-dropping-particle":"","parse-names":false,"suffix":""}],"id":"ITEM-1","issued":{"date-parts":[["1992"]]},"page":"492-518","publisher":"Springer New York","publisher-place":"New York, NY","title":"Robust Estimation of a Location Parameter","type":"chapter"},"uris":["http://www.mendeley.com/documents/?uuid=e7764395-8ead-4d49-b540-ccb202a271b5"]}],"mendeley":{"formattedCitation":"[9]","plainTextFormattedCitation":"[9]","previouslyFormattedCitation":"[9]"},"properties":{"noteIndex":0},"schema":"https://github.com/citation-style-language/schema/raw/master/csl-citation.json"}</w:instrText>
      </w:r>
      <w:r w:rsidR="003919A3">
        <w:fldChar w:fldCharType="separate"/>
      </w:r>
      <w:r w:rsidR="00FB28D7" w:rsidRPr="00FB28D7">
        <w:rPr>
          <w:noProof/>
        </w:rPr>
        <w:t>[9]</w:t>
      </w:r>
      <w:r w:rsidR="003919A3">
        <w:fldChar w:fldCharType="end"/>
      </w:r>
      <w:r w:rsidRPr="003919A3">
        <w:t xml:space="preserve"> para probar la precisión del modelo, han logrado un buen grad</w:t>
      </w:r>
      <w:r w:rsidR="00D76A14" w:rsidRPr="003919A3">
        <w:t xml:space="preserve">o de asertividad con 200 épocas, </w:t>
      </w:r>
      <w:r w:rsidRPr="003919A3">
        <w:t>en el documento científico</w:t>
      </w:r>
      <w:r w:rsidRPr="003919A3">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Pr="003919A3">
        <w:fldChar w:fldCharType="separate"/>
      </w:r>
      <w:r w:rsidR="00FB28D7" w:rsidRPr="00FB28D7">
        <w:rPr>
          <w:noProof/>
        </w:rPr>
        <w:t>[7]</w:t>
      </w:r>
      <w:r w:rsidRPr="003919A3">
        <w:fldChar w:fldCharType="end"/>
      </w:r>
      <w:r w:rsidRPr="003919A3">
        <w:t xml:space="preserve"> menciona</w:t>
      </w:r>
      <w:r w:rsidR="008B0A5E" w:rsidRPr="003919A3">
        <w:t>n que</w:t>
      </w:r>
      <w:r w:rsidRPr="003919A3">
        <w:t xml:space="preserve"> </w:t>
      </w:r>
      <w:r w:rsidR="00D76A14" w:rsidRPr="003919A3">
        <w:t>obtuvieron una MAE en promedio menor que 30, lo que consideran un buen resultado</w:t>
      </w:r>
      <w:r w:rsidRPr="003919A3">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Pr="003919A3">
        <w:fldChar w:fldCharType="separate"/>
      </w:r>
      <w:r w:rsidR="00FB28D7" w:rsidRPr="00FB28D7">
        <w:rPr>
          <w:noProof/>
        </w:rPr>
        <w:t>[7]</w:t>
      </w:r>
      <w:r w:rsidRPr="003919A3">
        <w:fldChar w:fldCharType="end"/>
      </w:r>
      <w:r w:rsidRPr="003919A3">
        <w:t>.</w:t>
      </w:r>
    </w:p>
    <w:p w14:paraId="215F2521" w14:textId="77777777" w:rsidR="0063394D" w:rsidRPr="002957FB" w:rsidRDefault="0063394D" w:rsidP="00F02B6C">
      <w:pPr>
        <w:jc w:val="both"/>
      </w:pPr>
    </w:p>
    <w:p w14:paraId="7DAB2633" w14:textId="1FD24C3A" w:rsidR="007C2972" w:rsidRDefault="0063394D" w:rsidP="00F02B6C">
      <w:pPr>
        <w:jc w:val="both"/>
      </w:pPr>
      <w:r w:rsidRPr="00C165E4">
        <w:t>Hay otro artículo</w:t>
      </w:r>
      <w:r>
        <w:fldChar w:fldCharType="begin" w:fldLock="1"/>
      </w:r>
      <w:r w:rsidR="006D661F">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fldChar w:fldCharType="separate"/>
      </w:r>
      <w:r w:rsidR="006D661F" w:rsidRPr="006D661F">
        <w:rPr>
          <w:noProof/>
        </w:rPr>
        <w:t>[1]</w:t>
      </w:r>
      <w:r>
        <w:fldChar w:fldCharType="end"/>
      </w:r>
      <w:r w:rsidRPr="00C165E4">
        <w:t xml:space="preserve"> en el cual se menciona el u</w:t>
      </w:r>
      <w:r>
        <w:t>s</w:t>
      </w:r>
      <w:r w:rsidRPr="00C165E4">
        <w:t>o de</w:t>
      </w:r>
      <w:r w:rsidR="007C2972">
        <w:t xml:space="preserve"> Redes Neuronales Recurrentes -RNN</w:t>
      </w:r>
      <w:r w:rsidRPr="00C165E4">
        <w:t xml:space="preserve"> </w:t>
      </w:r>
      <w:r>
        <w:t>(</w:t>
      </w:r>
      <w:proofErr w:type="spellStart"/>
      <w:r w:rsidRPr="002D4C7A">
        <w:rPr>
          <w:i/>
        </w:rPr>
        <w:t>Recurrent</w:t>
      </w:r>
      <w:proofErr w:type="spellEnd"/>
      <w:r w:rsidRPr="002D4C7A">
        <w:rPr>
          <w:i/>
        </w:rPr>
        <w:t xml:space="preserve"> Neural Networks</w:t>
      </w:r>
      <w:r>
        <w:t xml:space="preserve">) </w:t>
      </w:r>
      <w:r w:rsidRPr="00C165E4">
        <w:t>seq2seq</w:t>
      </w:r>
      <w:r w:rsidR="00A14EFB" w:rsidRPr="00A14EFB">
        <w:t xml:space="preserve"> </w:t>
      </w:r>
      <w:r w:rsidR="00A14EFB">
        <w:t>(</w:t>
      </w:r>
      <w:proofErr w:type="spellStart"/>
      <w:r w:rsidR="00A14EFB" w:rsidRPr="00A14EFB">
        <w:rPr>
          <w:i/>
        </w:rPr>
        <w:t>sequence</w:t>
      </w:r>
      <w:proofErr w:type="spellEnd"/>
      <w:r w:rsidR="00A14EFB" w:rsidRPr="00A14EFB">
        <w:rPr>
          <w:i/>
        </w:rPr>
        <w:t xml:space="preserve"> to </w:t>
      </w:r>
      <w:proofErr w:type="spellStart"/>
      <w:r w:rsidR="00A14EFB" w:rsidRPr="00A14EFB">
        <w:rPr>
          <w:i/>
        </w:rPr>
        <w:t>sequence</w:t>
      </w:r>
      <w:proofErr w:type="spellEnd"/>
      <w:r w:rsidR="00A14EFB">
        <w:t xml:space="preserve">) </w:t>
      </w:r>
      <w:r w:rsidRPr="00C165E4">
        <w:fldChar w:fldCharType="begin" w:fldLock="1"/>
      </w:r>
      <w:r w:rsidR="006D661F">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Pr="00C165E4">
        <w:fldChar w:fldCharType="separate"/>
      </w:r>
      <w:r w:rsidR="006D661F" w:rsidRPr="006D661F">
        <w:rPr>
          <w:noProof/>
        </w:rPr>
        <w:t>[1]</w:t>
      </w:r>
      <w:r w:rsidRPr="00C165E4">
        <w:fldChar w:fldCharType="end"/>
      </w:r>
      <w:r w:rsidRPr="00C165E4">
        <w:t xml:space="preserve"> </w:t>
      </w:r>
      <w:r w:rsidRPr="002957FB">
        <w:t xml:space="preserve">con la ayuda de la arquitectura  </w:t>
      </w:r>
      <w:r w:rsidR="007C2972">
        <w:t>Codificador –Decodificador (</w:t>
      </w:r>
      <w:proofErr w:type="spellStart"/>
      <w:r w:rsidRPr="007B7446">
        <w:rPr>
          <w:i/>
        </w:rPr>
        <w:t>encoder</w:t>
      </w:r>
      <w:proofErr w:type="spellEnd"/>
      <w:r w:rsidRPr="007B7446">
        <w:rPr>
          <w:i/>
        </w:rPr>
        <w:t>/</w:t>
      </w:r>
      <w:proofErr w:type="spellStart"/>
      <w:r w:rsidRPr="007B7446">
        <w:rPr>
          <w:i/>
        </w:rPr>
        <w:t>decoder</w:t>
      </w:r>
      <w:proofErr w:type="spellEnd"/>
      <w:r w:rsidR="007C2972">
        <w:rPr>
          <w:i/>
        </w:rPr>
        <w:t>)</w:t>
      </w:r>
      <w:r w:rsidR="0088236D">
        <w:rPr>
          <w:i/>
        </w:rPr>
        <w:fldChar w:fldCharType="begin" w:fldLock="1"/>
      </w:r>
      <w:r w:rsidR="007836C7">
        <w:rPr>
          <w:i/>
        </w:rPr>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[10]","plainTextFormattedCitation":"[10]","previouslyFormattedCitation":"[10]"},"properties":{"noteIndex":0},"schema":"https://github.com/citation-style-language/schema/raw/master/csl-citation.json"}</w:instrText>
      </w:r>
      <w:r w:rsidR="0088236D">
        <w:rPr>
          <w:i/>
        </w:rPr>
        <w:fldChar w:fldCharType="separate"/>
      </w:r>
      <w:r w:rsidR="00FB28D7" w:rsidRPr="00FB28D7">
        <w:rPr>
          <w:noProof/>
        </w:rPr>
        <w:t>[10]</w:t>
      </w:r>
      <w:r w:rsidR="0088236D">
        <w:rPr>
          <w:i/>
        </w:rPr>
        <w:fldChar w:fldCharType="end"/>
      </w:r>
      <w:r>
        <w:t>, el</w:t>
      </w:r>
      <w:r w:rsidRPr="002957FB">
        <w:t xml:space="preserve"> </w:t>
      </w:r>
      <w:proofErr w:type="spellStart"/>
      <w:r w:rsidRPr="007B7446">
        <w:rPr>
          <w:i/>
        </w:rPr>
        <w:t>encoder</w:t>
      </w:r>
      <w:proofErr w:type="spellEnd"/>
      <w:r w:rsidR="007C2972">
        <w:t xml:space="preserve"> es </w:t>
      </w:r>
      <w:proofErr w:type="spellStart"/>
      <w:r w:rsidR="007C2972">
        <w:t>cuDNN</w:t>
      </w:r>
      <w:proofErr w:type="spellEnd"/>
      <w:r w:rsidR="007C2972">
        <w:t>-</w:t>
      </w:r>
      <w:r w:rsidRPr="002957FB">
        <w:t>GRU</w:t>
      </w:r>
      <w:r w:rsidR="00A14EFB">
        <w:t>.</w:t>
      </w:r>
    </w:p>
    <w:p w14:paraId="5A202779" w14:textId="6DB0B6F2" w:rsidR="0063394D" w:rsidRPr="00C165E4" w:rsidRDefault="007C2972" w:rsidP="00F02B6C">
      <w:pPr>
        <w:jc w:val="both"/>
      </w:pPr>
      <w:r>
        <w:t xml:space="preserve">Es decir una Unidad Recurrente con Puerta </w:t>
      </w:r>
      <w:r w:rsidR="0063394D">
        <w:t>(</w:t>
      </w:r>
      <w:proofErr w:type="spellStart"/>
      <w:r w:rsidR="0063394D" w:rsidRPr="0015160E">
        <w:rPr>
          <w:i/>
        </w:rPr>
        <w:t>Gate</w:t>
      </w:r>
      <w:proofErr w:type="spellEnd"/>
      <w:r w:rsidR="0063394D" w:rsidRPr="0015160E">
        <w:rPr>
          <w:i/>
        </w:rPr>
        <w:t xml:space="preserve"> </w:t>
      </w:r>
      <w:proofErr w:type="spellStart"/>
      <w:r w:rsidR="0063394D" w:rsidRPr="0015160E">
        <w:rPr>
          <w:i/>
        </w:rPr>
        <w:t>Recurrent</w:t>
      </w:r>
      <w:proofErr w:type="spellEnd"/>
      <w:r w:rsidR="0063394D" w:rsidRPr="0015160E">
        <w:rPr>
          <w:i/>
        </w:rPr>
        <w:t xml:space="preserve"> </w:t>
      </w:r>
      <w:proofErr w:type="spellStart"/>
      <w:r w:rsidR="0063394D" w:rsidRPr="0015160E">
        <w:rPr>
          <w:i/>
        </w:rPr>
        <w:t>Unit</w:t>
      </w:r>
      <w:proofErr w:type="spellEnd"/>
      <w:r w:rsidR="0063394D">
        <w:t>)</w:t>
      </w:r>
      <w:r w:rsidR="0063394D">
        <w:fldChar w:fldCharType="begin" w:fldLock="1"/>
      </w:r>
      <w:r w:rsidR="007836C7">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[11]","plainTextFormattedCitation":"[11]","previouslyFormattedCitation":"[11]"},"properties":{"noteIndex":0},"schema":"https://github.com/citation-style-language/schema/raw/master/csl-citation.json"}</w:instrText>
      </w:r>
      <w:r w:rsidR="0063394D">
        <w:fldChar w:fldCharType="separate"/>
      </w:r>
      <w:r w:rsidR="00FB28D7" w:rsidRPr="00FB28D7">
        <w:rPr>
          <w:noProof/>
        </w:rPr>
        <w:t>[11]</w:t>
      </w:r>
      <w:r w:rsidR="0063394D">
        <w:fldChar w:fldCharType="end"/>
      </w:r>
      <w:r w:rsidR="0063394D" w:rsidRPr="002957FB">
        <w:t xml:space="preserve"> </w:t>
      </w:r>
      <w:r w:rsidR="00E31030">
        <w:t xml:space="preserve">con </w:t>
      </w:r>
      <w:proofErr w:type="spellStart"/>
      <w:r w:rsidR="00E31030" w:rsidRPr="00D71E3D">
        <w:rPr>
          <w:i/>
        </w:rPr>
        <w:t>backend</w:t>
      </w:r>
      <w:proofErr w:type="spellEnd"/>
      <w:r w:rsidR="00E31030">
        <w:t xml:space="preserve"> de CUDA, </w:t>
      </w:r>
      <w:r w:rsidR="0063394D" w:rsidRPr="002957FB">
        <w:t>ya que realiza la tarea con m</w:t>
      </w:r>
      <w:r w:rsidR="00862844">
        <w:t>ay</w:t>
      </w:r>
      <w:r w:rsidR="0063394D" w:rsidRPr="002957FB">
        <w:t>or velocidad en compara</w:t>
      </w:r>
      <w:r w:rsidR="0063394D">
        <w:t>ción con los tensores regulares, e</w:t>
      </w:r>
      <w:r w:rsidR="0063394D" w:rsidRPr="002957FB">
        <w:t xml:space="preserve">l </w:t>
      </w:r>
      <w:proofErr w:type="spellStart"/>
      <w:r w:rsidR="0063394D" w:rsidRPr="007B7446">
        <w:rPr>
          <w:i/>
        </w:rPr>
        <w:t>decoder</w:t>
      </w:r>
      <w:proofErr w:type="spellEnd"/>
      <w:r w:rsidR="0063394D">
        <w:t xml:space="preserve"> es </w:t>
      </w:r>
      <w:proofErr w:type="spellStart"/>
      <w:r w:rsidR="0063394D">
        <w:t>TensorFlow</w:t>
      </w:r>
      <w:proofErr w:type="spellEnd"/>
      <w:r w:rsidR="0063394D">
        <w:t xml:space="preserve"> </w:t>
      </w:r>
      <w:proofErr w:type="spellStart"/>
      <w:r w:rsidR="0063394D">
        <w:t>GRUBlockCell</w:t>
      </w:r>
      <w:proofErr w:type="spellEnd"/>
      <w:r w:rsidR="0063394D">
        <w:fldChar w:fldCharType="begin" w:fldLock="1"/>
      </w:r>
      <w:r w:rsidR="007836C7">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[11]","plainTextFormattedCitation":"[11]","previouslyFormattedCitation":"[11]"},"properties":{"noteIndex":0},"schema":"https://github.com/citation-style-language/schema/raw/master/csl-citation.json"}</w:instrText>
      </w:r>
      <w:r w:rsidR="0063394D">
        <w:fldChar w:fldCharType="separate"/>
      </w:r>
      <w:r w:rsidR="00FB28D7" w:rsidRPr="00FB28D7">
        <w:rPr>
          <w:noProof/>
        </w:rPr>
        <w:t>[11]</w:t>
      </w:r>
      <w:r w:rsidR="0063394D">
        <w:fldChar w:fldCharType="end"/>
      </w:r>
      <w:r w:rsidR="00862844">
        <w:t>,</w:t>
      </w:r>
      <w:r w:rsidR="0063394D">
        <w:t xml:space="preserve"> </w:t>
      </w:r>
      <w:r w:rsidR="00862844">
        <w:t>en este documento científico</w:t>
      </w:r>
      <w:r w:rsidR="00862844">
        <w:fldChar w:fldCharType="begin" w:fldLock="1"/>
      </w:r>
      <w:r w:rsidR="00862844">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862844">
        <w:fldChar w:fldCharType="separate"/>
      </w:r>
      <w:r w:rsidR="00862844" w:rsidRPr="006D661F">
        <w:rPr>
          <w:noProof/>
        </w:rPr>
        <w:t>[1]</w:t>
      </w:r>
      <w:r w:rsidR="00862844">
        <w:fldChar w:fldCharType="end"/>
      </w:r>
      <w:r w:rsidR="00862844">
        <w:t xml:space="preserve"> menciona que </w:t>
      </w:r>
      <w:r w:rsidR="0063394D">
        <w:t>realiza</w:t>
      </w:r>
      <w:r w:rsidR="00862844">
        <w:t>ron</w:t>
      </w:r>
      <w:r w:rsidR="0063394D">
        <w:t xml:space="preserve"> algunos cambios al modelo ganador de </w:t>
      </w:r>
      <w:proofErr w:type="spellStart"/>
      <w:r w:rsidR="0063394D" w:rsidRPr="002D4C7A">
        <w:rPr>
          <w:i/>
        </w:rPr>
        <w:t>Kaggle</w:t>
      </w:r>
      <w:proofErr w:type="spellEnd"/>
      <w:r w:rsidR="0063394D">
        <w:fldChar w:fldCharType="begin" w:fldLock="1"/>
      </w:r>
      <w:r w:rsidR="007836C7">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[11]","plainTextFormattedCitation":"[11]","previouslyFormattedCitation":"[11]"},"properties":{"noteIndex":0},"schema":"https://github.com/citation-style-language/schema/raw/master/csl-citation.json"}</w:instrText>
      </w:r>
      <w:r w:rsidR="0063394D">
        <w:fldChar w:fldCharType="separate"/>
      </w:r>
      <w:r w:rsidR="00FB28D7" w:rsidRPr="00FB28D7">
        <w:rPr>
          <w:noProof/>
        </w:rPr>
        <w:t>[11]</w:t>
      </w:r>
      <w:r w:rsidR="0063394D">
        <w:fldChar w:fldCharType="end"/>
      </w:r>
      <w:r w:rsidR="0063394D">
        <w:t xml:space="preserve"> </w:t>
      </w:r>
      <w:r w:rsidR="007B7446">
        <w:t>como agregar la mediana de 7,30,90 y 180 días, usaron</w:t>
      </w:r>
      <w:r w:rsidR="0063394D">
        <w:t xml:space="preserve"> para medir el desempeño del modelo la </w:t>
      </w:r>
      <w:r w:rsidR="00862844">
        <w:t>métrica</w:t>
      </w:r>
      <w:r w:rsidR="0063394D">
        <w:t xml:space="preserve"> </w:t>
      </w:r>
      <w:r w:rsidR="00E31030">
        <w:t>Error Absoluto Medio Porcentual Simétrico -</w:t>
      </w:r>
      <w:r w:rsidR="00E31030" w:rsidRPr="002D4C7A">
        <w:t xml:space="preserve">SMAPE </w:t>
      </w:r>
      <w:r w:rsidR="0063394D" w:rsidRPr="002D4C7A">
        <w:t>(</w:t>
      </w:r>
      <w:proofErr w:type="spellStart"/>
      <w:r w:rsidR="00E31030" w:rsidRPr="00FA47D1">
        <w:rPr>
          <w:i/>
        </w:rPr>
        <w:t>Symmetric</w:t>
      </w:r>
      <w:proofErr w:type="spellEnd"/>
      <w:r w:rsidR="00E31030" w:rsidRPr="00FA47D1">
        <w:rPr>
          <w:i/>
        </w:rPr>
        <w:t xml:space="preserve"> Mean </w:t>
      </w:r>
      <w:proofErr w:type="spellStart"/>
      <w:r w:rsidR="00E31030" w:rsidRPr="00FA47D1">
        <w:rPr>
          <w:i/>
        </w:rPr>
        <w:t>Absolute</w:t>
      </w:r>
      <w:proofErr w:type="spellEnd"/>
      <w:r w:rsidR="00E31030" w:rsidRPr="00FA47D1">
        <w:rPr>
          <w:i/>
        </w:rPr>
        <w:t xml:space="preserve"> </w:t>
      </w:r>
      <w:proofErr w:type="spellStart"/>
      <w:r w:rsidR="00E31030" w:rsidRPr="00FA47D1">
        <w:rPr>
          <w:i/>
        </w:rPr>
        <w:t>Percentage</w:t>
      </w:r>
      <w:proofErr w:type="spellEnd"/>
      <w:r w:rsidR="00E31030" w:rsidRPr="00FA47D1">
        <w:rPr>
          <w:i/>
        </w:rPr>
        <w:t xml:space="preserve"> Error</w:t>
      </w:r>
      <w:r w:rsidR="0063394D" w:rsidRPr="002D4C7A">
        <w:t>)</w:t>
      </w:r>
      <w:r w:rsidR="0063394D">
        <w:fldChar w:fldCharType="begin" w:fldLock="1"/>
      </w:r>
      <w:r w:rsidR="007836C7">
        <w:instrText>ADDIN CSL_CITATION {"citationItems":[{"id":"ITEM-1","itemData":{"URL":"https://towardsdatascience.com/choosing-the-correct-error-metric-mape-vs-smape-5328dec53fac","accessed":{"date-parts":[["2022","10","12"]]},"id":"ITEM-1","issued":{"date-parts":[["2020"]]},"title":"Choosing the correct error metric: MAPE vs. sMAPE","type":"webpage"},"uris":["http://www.mendeley.com/documents/?uuid=1d252ca0-140e-4292-a8cc-b73e2cb0c902"]}],"mendeley":{"formattedCitation":"[12]","plainTextFormattedCitation":"[12]","previouslyFormattedCitation":"[12]"},"properties":{"noteIndex":0},"schema":"https://github.com/citation-style-language/schema/raw/master/csl-citation.json"}</w:instrText>
      </w:r>
      <w:r w:rsidR="0063394D">
        <w:fldChar w:fldCharType="separate"/>
      </w:r>
      <w:r w:rsidR="00FB28D7" w:rsidRPr="00FB28D7">
        <w:rPr>
          <w:noProof/>
        </w:rPr>
        <w:t>[12]</w:t>
      </w:r>
      <w:r w:rsidR="0063394D">
        <w:fldChar w:fldCharType="end"/>
      </w:r>
      <w:r w:rsidR="0063394D">
        <w:t xml:space="preserve"> </w:t>
      </w:r>
      <w:r w:rsidR="00862844">
        <w:t xml:space="preserve">donde comentan los autores que </w:t>
      </w:r>
      <w:r w:rsidR="0063394D">
        <w:t xml:space="preserve">obtuvieron </w:t>
      </w:r>
      <w:r w:rsidR="007B7446">
        <w:t>un SMAPE de 0.349</w:t>
      </w:r>
      <w:r w:rsidR="0063394D">
        <w:fldChar w:fldCharType="begin" w:fldLock="1"/>
      </w:r>
      <w:r w:rsidR="006D661F">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63394D">
        <w:fldChar w:fldCharType="separate"/>
      </w:r>
      <w:r w:rsidR="006D661F" w:rsidRPr="006D661F">
        <w:rPr>
          <w:noProof/>
        </w:rPr>
        <w:t>[1]</w:t>
      </w:r>
      <w:r w:rsidR="0063394D">
        <w:fldChar w:fldCharType="end"/>
      </w:r>
      <w:r w:rsidR="0063394D">
        <w:t>.</w:t>
      </w:r>
    </w:p>
    <w:p w14:paraId="1E97278C" w14:textId="77777777" w:rsidR="0063394D" w:rsidRPr="00C165E4" w:rsidRDefault="0063394D" w:rsidP="00F02B6C">
      <w:pPr>
        <w:jc w:val="both"/>
      </w:pPr>
    </w:p>
    <w:p w14:paraId="308F7F9D" w14:textId="74E22AFF" w:rsidR="0063394D" w:rsidRPr="00C165E4" w:rsidRDefault="0063394D" w:rsidP="00F02B6C">
      <w:pPr>
        <w:jc w:val="both"/>
      </w:pPr>
      <w:r>
        <w:t>En otro artículo</w:t>
      </w:r>
      <w:r>
        <w:fldChar w:fldCharType="begin" w:fldLock="1"/>
      </w:r>
      <w:r w:rsidR="007836C7">
        <w:instrText>ADDIN CSL_CITATION {"citationItems":[{"id":"ITEM-1","itemData":{"DOI":"10.1016/j.eswa.2021.116163","ISSN":"09574174","abstract":"Usually, real-world time-series forecasting problems are dynamic. If such time-series are characterized by mere concept shifts, a passive approach to learning become ideal to continuously adapt the model parameters whenever new data patterns arrive to cope with uncertainty in the presence of change. This work hybridizes a quantum-inspired particle swarm optimization designed for dynamic environments, to cope with concept shifts, with either a least-squares approximation technique or nonlinear autoregressive model to forecast time-series. Also, this work evaluates experimentally and performs a comparative study on the performance of the proposed models. The obtained results show that the nonlinear autoregressive-based model outperformed the least-squares approximation-based model and the separate models that were implemented in the hybridization and also, several state-of-the-art models for the given datasets.","author":[{"dropping-particle":"","family":"Kuranga","given":"C.","non-dropping-particle":"","parse-names":false,"suffix":""},{"dropping-particle":"","family":"Pillay","given":"N.","non-dropping-particle":"","parse-names":false,"suffix":""}],"container-title":"Expert Systems with Applications","id":"ITEM-1","issued":{"date-parts":[["2022","3","15"]]},"publisher":"Elsevier Ltd","title":"A comparative study of nonlinear regression and autoregressive techniques in hybrid with particle swarm optimization for time-series forecasting","type":"article-journal","volume":"190"},"uris":["http://www.mendeley.com/documents/?uuid=8f2cb02a-06c2-36db-9c58-ce26fccc6b5d"]}],"mendeley":{"formattedCitation":"[13]","plainTextFormattedCitation":"[13]","previouslyFormattedCitation":"[13]"},"properties":{"noteIndex":0},"schema":"https://github.com/citation-style-language/schema/raw/master/csl-citation.json"}</w:instrText>
      </w:r>
      <w:r>
        <w:fldChar w:fldCharType="separate"/>
      </w:r>
      <w:r w:rsidR="00FB28D7" w:rsidRPr="00FB28D7">
        <w:rPr>
          <w:noProof/>
        </w:rPr>
        <w:t>[13]</w:t>
      </w:r>
      <w:r>
        <w:fldChar w:fldCharType="end"/>
      </w:r>
      <w:r>
        <w:t xml:space="preserve">, </w:t>
      </w:r>
      <w:r w:rsidR="006B134D">
        <w:t>proponen utilizar</w:t>
      </w:r>
      <w:r>
        <w:t xml:space="preserve"> un enfoque híbrido de </w:t>
      </w:r>
      <w:r w:rsidR="00E31030" w:rsidRPr="00E31030">
        <w:t xml:space="preserve">optimización de enjambre de partículas </w:t>
      </w:r>
      <w:r w:rsidR="00E31030">
        <w:t>(</w:t>
      </w:r>
      <w:proofErr w:type="spellStart"/>
      <w:r w:rsidRPr="00091F42">
        <w:rPr>
          <w:i/>
        </w:rPr>
        <w:t>particle</w:t>
      </w:r>
      <w:proofErr w:type="spellEnd"/>
      <w:r w:rsidRPr="00091F42">
        <w:rPr>
          <w:i/>
        </w:rPr>
        <w:t xml:space="preserve"> </w:t>
      </w:r>
      <w:proofErr w:type="spellStart"/>
      <w:r w:rsidRPr="00091F42">
        <w:rPr>
          <w:i/>
        </w:rPr>
        <w:t>swarm</w:t>
      </w:r>
      <w:proofErr w:type="spellEnd"/>
      <w:r w:rsidRPr="00091F42">
        <w:rPr>
          <w:i/>
        </w:rPr>
        <w:t xml:space="preserve"> </w:t>
      </w:r>
      <w:proofErr w:type="spellStart"/>
      <w:r w:rsidRPr="00091F42">
        <w:rPr>
          <w:i/>
        </w:rPr>
        <w:t>optimization</w:t>
      </w:r>
      <w:proofErr w:type="spellEnd"/>
      <w:r w:rsidR="00E31030">
        <w:rPr>
          <w:i/>
        </w:rPr>
        <w:t>)</w:t>
      </w:r>
      <w:r w:rsidRPr="00091F42">
        <w:t xml:space="preserve"> </w:t>
      </w:r>
      <w:r w:rsidR="00E31030">
        <w:t xml:space="preserve"> e inspiración cuántica (</w:t>
      </w:r>
      <w:r w:rsidRPr="00091F42">
        <w:rPr>
          <w:i/>
        </w:rPr>
        <w:t>quantum-</w:t>
      </w:r>
      <w:proofErr w:type="spellStart"/>
      <w:r w:rsidRPr="00091F42">
        <w:rPr>
          <w:i/>
        </w:rPr>
        <w:t>inspired</w:t>
      </w:r>
      <w:proofErr w:type="spellEnd"/>
      <w:r w:rsidR="00E31030">
        <w:rPr>
          <w:i/>
        </w:rPr>
        <w:t>)</w:t>
      </w:r>
      <w:r w:rsidRPr="00091F42">
        <w:t xml:space="preserve"> </w:t>
      </w:r>
      <w:r>
        <w:t>resultando en Q</w:t>
      </w:r>
      <w:r w:rsidRPr="00091F42">
        <w:t>PSO</w:t>
      </w:r>
      <w:r>
        <w:fldChar w:fldCharType="begin" w:fldLock="1"/>
      </w:r>
      <w:r w:rsidR="007836C7">
        <w:instrText>ADDIN CSL_CITATION {"citationItems":[{"id":"ITEM-1","itemData":{"DOI":"10.1016/j.eswa.2021.116163","ISSN":"09574174","abstract":"Usually, real-world time-series forecasting problems are dynamic. If such time-series are characterized by mere concept shifts, a passive approach to learning become ideal to continuously adapt the model parameters whenever new data patterns arrive to cope with uncertainty in the presence of change. This work hybridizes a quantum-inspired particle swarm optimization designed for dynamic environments, to cope with concept shifts, with either a least-squares approximation technique or nonlinear autoregressive model to forecast time-series. Also, this work evaluates experimentally and performs a comparative study on the performance of the proposed models. The obtained results show that the nonlinear autoregressive-based model outperformed the least-squares approximation-based model and the separate models that were implemented in the hybridization and also, several state-of-the-art models for the given datasets.","author":[{"dropping-particle":"","family":"Kuranga","given":"C.","non-dropping-particle":"","parse-names":false,"suffix":""},{"dropping-particle":"","family":"Pillay","given":"N.","non-dropping-particle":"","parse-names":false,"suffix":""}],"container-title":"Expert Systems with Applications","id":"ITEM-1","issued":{"date-parts":[["2022","3","15"]]},"publisher":"Elsevier Ltd","title":"A comparative study of nonlinear regression and autoregressive techniques in hybrid with particle swarm optimization for time-series forecasting","type":"article-journal","volume":"190"},"uris":["http://www.mendeley.com/documents/?uuid=8f2cb02a-06c2-36db-9c58-ce26fccc6b5d"]}],"mendeley":{"formattedCitation":"[13]","plainTextFormattedCitation":"[13]","previouslyFormattedCitation":"[13]"},"properties":{"noteIndex":0},"schema":"https://github.com/citation-style-language/schema/raw/master/csl-citation.json"}</w:instrText>
      </w:r>
      <w:r>
        <w:fldChar w:fldCharType="separate"/>
      </w:r>
      <w:r w:rsidR="00FB28D7" w:rsidRPr="00FB28D7">
        <w:rPr>
          <w:noProof/>
        </w:rPr>
        <w:t>[13]</w:t>
      </w:r>
      <w:r>
        <w:fldChar w:fldCharType="end"/>
      </w:r>
      <w:r w:rsidRPr="00E31030">
        <w:t xml:space="preserve"> y  redes </w:t>
      </w:r>
      <w:proofErr w:type="spellStart"/>
      <w:r w:rsidR="00E31030" w:rsidRPr="00E31030">
        <w:t>Exogenas</w:t>
      </w:r>
      <w:proofErr w:type="spellEnd"/>
      <w:r w:rsidR="00E31030" w:rsidRPr="00E31030">
        <w:t xml:space="preserve"> </w:t>
      </w:r>
      <w:proofErr w:type="spellStart"/>
      <w:r w:rsidR="00E31030" w:rsidRPr="00E31030">
        <w:t>A</w:t>
      </w:r>
      <w:r w:rsidR="00E31030">
        <w:t>utorregresivas</w:t>
      </w:r>
      <w:proofErr w:type="spellEnd"/>
      <w:r w:rsidR="00E31030">
        <w:t xml:space="preserve"> No Lineales – </w:t>
      </w:r>
      <w:r w:rsidRPr="00E31030">
        <w:t>NARX</w:t>
      </w:r>
      <w:r w:rsidR="00E31030">
        <w:t>(</w:t>
      </w:r>
      <w:proofErr w:type="spellStart"/>
      <w:r w:rsidR="00E31030" w:rsidRPr="00E31030">
        <w:rPr>
          <w:i/>
        </w:rPr>
        <w:t>Nonlinear</w:t>
      </w:r>
      <w:proofErr w:type="spellEnd"/>
      <w:r w:rsidR="00E31030" w:rsidRPr="00E31030">
        <w:rPr>
          <w:i/>
        </w:rPr>
        <w:t xml:space="preserve"> </w:t>
      </w:r>
      <w:proofErr w:type="spellStart"/>
      <w:r w:rsidR="00E31030" w:rsidRPr="00E31030">
        <w:rPr>
          <w:i/>
        </w:rPr>
        <w:t>autoregressive</w:t>
      </w:r>
      <w:proofErr w:type="spellEnd"/>
      <w:r w:rsidR="00E31030" w:rsidRPr="00E31030">
        <w:rPr>
          <w:i/>
        </w:rPr>
        <w:t xml:space="preserve"> </w:t>
      </w:r>
      <w:proofErr w:type="spellStart"/>
      <w:r w:rsidR="00E31030" w:rsidRPr="00E31030">
        <w:rPr>
          <w:i/>
        </w:rPr>
        <w:t>exogenous</w:t>
      </w:r>
      <w:proofErr w:type="spellEnd"/>
      <w:r w:rsidR="00E31030">
        <w:t>)</w:t>
      </w:r>
      <w:r>
        <w:fldChar w:fldCharType="begin" w:fldLock="1"/>
      </w:r>
      <w:r w:rsidR="007836C7">
        <w:instrText>ADDIN CSL_CITATION {"citationItems":[{"id":"ITEM-1","itemData":{"DOI":"10.1088/1742-6596/1902/1/012029","ISSN":"1742-6596","abstract":"The article discusses the possibilities of predicting the state of the web resources usability. The usability testing procedure is quite costly from both financial and time points of view. Therefore, a system that reduces these costs is useful for modern organizations. Different approaches of forecasting the number of visitors: ARIMA model and Neural Networks are considered. An important time series property for ARIMA model being applicable is the stationarity of the series. It is shown that this model is not suitable enough for the investigated time series, some types of neural networks are also not suitable for various reasons. As a result, NARX networks are selected, which are successfully used for time series forecasting, providing an opportunity to use an exogenous variable.","author":[{"dropping-particle":"","family":"Khanarsa","given":"Paisit","non-dropping-particle":"","parse-names":false,"suffix":""},{"dropping-particle":"","family":"Luangsodsai","given":"Arthorn","non-dropping-particle":"","parse-names":false,"suffix":""},{"dropping-particle":"","family":"Sinapiromsaran","given":"Krung","non-dropping-particle":"","parse-names":false,"suffix":""},{"dropping-particle":"","family":"Astachova","given":"I F","non-dropping-particle":"","parse-names":false,"suffix":""},{"dropping-particle":"","family":"Makoviy","given":"K A","non-dropping-particle":"","parse-names":false,"suffix":""},{"dropping-particle":"V","family":"Khitskova","given":"Yu","non-dropping-particle":"","parse-names":false,"suffix":""}],"container-title":"Journal of Physics: Conference Series","id":"ITEM-1","issue":"1","issued":{"date-parts":[["2021","5","1"]]},"page":"012029","publisher":"IOP Publishing","title":"Possibilities for predicting the state of usability web resources","type":"article-journal","volume":"1902"},"uris":["http://www.mendeley.com/documents/?uuid=03d741ea-549e-3f5c-90ac-6f748c2e47f9"]}],"mendeley":{"formattedCitation":"[14]","plainTextFormattedCitation":"[14]","previouslyFormattedCitation":"[14]"},"properties":{"noteIndex":0},"schema":"https://github.com/citation-style-language/schema/raw/master/csl-citation.json"}</w:instrText>
      </w:r>
      <w:r>
        <w:fldChar w:fldCharType="separate"/>
      </w:r>
      <w:r w:rsidR="00FB28D7" w:rsidRPr="00FB28D7">
        <w:rPr>
          <w:noProof/>
        </w:rPr>
        <w:t>[14]</w:t>
      </w:r>
      <w:r>
        <w:fldChar w:fldCharType="end"/>
      </w:r>
      <w:r w:rsidRPr="00E31030">
        <w:t xml:space="preserve"> resultando en NARX -QPSO</w:t>
      </w:r>
      <w:r>
        <w:fldChar w:fldCharType="begin" w:fldLock="1"/>
      </w:r>
      <w:r w:rsidR="007836C7">
        <w:instrText>ADDIN CSL_CITATION {"citationItems":[{"id":"ITEM-1","itemData":{"DOI":"10.1016/j.eswa.2021.116163","ISSN":"09574174","abstract":"Usually, real-world time-series forecasting problems are dynamic. If such time-series are characterized by mere concept shifts, a passive approach to learning become ideal to continuously adapt the model parameters whenever new data patterns arrive to cope with uncertainty in the presence of change. This work hybridizes a quantum-inspired particle swarm optimization designed for dynamic environments, to cope with concept shifts, with either a least-squares approximation technique or nonlinear autoregressive model to forecast time-series. Also, this work evaluates experimentally and performs a comparative study on the performance of the proposed models. The obtained results show that the nonlinear autoregressive-based model outperformed the least-squares approximation-based model and the separate models that were implemented in the hybridization and also, several state-of-the-art models for the given datasets.","author":[{"dropping-particle":"","family":"Kuranga","given":"C.","non-dropping-particle":"","parse-names":false,"suffix":""},{"dropping-particle":"","family":"Pillay","given":"N.","non-dropping-particle":"","parse-names":false,"suffix":""}],"container-title":"Expert Systems with Applications","id":"ITEM-1","issued":{"date-parts":[["2022","3","15"]]},"publisher":"Elsevier Ltd","title":"A comparative study of nonlinear regression and autoregressive techniques in hybrid with particle swarm optimization for time-series forecasting","type":"article-journal","volume":"190"},"uris":["http://www.mendeley.com/documents/?uuid=8f2cb02a-06c2-36db-9c58-ce26fccc6b5d"]}],"mendeley":{"formattedCitation":"[13]","plainTextFormattedCitation":"[13]","previouslyFormattedCitation":"[13]"},"properties":{"noteIndex":0},"schema":"https://github.com/citation-style-language/schema/raw/master/csl-citation.json"}</w:instrText>
      </w:r>
      <w:r>
        <w:fldChar w:fldCharType="separate"/>
      </w:r>
      <w:r w:rsidR="00FB28D7" w:rsidRPr="00FB28D7">
        <w:rPr>
          <w:noProof/>
        </w:rPr>
        <w:t>[13]</w:t>
      </w:r>
      <w:r>
        <w:fldChar w:fldCharType="end"/>
      </w:r>
      <w:r>
        <w:t xml:space="preserve"> en dicho artículo se menciona que el modelo </w:t>
      </w:r>
      <w:r w:rsidRPr="00091F42">
        <w:t>NARX</w:t>
      </w:r>
      <w:r>
        <w:t xml:space="preserve"> –</w:t>
      </w:r>
      <w:r w:rsidRPr="00091F42">
        <w:t>QPSO</w:t>
      </w:r>
      <w:r>
        <w:t xml:space="preserve"> tiene un rendimiento sobresaliente en los resultados comparados con otros modelos</w:t>
      </w:r>
      <w:r w:rsidR="006B134D">
        <w:fldChar w:fldCharType="begin" w:fldLock="1"/>
      </w:r>
      <w:r w:rsidR="007836C7">
        <w:instrText>ADDIN CSL_CITATION {"citationItems":[{"id":"ITEM-1","itemData":{"DOI":"10.1016/j.eswa.2021.116163","ISSN":"09574174","abstract":"Usually, real-world time-series forecasting problems are dynamic. If such time-series are characterized by mere concept shifts, a passive approach to learning become ideal to continuously adapt the model parameters whenever new data patterns arrive to cope with uncertainty in the presence of change. This work hybridizes a quantum-inspired particle swarm optimization designed for dynamic environments, to cope with concept shifts, with either a least-squares approximation technique or nonlinear autoregressive model to forecast time-series. Also, this work evaluates experimentally and performs a comparative study on the performance of the proposed models. The obtained results show that the nonlinear autoregressive-based model outperformed the least-squares approximation-based model and the separate models that were implemented in the hybridization and also, several state-of-the-art models for the given datasets.","author":[{"dropping-particle":"","family":"Kuranga","given":"C.","non-dropping-particle":"","parse-names":false,"suffix":""},{"dropping-particle":"","family":"Pillay","given":"N.","non-dropping-particle":"","parse-names":false,"suffix":""}],"container-title":"Expert Systems with Applications","id":"ITEM-1","issued":{"date-parts":[["2022","3","15"]]},"publisher":"Elsevier Ltd","title":"A comparative study of nonlinear regression and autoregressive techniques in hybrid with particle swarm optimization for time-series forecasting","type":"article-journal","volume":"190"},"uris":["http://www.mendeley.com/documents/?uuid=8f2cb02a-06c2-36db-9c58-ce26fccc6b5d"]}],"mendeley":{"formattedCitation":"[13]","plainTextFormattedCitation":"[13]","previouslyFormattedCitation":"[13]"},"properties":{"noteIndex":0},"schema":"https://github.com/citation-style-language/schema/raw/master/csl-citation.json"}</w:instrText>
      </w:r>
      <w:r w:rsidR="006B134D">
        <w:fldChar w:fldCharType="separate"/>
      </w:r>
      <w:r w:rsidR="00FB28D7" w:rsidRPr="00FB28D7">
        <w:rPr>
          <w:noProof/>
        </w:rPr>
        <w:t>[13]</w:t>
      </w:r>
      <w:r w:rsidR="006B134D">
        <w:fldChar w:fldCharType="end"/>
      </w:r>
      <w:r>
        <w:t>.</w:t>
      </w:r>
    </w:p>
    <w:p w14:paraId="7EE713B5" w14:textId="77777777" w:rsidR="0063394D" w:rsidRDefault="0063394D" w:rsidP="00F02B6C">
      <w:pPr>
        <w:jc w:val="both"/>
      </w:pPr>
    </w:p>
    <w:p w14:paraId="01EC1160" w14:textId="324BA395" w:rsidR="0063394D" w:rsidRPr="007D58DB" w:rsidRDefault="0063394D" w:rsidP="00F02B6C">
      <w:pPr>
        <w:jc w:val="both"/>
      </w:pPr>
      <w:r w:rsidRPr="007D58DB">
        <w:t>En otro artículo</w:t>
      </w:r>
      <w:r>
        <w:fldChar w:fldCharType="begin" w:fldLock="1"/>
      </w:r>
      <w:r w:rsidR="00D7101D">
        <w:instrText>ADDIN CSL_CITATION {"citationItems":[{"id":"ITEM-1","itemData":{"DOI":"10.1007/978-3-031-26409-2_40","ISBN":"9783031264085","ISSN":"16113349","abstract":"Recent years have witnessed tremendously improved efficiency of Automated Machine Learning (AutoML), especially Automated Deep Learning (AutoDL) systems, but recent work focuses on tabular, image, or NLP tasks. So far, little attention has been paid to general AutoDL frameworks for time series forecasting, despite the enormous success in applying different novel architectures to such tasks. In this paper, we propose an efficient approach for the joint optimization of neural architecture and hyperparameters of the entire data processing pipeline for time series forecasting. In contrast to common NAS search spaces, we designed a novel neural architecture search space covering various state-of-the-art architectures, allowing for an efficient macro-search over different DL approaches. To efficiently search in such a large configuration space, we use Bayesian optimization with multi-fidelity optimization. We empirically study several different budget types enabling efficient multi-fidelity optimization on different forecasting datasets. Furthermore, we compared our resulting system, dubbed Auto-PyTorch-TS, against several established baselines and show that it significantly outperforms all of them across several datasets.","author":[{"dropping-particle":"","family":"Deng","given":"Difan","non-dropping-particle":"","parse-names":false,"suffix":""},{"dropping-particle":"","family":"Karl","given":"Florian","non-dropping-particle":"","parse-names":false,"suffix":""},{"dropping-particle":"","family":"Hutter","given":"Frank","non-dropping-particle":"","parse-names":false,"suffix":""},{"dropping-particle":"","family":"Bischl","given":"Bernd","non-dropping-particle":"","parse-names":false,"suffix":""},{"dropping-particle":"","family":"Lindauer","given":"Marius","non-dropping-particle":"","parse-names":false,"suffix":""}],"container-title":"Lecture Notes in Computer Science (including subseries Lecture Notes in Artificial Intelligence and Lecture Notes in Bioinformatics)","id":"ITEM-1","issued":{"date-parts":[["2023"]]},"page":"664-680","title":"Efficient Automated Deep Learning for Time Series Forecasting","type":"paper-conference","volume":"13715 LNAI"},"uris":["http://www.mendeley.com/documents/?uuid=97420aff-7a48-3a47-b3b0-3bb3302ebfd2"]}],"mendeley":{"formattedCitation":"[15]","plainTextFormattedCitation":"[15]","previouslyFormattedCitation":"[15]"},"properties":{"noteIndex":0},"schema":"https://github.com/citation-style-language/schema/raw/master/csl-citation.json"}</w:instrText>
      </w:r>
      <w:r>
        <w:fldChar w:fldCharType="separate"/>
      </w:r>
      <w:r w:rsidR="00FB28D7" w:rsidRPr="00FB28D7">
        <w:rPr>
          <w:noProof/>
        </w:rPr>
        <w:t>[15]</w:t>
      </w:r>
      <w:r>
        <w:fldChar w:fldCharType="end"/>
      </w:r>
      <w:r w:rsidRPr="007D58DB">
        <w:t xml:space="preserve"> </w:t>
      </w:r>
      <w:r w:rsidR="006B134D">
        <w:t>propone</w:t>
      </w:r>
      <w:r>
        <w:t xml:space="preserve"> un</w:t>
      </w:r>
      <w:r w:rsidR="00AB4BD9">
        <w:t xml:space="preserve"> diseño de un sistema</w:t>
      </w:r>
      <w:r>
        <w:t xml:space="preserve"> </w:t>
      </w:r>
      <w:r w:rsidR="00E31030">
        <w:t>Aprendizaje Automático Automatizado</w:t>
      </w:r>
      <w:r w:rsidR="006B629C">
        <w:t xml:space="preserve"> -</w:t>
      </w:r>
      <w:r w:rsidR="00E31030">
        <w:t xml:space="preserve"> </w:t>
      </w:r>
      <w:proofErr w:type="spellStart"/>
      <w:r w:rsidRPr="002C4AFE">
        <w:rPr>
          <w:i/>
        </w:rPr>
        <w:t>Automated</w:t>
      </w:r>
      <w:proofErr w:type="spellEnd"/>
      <w:r w:rsidRPr="002C4AFE">
        <w:rPr>
          <w:i/>
        </w:rPr>
        <w:t xml:space="preserve"> Machine </w:t>
      </w:r>
      <w:proofErr w:type="spellStart"/>
      <w:r w:rsidRPr="002C4AFE">
        <w:rPr>
          <w:i/>
        </w:rPr>
        <w:t>Learning</w:t>
      </w:r>
      <w:proofErr w:type="spellEnd"/>
      <w:r w:rsidR="006B629C">
        <w:rPr>
          <w:i/>
        </w:rPr>
        <w:t xml:space="preserve"> </w:t>
      </w:r>
      <w:r w:rsidR="006B629C">
        <w:t>(Auto ML)</w:t>
      </w:r>
      <w:r>
        <w:t xml:space="preserve"> </w:t>
      </w:r>
      <w:r w:rsidR="00410C51">
        <w:fldChar w:fldCharType="begin" w:fldLock="1"/>
      </w:r>
      <w:r w:rsidR="00D7101D">
        <w:instrText>ADDIN CSL_CITATION {"citationItems":[{"id":"ITEM-1","itemData":{"DOI":"10.1007/978-3-031-26409-2_40","ISBN":"9783031264085","ISSN":"16113349","abstract":"Recent years have witnessed tremendously improved efficiency of Automated Machine Learning (AutoML), especially Automated Deep Learning (AutoDL) systems, but recent work focuses on tabular, image, or NLP tasks. So far, little attention has been paid to general AutoDL frameworks for time series forecasting, despite the enormous success in applying different novel architectures to such tasks. In this paper, we propose an efficient approach for the joint optimization of neural architecture and hyperparameters of the entire data processing pipeline for time series forecasting. In contrast to common NAS search spaces, we designed a novel neural architecture search space covering various state-of-the-art architectures, allowing for an efficient macro-search over different DL approaches. To efficiently search in such a large configuration space, we use Bayesian optimization with multi-fidelity optimization. We empirically study several different budget types enabling efficient multi-fidelity optimization on different forecasting datasets. Furthermore, we compared our resulting system, dubbed Auto-PyTorch-TS, against several established baselines and show that it significantly outperforms all of them across several datasets.","author":[{"dropping-particle":"","family":"Deng","given":"Difan","non-dropping-particle":"","parse-names":false,"suffix":""},{"dropping-particle":"","family":"Karl","given":"Florian","non-dropping-particle":"","parse-names":false,"suffix":""},{"dropping-particle":"","family":"Hutter","given":"Frank","non-dropping-particle":"","parse-names":false,"suffix":""},{"dropping-particle":"","family":"Bischl","given":"Bernd","non-dropping-particle":"","parse-names":false,"suffix":""},{"dropping-particle":"","family":"Lindauer","given":"Marius","non-dropping-particle":"","parse-names":false,"suffix":""}],"container-title":"Lecture Notes in Computer Science (including subseries Lecture Notes in Artificial Intelligence and Lecture Notes in Bioinformatics)","id":"ITEM-1","issued":{"date-parts":[["2023"]]},"page":"664-680","title":"Efficient Automated Deep Learning for Time Series Forecasting","type":"paper-conference","volume":"13715 LNAI"},"uris":["http://www.mendeley.com/documents/?uuid=97420aff-7a48-3a47-b3b0-3bb3302ebfd2"]}],"mendeley":{"formattedCitation":"[15]","plainTextFormattedCitation":"[15]","previouslyFormattedCitation":"[15]"},"properties":{"noteIndex":0},"schema":"https://github.com/citation-style-language/schema/raw/master/csl-citation.json"}</w:instrText>
      </w:r>
      <w:r w:rsidR="00410C51">
        <w:fldChar w:fldCharType="separate"/>
      </w:r>
      <w:r w:rsidR="00FB28D7" w:rsidRPr="00FB28D7">
        <w:rPr>
          <w:noProof/>
        </w:rPr>
        <w:t>[15]</w:t>
      </w:r>
      <w:r w:rsidR="00410C51">
        <w:fldChar w:fldCharType="end"/>
      </w:r>
      <w:r>
        <w:t xml:space="preserve">, una arquitectura neuronal nueva denominada </w:t>
      </w:r>
      <w:r w:rsidRPr="002C4AFE">
        <w:t>Auto-</w:t>
      </w:r>
      <w:proofErr w:type="spellStart"/>
      <w:r w:rsidRPr="002C4AFE">
        <w:t>PyTorch</w:t>
      </w:r>
      <w:proofErr w:type="spellEnd"/>
      <w:r w:rsidRPr="002C4AFE">
        <w:t>-TS</w:t>
      </w:r>
      <w:r>
        <w:fldChar w:fldCharType="begin" w:fldLock="1"/>
      </w:r>
      <w:r w:rsidR="00D7101D">
        <w:instrText>ADDIN CSL_CITATION {"citationItems":[{"id":"ITEM-1","itemData":{"DOI":"10.1007/978-3-031-26409-2_40","ISBN":"9783031264085","ISSN":"16113349","abstract":"Recent years have witnessed tremendously improved efficiency of Automated Machine Learning (AutoML), especially Automated Deep Learning (AutoDL) systems, but recent work focuses on tabular, image, or NLP tasks. So far, little attention has been paid to general AutoDL frameworks for time series forecasting, despite the enormous success in applying different novel architectures to such tasks. In this paper, we propose an efficient approach for the joint optimization of neural architecture and hyperparameters of the entire data processing pipeline for time series forecasting. In contrast to common NAS search spaces, we designed a novel neural architecture search space covering various state-of-the-art architectures, allowing for an efficient macro-search over different DL approaches. To efficiently search in such a large configuration space, we use Bayesian optimization with multi-fidelity optimization. We empirically study several different budget types enabling efficient multi-fidelity optimization on different forecasting datasets. Furthermore, we compared our resulting system, dubbed Auto-PyTorch-TS, against several established baselines and show that it significantly outperforms all of them across several datasets.","author":[{"dropping-particle":"","family":"Deng","given":"Difan","non-dropping-particle":"","parse-names":false,"suffix":""},{"dropping-particle":"","family":"Karl","given":"Florian","non-dropping-particle":"","parse-names":false,"suffix":""},{"dropping-particle":"","family":"Hutter","given":"Frank","non-dropping-particle":"","parse-names":false,"suffix":""},{"dropping-particle":"","family":"Bischl","given":"Bernd","non-dropping-particle":"","parse-names":false,"suffix":""},{"dropping-particle":"","family":"Lindauer","given":"Marius","non-dropping-particle":"","parse-names":false,"suffix":""}],"container-title":"Lecture Notes in Computer Science (including subseries Lecture Notes in Artificial Intelligence and Lecture Notes in Bioinformatics)","id":"ITEM-1","issued":{"date-parts":[["2023"]]},"page":"664-680","title":"Efficient Automated Deep Learning for Time Series Forecasting","type":"paper-conference","volume":"13715 LNAI"},"uris":["http://www.mendeley.com/documents/?uuid=97420aff-7a48-3a47-b3b0-3bb3302ebfd2"]}],"mendeley":{"formattedCitation":"[15]","plainTextFormattedCitation":"[15]","previouslyFormattedCitation":"[15]"},"properties":{"noteIndex":0},"schema":"https://github.com/citation-style-language/schema/raw/master/csl-citation.json"}</w:instrText>
      </w:r>
      <w:r>
        <w:fldChar w:fldCharType="separate"/>
      </w:r>
      <w:r w:rsidR="00FB28D7" w:rsidRPr="00FB28D7">
        <w:rPr>
          <w:noProof/>
        </w:rPr>
        <w:t>[15]</w:t>
      </w:r>
      <w:r>
        <w:fldChar w:fldCharType="end"/>
      </w:r>
      <w:r>
        <w:t xml:space="preserve"> donde </w:t>
      </w:r>
      <w:r w:rsidR="003D7CB1">
        <w:t xml:space="preserve">lo </w:t>
      </w:r>
      <w:r>
        <w:t>comparan con otros modelos y demuestran que su modelo tiene un mejor rendimiento</w:t>
      </w:r>
      <w:r w:rsidR="00410C51">
        <w:fldChar w:fldCharType="begin" w:fldLock="1"/>
      </w:r>
      <w:r w:rsidR="00D7101D">
        <w:instrText>ADDIN CSL_CITATION {"citationItems":[{"id":"ITEM-1","itemData":{"DOI":"10.1007/978-3-031-26409-2_40","ISBN":"9783031264085","ISSN":"16113349","abstract":"Recent years have witnessed tremendously improved efficiency of Automated Machine Learning (AutoML), especially Automated Deep Learning (AutoDL) systems, but recent work focuses on tabular, image, or NLP tasks. So far, little attention has been paid to general AutoDL frameworks for time series forecasting, despite the enormous success in applying different novel architectures to such tasks. In this paper, we propose an efficient approach for the joint optimization of neural architecture and hyperparameters of the entire data processing pipeline for time series forecasting. In contrast to common NAS search spaces, we designed a novel neural architecture search space covering various state-of-the-art architectures, allowing for an efficient macro-search over different DL approaches. To efficiently search in such a large configuration space, we use Bayesian optimization with multi-fidelity optimization. We empirically study several different budget types enabling efficient multi-fidelity optimization on different forecasting datasets. Furthermore, we compared our resulting system, dubbed Auto-PyTorch-TS, against several established baselines and show that it significantly outperforms all of them across several datasets.","author":[{"dropping-particle":"","family":"Deng","given":"Difan","non-dropping-particle":"","parse-names":false,"suffix":""},{"dropping-particle":"","family":"Karl","given":"Florian","non-dropping-particle":"","parse-names":false,"suffix":""},{"dropping-particle":"","family":"Hutter","given":"Frank","non-dropping-particle":"","parse-names":false,"suffix":""},{"dropping-particle":"","family":"Bischl","given":"Bernd","non-dropping-particle":"","parse-names":false,"suffix":""},{"dropping-particle":"","family":"Lindauer","given":"Marius","non-dropping-particle":"","parse-names":false,"suffix":""}],"container-title":"Lecture Notes in Computer Science (including subseries Lecture Notes in Artificial Intelligence and Lecture Notes in Bioinformatics)","id":"ITEM-1","issued":{"date-parts":[["2023"]]},"page":"664-680","title":"Efficient Automated Deep Learning for Time Series Forecasting","type":"paper-conference","volume":"13715 LNAI"},"uris":["http://www.mendeley.com/documents/?uuid=97420aff-7a48-3a47-b3b0-3bb3302ebfd2"]}],"mendeley":{"formattedCitation":"[15]","plainTextFormattedCitation":"[15]","previouslyFormattedCitation":"[15]"},"properties":{"noteIndex":0},"schema":"https://github.com/citation-style-language/schema/raw/master/csl-citation.json"}</w:instrText>
      </w:r>
      <w:r w:rsidR="00410C51">
        <w:fldChar w:fldCharType="separate"/>
      </w:r>
      <w:r w:rsidR="00FB28D7" w:rsidRPr="00FB28D7">
        <w:rPr>
          <w:noProof/>
        </w:rPr>
        <w:t>[15]</w:t>
      </w:r>
      <w:r w:rsidR="00410C51">
        <w:fldChar w:fldCharType="end"/>
      </w:r>
      <w:r>
        <w:t>.</w:t>
      </w:r>
    </w:p>
    <w:p w14:paraId="586344D9" w14:textId="77777777" w:rsidR="0063394D" w:rsidRDefault="0063394D" w:rsidP="00F02B6C">
      <w:pPr>
        <w:jc w:val="both"/>
      </w:pPr>
    </w:p>
    <w:p w14:paraId="24243D5B" w14:textId="45869498" w:rsidR="0063394D" w:rsidRPr="007D58DB" w:rsidRDefault="0063394D" w:rsidP="00F02B6C">
      <w:pPr>
        <w:jc w:val="both"/>
      </w:pPr>
      <w:r>
        <w:t>También se propone en</w:t>
      </w:r>
      <w:r w:rsidR="00410C51">
        <w:t xml:space="preserve"> el</w:t>
      </w:r>
      <w:r>
        <w:t xml:space="preserve"> artículo</w:t>
      </w:r>
      <w:r>
        <w:fldChar w:fldCharType="begin" w:fldLock="1"/>
      </w:r>
      <w:r w:rsidR="00D7101D">
        <w:instrText>ADDIN CSL_CITATION {"citationItems":[{"id":"ITEM-1","itemData":{"DOI":"10.1145/3469213.3470280","ISBN":"9781450390200","abstract":"With the advent of the era of traffic, forecasts based on time series are improving the efficiency of the entire society in many ways, such as website traffic trends, price trends and so on. At present, the single model is a low accuracy rate prediction method and cannot well process the complex characteristics of time series. Therefore, this paper proposes a Prophet-LGBM combination model. The combination model makes full use of the advantages of Prophet algorithm in processing time series without feature engineering and LGBM algorithm can add other types of features and lightweight. The method of rolling prediction and weighted sum is used to improve the prediction accuracy of time series. In the experiments of this paper, we design and implement the comparative experiments between the Prophet-LGBM combination model and other single models, and verify them on multiple data sets. The experimental results show that the Prophet-LGBM combination model proposed in this paper has strong applicability and high accuracy in time series prediction.","author":[{"dropping-particle":"","family":"Xu","given":"Siyang","non-dropping-particle":"","parse-names":false,"suffix":""},{"dropping-particle":"","family":"Han","given":"Chunyan","non-dropping-particle":"","parse-names":false,"suffix":""},{"dropping-particle":"","family":"Ran","given":"Chunlei","non-dropping-particle":"","parse-names":false,"suffix":""}],"container-title":"ACM International Conference Proceeding Series","id":"ITEM-1","issued":{"date-parts":[["2021","5","28"]]},"publisher":"Association for Computing Machinery","title":"A Time Series Combined Forecasting Model Based on Prophet-LGBM","type":"paper-conference"},"uris":["http://www.mendeley.com/documents/?uuid=24b2aa57-5a2b-39af-9bb2-2ef3fff93255"]}],"mendeley":{"formattedCitation":"[16]","plainTextFormattedCitation":"[16]","previouslyFormattedCitation":"[16]"},"properties":{"noteIndex":0},"schema":"https://github.com/citation-style-language/schema/raw/master/csl-citation.json"}</w:instrText>
      </w:r>
      <w:r>
        <w:fldChar w:fldCharType="separate"/>
      </w:r>
      <w:r w:rsidR="00FB28D7" w:rsidRPr="00FB28D7">
        <w:rPr>
          <w:noProof/>
        </w:rPr>
        <w:t>[16]</w:t>
      </w:r>
      <w:r>
        <w:fldChar w:fldCharType="end"/>
      </w:r>
      <w:r>
        <w:t xml:space="preserve"> el uso de un modelo combinado </w:t>
      </w:r>
      <w:proofErr w:type="spellStart"/>
      <w:r w:rsidR="00410C51" w:rsidRPr="007974A2">
        <w:rPr>
          <w:i/>
        </w:rPr>
        <w:t>Prophet</w:t>
      </w:r>
      <w:proofErr w:type="spellEnd"/>
      <w:r w:rsidR="00410C51">
        <w:t xml:space="preserve"> y</w:t>
      </w:r>
      <w:r w:rsidR="006B629C">
        <w:t xml:space="preserve"> Maquina de Empuje de Gradiente de Luz</w:t>
      </w:r>
      <w:r w:rsidR="00410C51" w:rsidRPr="00410C51">
        <w:rPr>
          <w:i/>
        </w:rPr>
        <w:t xml:space="preserve"> </w:t>
      </w:r>
      <w:r w:rsidR="006B629C">
        <w:rPr>
          <w:i/>
        </w:rPr>
        <w:t xml:space="preserve">- </w:t>
      </w:r>
      <w:r w:rsidR="006B629C" w:rsidRPr="009D6A2A">
        <w:t>LGBM</w:t>
      </w:r>
      <w:r w:rsidR="006B629C" w:rsidRPr="00410C51">
        <w:rPr>
          <w:i/>
        </w:rPr>
        <w:t xml:space="preserve"> </w:t>
      </w:r>
      <w:r w:rsidR="00410C51">
        <w:t>(</w:t>
      </w:r>
      <w:r w:rsidR="006B629C" w:rsidRPr="00410C51">
        <w:rPr>
          <w:i/>
        </w:rPr>
        <w:t xml:space="preserve">light </w:t>
      </w:r>
      <w:proofErr w:type="spellStart"/>
      <w:r w:rsidR="006B629C" w:rsidRPr="00410C51">
        <w:rPr>
          <w:i/>
        </w:rPr>
        <w:t>gradient</w:t>
      </w:r>
      <w:proofErr w:type="spellEnd"/>
      <w:r w:rsidR="006B629C" w:rsidRPr="00410C51">
        <w:rPr>
          <w:i/>
        </w:rPr>
        <w:t xml:space="preserve"> </w:t>
      </w:r>
      <w:proofErr w:type="spellStart"/>
      <w:r w:rsidR="006B629C" w:rsidRPr="00410C51">
        <w:rPr>
          <w:i/>
        </w:rPr>
        <w:t>boosting</w:t>
      </w:r>
      <w:proofErr w:type="spellEnd"/>
      <w:r w:rsidR="006B629C" w:rsidRPr="00410C51">
        <w:rPr>
          <w:i/>
        </w:rPr>
        <w:t xml:space="preserve"> machine</w:t>
      </w:r>
      <w:r w:rsidR="00410C51">
        <w:t>)</w:t>
      </w:r>
      <w:r>
        <w:fldChar w:fldCharType="begin" w:fldLock="1"/>
      </w:r>
      <w:r w:rsidR="00D7101D">
        <w:instrText>ADDIN CSL_CITATION {"citationItems":[{"id":"ITEM-1","itemData":{"DOI":"10.1145/3469213.3470280","ISBN":"9781450390200","abstract":"With the advent of the era of traffic, forecasts based on time series are improving the efficiency of the entire society in many ways, such as website traffic trends, price trends and so on. At present, the single model is a low accuracy rate prediction method and cannot well process the complex characteristics of time series. Therefore, this paper proposes a Prophet-LGBM combination model. The combination model makes full use of the advantages of Prophet algorithm in processing time series without feature engineering and LGBM algorithm can add other types of features and lightweight. The method of rolling prediction and weighted sum is used to improve the prediction accuracy of time series. In the experiments of this paper, we design and implement the comparative experiments between the Prophet-LGBM combination model and other single models, and verify them on multiple data sets. The experimental results show that the Prophet-LGBM combination model proposed in this paper has strong applicability and high accuracy in time series prediction.","author":[{"dropping-particle":"","family":"Xu","given":"Siyang","non-dropping-particle":"","parse-names":false,"suffix":""},{"dropping-particle":"","family":"Han","given":"Chunyan","non-dropping-particle":"","parse-names":false,"suffix":""},{"dropping-particle":"","family":"Ran","given":"Chunlei","non-dropping-particle":"","parse-names":false,"suffix":""}],"container-title":"ACM International Conference Proceeding Series","id":"ITEM-1","issued":{"date-parts":[["2021","5","28"]]},"publisher":"Association for Computing Machinery","title":"A Time Series Combined Forecasting Model Based on Prophet-LGBM","type":"paper-conference"},"uris":["http://www.mendeley.com/documents/?uuid=24b2aa57-5a2b-39af-9bb2-2ef3fff93255"]}],"mendeley":{"formattedCitation":"[16]","plainTextFormattedCitation":"[16]","previouslyFormattedCitation":"[16]"},"properties":{"noteIndex":0},"schema":"https://github.com/citation-style-language/schema/raw/master/csl-citation.json"}</w:instrText>
      </w:r>
      <w:r>
        <w:fldChar w:fldCharType="separate"/>
      </w:r>
      <w:r w:rsidR="00FB28D7" w:rsidRPr="00FB28D7">
        <w:rPr>
          <w:noProof/>
        </w:rPr>
        <w:t>[16]</w:t>
      </w:r>
      <w:r>
        <w:fldChar w:fldCharType="end"/>
      </w:r>
      <w:r>
        <w:t xml:space="preserve"> </w:t>
      </w:r>
      <w:r w:rsidR="00410C51">
        <w:t xml:space="preserve">donde </w:t>
      </w:r>
      <w:r w:rsidR="003D7CB1">
        <w:t>se menciona</w:t>
      </w:r>
      <w:r>
        <w:t xml:space="preserve"> que tiene mejores resultados comparado con modelos individuales</w:t>
      </w:r>
      <w:r w:rsidR="00410C51">
        <w:fldChar w:fldCharType="begin" w:fldLock="1"/>
      </w:r>
      <w:r w:rsidR="00D7101D">
        <w:instrText>ADDIN CSL_CITATION {"citationItems":[{"id":"ITEM-1","itemData":{"DOI":"10.1145/3469213.3470280","ISBN":"9781450390200","abstract":"With the advent of the era of traffic, forecasts based on time series are improving the efficiency of the entire society in many ways, such as website traffic trends, price trends and so on. At present, the single model is a low accuracy rate prediction method and cannot well process the complex characteristics of time series. Therefore, this paper proposes a Prophet-LGBM combination model. The combination model makes full use of the advantages of Prophet algorithm in processing time series without feature engineering and LGBM algorithm can add other types of features and lightweight. The method of rolling prediction and weighted sum is used to improve the prediction accuracy of time series. In the experiments of this paper, we design and implement the comparative experiments between the Prophet-LGBM combination model and other single models, and verify them on multiple data sets. The experimental results show that the Prophet-LGBM combination model proposed in this paper has strong applicability and high accuracy in time series prediction.","author":[{"dropping-particle":"","family":"Xu","given":"Siyang","non-dropping-particle":"","parse-names":false,"suffix":""},{"dropping-particle":"","family":"Han","given":"Chunyan","non-dropping-particle":"","parse-names":false,"suffix":""},{"dropping-particle":"","family":"Ran","given":"Chunlei","non-dropping-particle":"","parse-names":false,"suffix":""}],"container-title":"ACM International Conference Proceeding Series","id":"ITEM-1","issued":{"date-parts":[["2021","5","28"]]},"publisher":"Association for Computing Machinery","title":"A Time Series Combined Forecasting Model Based on Prophet-LGBM","type":"paper-conference"},"uris":["http://www.mendeley.com/documents/?uuid=24b2aa57-5a2b-39af-9bb2-2ef3fff93255"]}],"mendeley":{"formattedCitation":"[16]","plainTextFormattedCitation":"[16]","previouslyFormattedCitation":"[16]"},"properties":{"noteIndex":0},"schema":"https://github.com/citation-style-language/schema/raw/master/csl-citation.json"}</w:instrText>
      </w:r>
      <w:r w:rsidR="00410C51">
        <w:fldChar w:fldCharType="separate"/>
      </w:r>
      <w:r w:rsidR="00FB28D7" w:rsidRPr="00FB28D7">
        <w:rPr>
          <w:noProof/>
        </w:rPr>
        <w:t>[16]</w:t>
      </w:r>
      <w:r w:rsidR="00410C51">
        <w:fldChar w:fldCharType="end"/>
      </w:r>
      <w:r>
        <w:t>.</w:t>
      </w:r>
    </w:p>
    <w:p w14:paraId="1D5298B6" w14:textId="77777777" w:rsidR="0063394D" w:rsidRPr="007D58DB" w:rsidRDefault="0063394D" w:rsidP="00F02B6C">
      <w:pPr>
        <w:jc w:val="both"/>
      </w:pPr>
    </w:p>
    <w:p w14:paraId="04B950FE" w14:textId="1DA2339F" w:rsidR="0063394D" w:rsidRDefault="0063394D" w:rsidP="00F02B6C">
      <w:pPr>
        <w:jc w:val="both"/>
      </w:pPr>
      <w:r w:rsidRPr="004A17D7">
        <w:t xml:space="preserve">Otra tecnología son las redes bidireccionales </w:t>
      </w:r>
      <w:r>
        <w:t>LSTM (BI-LSTM)</w:t>
      </w:r>
      <w:r>
        <w:fldChar w:fldCharType="begin" w:fldLock="1"/>
      </w:r>
      <w:r w:rsidR="007836C7">
        <w:instrText>ADDIN CSL_CITATION {"citationItems":[{"id":"ITEM-1","itemData":{"DOI":"10.1145/3453800.3453812","ISBN":"9781450387613","abstract":"Deep learning methods such as recurrent neural network and long short-term memory have recently drawn a lot of attentions in many fields such as computer vision, natural language processing and finance. Long short-term memory is a type of recurrent neural network capable of predicting future values of sequential data by learning observed data over time. Many real-world time series in business, finance, weather forecasting and engineering science have periodic property like daily, monthly, quarterly or yearly period and need efficient tools to forecast their future events and values. The forecasting study and tools in these fields are therefore essential and important. In this paper, we present a deep learning technique, called bidirectional long short-term memory, in forecasting time series data. The bidirectional long short-term memory model is evaluated based on the benchmark periodic time series dataset. The model performs well on the macro and industry categories and achieves average mean absolute percentage errors less than 9%. It is shown that the bidirectional architecture obtains the better results than the baseline models. We also test the model by tuning the time step parameter to evaluate how the time step length impacts on forecasting performance of the model.","author":[{"dropping-particle":"","family":"Quoc Nguyen","given":"Dung","non-dropping-particle":"","parse-names":false,"suffix":""},{"dropping-particle":"","family":"Nguyet Phan","given":"Minh","non-dropping-particle":"","parse-names":false,"suffix":""},{"dropping-particle":"","family":"Zelinka","given":"Ivan","non-dropping-particle":"","parse-names":false,"suffix":""}],"container-title":"ACM International Conference Proceeding Series","id":"ITEM-1","issued":{"date-parts":[["2021"]]},"page":"60-64","title":"Periodic Time Series Forecasting with Bidirectional Long Short-Term Memory: Periodic Time Series Forecasting with Bidirectional LSTM","type":"article-journal"},"uris":["http://www.mendeley.com/documents/?uuid=745dec50-cc84-4fa6-b1b6-962d7006a38b"]}],"mendeley":{"formattedCitation":"[17]","plainTextFormattedCitation":"[17]","previouslyFormattedCitation":"[17]"},"properties":{"noteIndex":0},"schema":"https://github.com/citation-style-language/schema/raw/master/csl-citation.json"}</w:instrText>
      </w:r>
      <w:r>
        <w:fldChar w:fldCharType="separate"/>
      </w:r>
      <w:r w:rsidR="00FB28D7" w:rsidRPr="00FB28D7">
        <w:rPr>
          <w:noProof/>
        </w:rPr>
        <w:t>[17]</w:t>
      </w:r>
      <w:r>
        <w:fldChar w:fldCharType="end"/>
      </w:r>
      <w:r>
        <w:t xml:space="preserve"> las cuales en este artículo</w:t>
      </w:r>
      <w:r>
        <w:fldChar w:fldCharType="begin" w:fldLock="1"/>
      </w:r>
      <w:r w:rsidR="007836C7">
        <w:instrText>ADDIN CSL_CITATION {"citationItems":[{"id":"ITEM-1","itemData":{"DOI":"10.1145/3453800.3453812","ISBN":"9781450387613","abstract":"Deep learning methods such as recurrent neural network and long short-term memory have recently drawn a lot of attentions in many fields such as computer vision, natural language processing and finance. Long short-term memory is a type of recurrent neural network capable of predicting future values of sequential data by learning observed data over time. Many real-world time series in business, finance, weather forecasting and engineering science have periodic property like daily, monthly, quarterly or yearly period and need efficient tools to forecast their future events and values. The forecasting study and tools in these fields are therefore essential and important. In this paper, we present a deep learning technique, called bidirectional long short-term memory, in forecasting time series data. The bidirectional long short-term memory model is evaluated based on the benchmark periodic time series dataset. The model performs well on the macro and industry categories and achieves average mean absolute percentage errors less than 9%. It is shown that the bidirectional architecture obtains the better results than the baseline models. We also test the model by tuning the time step parameter to evaluate how the time step length impacts on forecasting performance of the model.","author":[{"dropping-particle":"","family":"Quoc Nguyen","given":"Dung","non-dropping-particle":"","parse-names":false,"suffix":""},{"dropping-particle":"","family":"Nguyet Phan","given":"Minh","non-dropping-particle":"","parse-names":false,"suffix":""},{"dropping-particle":"","family":"Zelinka","given":"Ivan","non-dropping-particle":"","parse-names":false,"suffix":""}],"container-title":"ACM International Conference Proceeding Series","id":"ITEM-1","issued":{"date-parts":[["2021"]]},"page":"60-64","title":"Periodic Time Series Forecasting with Bidirectional Long Short-Term Memory: Periodic Time Series Forecasting with Bidirectional LSTM","type":"article-journal"},"uris":["http://www.mendeley.com/documents/?uuid=745dec50-cc84-4fa6-b1b6-962d7006a38b"]}],"mendeley":{"formattedCitation":"[17]","plainTextFormattedCitation":"[17]","previouslyFormattedCitation":"[17]"},"properties":{"noteIndex":0},"schema":"https://github.com/citation-style-language/schema/raw/master/csl-citation.json"}</w:instrText>
      </w:r>
      <w:r>
        <w:fldChar w:fldCharType="separate"/>
      </w:r>
      <w:r w:rsidR="00FB28D7" w:rsidRPr="00FB28D7">
        <w:rPr>
          <w:noProof/>
        </w:rPr>
        <w:t>[17]</w:t>
      </w:r>
      <w:r>
        <w:fldChar w:fldCharType="end"/>
      </w:r>
      <w:r>
        <w:t xml:space="preserve"> fueron probadas en el</w:t>
      </w:r>
      <w:r w:rsidR="003D7CB1">
        <w:t xml:space="preserve"> conjunto de datos</w:t>
      </w:r>
      <w:r w:rsidR="00D17883">
        <w:t xml:space="preserve"> (</w:t>
      </w:r>
      <w:proofErr w:type="spellStart"/>
      <w:r w:rsidR="00D17883" w:rsidRPr="00D17883">
        <w:rPr>
          <w:i/>
        </w:rPr>
        <w:t>dataframe</w:t>
      </w:r>
      <w:proofErr w:type="spellEnd"/>
      <w:r w:rsidR="00D17883">
        <w:t>)</w:t>
      </w:r>
      <w:r>
        <w:t xml:space="preserve"> </w:t>
      </w:r>
      <w:r w:rsidRPr="004A17D7">
        <w:rPr>
          <w:i/>
        </w:rPr>
        <w:t>M3-Competition</w:t>
      </w:r>
      <w:r>
        <w:rPr>
          <w:i/>
        </w:rPr>
        <w:fldChar w:fldCharType="begin" w:fldLock="1"/>
      </w:r>
      <w:r w:rsidR="0088236D">
        <w:rPr>
          <w:i/>
        </w:rPr>
        <w:instrText>ADDIN CSL_CITATION {"citationItems":[{"id":"ITEM-1","itemData":{"URL":"https://forecasters.org/resources/time-series-data/m3-competition/","accessed":{"date-parts":[["2022","10","18"]]},"id":"ITEM-1","issued":{"date-parts":[["0"]]},"title":"The M3-Competition Database.","type":"webpage"},"uris":["http://www.mendeley.com/documents/?uuid=e132da2d-54f9-4b9c-8593-6c3dc4401be0"]}],"mendeley":{"formattedCitation":"[18]","plainTextFormattedCitation":"[18]","previouslyFormattedCitation":"[18]"},"properties":{"noteIndex":0},"schema":"https://github.com/citation-style-language/schema/raw/master/csl-citation.json"}</w:instrText>
      </w:r>
      <w:r>
        <w:rPr>
          <w:i/>
        </w:rPr>
        <w:fldChar w:fldCharType="separate"/>
      </w:r>
      <w:r w:rsidR="0088236D" w:rsidRPr="0088236D">
        <w:rPr>
          <w:noProof/>
        </w:rPr>
        <w:t>[18]</w:t>
      </w:r>
      <w:r>
        <w:rPr>
          <w:i/>
        </w:rPr>
        <w:fldChar w:fldCharType="end"/>
      </w:r>
      <w:r w:rsidRPr="004A17D7">
        <w:rPr>
          <w:i/>
        </w:rPr>
        <w:t xml:space="preserve"> </w:t>
      </w:r>
      <w:r>
        <w:t>el cual se usa para probar modelos de pronóstico de series de tiempo dado que pose</w:t>
      </w:r>
      <w:r w:rsidR="00D01FB5">
        <w:t xml:space="preserve">e distintas categorías, </w:t>
      </w:r>
      <w:r w:rsidR="007974A2">
        <w:t>en el artículo</w:t>
      </w:r>
      <w:r w:rsidR="007974A2">
        <w:fldChar w:fldCharType="begin" w:fldLock="1"/>
      </w:r>
      <w:r w:rsidR="007836C7">
        <w:instrText>ADDIN CSL_CITATION {"citationItems":[{"id":"ITEM-1","itemData":{"DOI":"10.1145/3453800.3453812","ISBN":"9781450387613","abstract":"Deep learning methods such as recurrent neural network and long short-term memory have recently drawn a lot of attentions in many fields such as computer vision, natural language processing and finance. Long short-term memory is a type of recurrent neural network capable of predicting future values of sequential data by learning observed data over time. Many real-world time series in business, finance, weather forecasting and engineering science have periodic property like daily, monthly, quarterly or yearly period and need efficient tools to forecast their future events and values. The forecasting study and tools in these fields are therefore essential and important. In this paper, we present a deep learning technique, called bidirectional long short-term memory, in forecasting time series data. The bidirectional long short-term memory model is evaluated based on the benchmark periodic time series dataset. The model performs well on the macro and industry categories and achieves average mean absolute percentage errors less than 9%. It is shown that the bidirectional architecture obtains the better results than the baseline models. We also test the model by tuning the time step parameter to evaluate how the time step length impacts on forecasting performance of the model.","author":[{"dropping-particle":"","family":"Quoc Nguyen","given":"Dung","non-dropping-particle":"","parse-names":false,"suffix":""},{"dropping-particle":"","family":"Nguyet Phan","given":"Minh","non-dropping-particle":"","parse-names":false,"suffix":""},{"dropping-particle":"","family":"Zelinka","given":"Ivan","non-dropping-particle":"","parse-names":false,"suffix":""}],"container-title":"ACM International Conference Proceeding Series","id":"ITEM-1","issued":{"date-parts":[["2021"]]},"page":"60-64","title":"Periodic Time Series Forecasting with Bidirectional Long Short-Term Memory: Periodic Time Series Forecasting with Bidirectional LSTM","type":"article-journal"},"uris":["http://www.mendeley.com/documents/?uuid=745dec50-cc84-4fa6-b1b6-962d7006a38b"]}],"mendeley":{"formattedCitation":"[17]","plainTextFormattedCitation":"[17]","previouslyFormattedCitation":"[17]"},"properties":{"noteIndex":0},"schema":"https://github.com/citation-style-language/schema/raw/master/csl-citation.json"}</w:instrText>
      </w:r>
      <w:r w:rsidR="007974A2">
        <w:fldChar w:fldCharType="separate"/>
      </w:r>
      <w:r w:rsidR="00FB28D7" w:rsidRPr="00FB28D7">
        <w:rPr>
          <w:noProof/>
        </w:rPr>
        <w:t>[17]</w:t>
      </w:r>
      <w:r w:rsidR="007974A2">
        <w:fldChar w:fldCharType="end"/>
      </w:r>
      <w:r w:rsidR="007974A2">
        <w:t xml:space="preserve"> mencionan que </w:t>
      </w:r>
      <w:r>
        <w:t>probaron</w:t>
      </w:r>
      <w:r w:rsidR="007974A2">
        <w:t xml:space="preserve"> las redes BI</w:t>
      </w:r>
      <w:r>
        <w:t xml:space="preserve">-LSTM sobre el </w:t>
      </w:r>
      <w:r w:rsidR="003D7CB1">
        <w:t>conjunto de datos</w:t>
      </w:r>
      <w:r>
        <w:t xml:space="preserve"> M3 en el periodo trimestral comparándolo con el modelo</w:t>
      </w:r>
      <w:r w:rsidR="006B629C">
        <w:t xml:space="preserve"> </w:t>
      </w:r>
      <w:r w:rsidR="006B629C" w:rsidRPr="006B629C">
        <w:t xml:space="preserve">Media móvil integrada </w:t>
      </w:r>
      <w:proofErr w:type="spellStart"/>
      <w:r w:rsidR="006B629C" w:rsidRPr="006B629C">
        <w:t>autorregresiva</w:t>
      </w:r>
      <w:proofErr w:type="spellEnd"/>
      <w:r w:rsidR="006B629C">
        <w:t xml:space="preserve"> </w:t>
      </w:r>
      <w:r w:rsidR="006B629C" w:rsidRPr="00460128">
        <w:t>ARIMA</w:t>
      </w:r>
      <w:r>
        <w:t xml:space="preserve"> (</w:t>
      </w:r>
      <w:r w:rsidR="006B629C" w:rsidRPr="009A25AC">
        <w:rPr>
          <w:i/>
        </w:rPr>
        <w:t>Auto-</w:t>
      </w:r>
      <w:proofErr w:type="spellStart"/>
      <w:r w:rsidR="006B629C" w:rsidRPr="009A25AC">
        <w:rPr>
          <w:i/>
        </w:rPr>
        <w:t>Regressive</w:t>
      </w:r>
      <w:proofErr w:type="spellEnd"/>
      <w:r w:rsidR="006B629C" w:rsidRPr="009A25AC">
        <w:rPr>
          <w:i/>
        </w:rPr>
        <w:t xml:space="preserve"> </w:t>
      </w:r>
      <w:proofErr w:type="spellStart"/>
      <w:r w:rsidR="006B629C" w:rsidRPr="009A25AC">
        <w:rPr>
          <w:i/>
        </w:rPr>
        <w:t>Integrated</w:t>
      </w:r>
      <w:proofErr w:type="spellEnd"/>
      <w:r w:rsidR="006B629C" w:rsidRPr="009A25AC">
        <w:rPr>
          <w:i/>
        </w:rPr>
        <w:t xml:space="preserve"> </w:t>
      </w:r>
      <w:proofErr w:type="spellStart"/>
      <w:r w:rsidR="006B629C" w:rsidRPr="009A25AC">
        <w:rPr>
          <w:i/>
        </w:rPr>
        <w:t>Moving</w:t>
      </w:r>
      <w:proofErr w:type="spellEnd"/>
      <w:r w:rsidR="006B629C" w:rsidRPr="009A25AC">
        <w:rPr>
          <w:i/>
        </w:rPr>
        <w:t xml:space="preserve"> </w:t>
      </w:r>
      <w:proofErr w:type="spellStart"/>
      <w:r w:rsidR="006B629C" w:rsidRPr="009A25AC">
        <w:rPr>
          <w:i/>
        </w:rPr>
        <w:t>Average</w:t>
      </w:r>
      <w:proofErr w:type="spellEnd"/>
      <w:r>
        <w:t>)</w:t>
      </w:r>
      <w:r>
        <w:fldChar w:fldCharType="begin" w:fldLock="1"/>
      </w:r>
      <w:r w:rsidR="007836C7">
        <w:instrText>ADDIN CSL_CITATION {"citationItems":[{"id":"ITEM-1","itemData":{"DOI":"https://doi.org/10.1016/B978-0-12-814761-0.00012-5","ISBN":"978-0-12-814761-0","author":[{"dropping-particle":"","family":"Kotu","given":"Vijay","non-dropping-particle":"","parse-names":false,"suffix":""},{"dropping-particle":"","family":"Deshpande","given":"Bala","non-dropping-particle":"","parse-names":false,"suffix":""}],"editor":[{"dropping-particle":"","family":"Kotu","given":"Vijay","non-dropping-particle":"","parse-names":false,"suffix":""},{"dropping-particle":"","family":"Deshpande","given":"Bala B T - Data Science (Second Edition)","non-dropping-particle":"","parse-names":false,"suffix":""}],"id":"ITEM-1","issued":{"date-parts":[["2019"]]},"page":"395-445","publisher":"Morgan Kaufmann","title":"Chapter 12 - Time Series Forecasting","type":"chapter"},"uris":["http://www.mendeley.com/documents/?uuid=0946c4b8-df24-4f77-9abc-175958d89e23"]}],"mendeley":{"formattedCitation":"[2]","plainTextFormattedCitation":"[2]","previouslyFormattedCitation":"[2]"},"properties":{"noteIndex":0},"schema":"https://github.com/citation-style-language/schema/raw/master/csl-citation.json"}</w:instrText>
      </w:r>
      <w:r>
        <w:fldChar w:fldCharType="separate"/>
      </w:r>
      <w:r w:rsidR="00FB28D7" w:rsidRPr="00FB28D7">
        <w:rPr>
          <w:noProof/>
        </w:rPr>
        <w:t>[2]</w:t>
      </w:r>
      <w:r>
        <w:fldChar w:fldCharType="end"/>
      </w:r>
      <w:r>
        <w:t xml:space="preserve"> y otros, donde BI-LSTM tuvo un mejor rendimiento.</w:t>
      </w:r>
    </w:p>
    <w:p w14:paraId="443D199B" w14:textId="770C1EE1" w:rsidR="007974A2" w:rsidRDefault="007974A2" w:rsidP="00F02B6C">
      <w:pPr>
        <w:spacing w:after="160"/>
        <w:jc w:val="both"/>
      </w:pPr>
      <w:r>
        <w:br w:type="page"/>
      </w:r>
    </w:p>
    <w:p w14:paraId="340D50B7" w14:textId="24E0F1F9" w:rsidR="0063394D" w:rsidRDefault="0063394D" w:rsidP="00123D9D">
      <w:pPr>
        <w:pStyle w:val="Ttulo2"/>
        <w:numPr>
          <w:ilvl w:val="0"/>
          <w:numId w:val="3"/>
        </w:numPr>
        <w:ind w:left="426"/>
      </w:pPr>
      <w:bookmarkStart w:id="20" w:name="_Toc189755929"/>
      <w:r w:rsidRPr="00123D9D">
        <w:rPr>
          <w:szCs w:val="28"/>
        </w:rPr>
        <w:lastRenderedPageBreak/>
        <w:t>Evaluación de desempeño de los modelos predictivos</w:t>
      </w:r>
      <w:bookmarkEnd w:id="20"/>
    </w:p>
    <w:p w14:paraId="64AF9DA2" w14:textId="77777777" w:rsidR="0063394D" w:rsidRDefault="0063394D" w:rsidP="00F02B6C"/>
    <w:p w14:paraId="49584BA3" w14:textId="25E052D3" w:rsidR="00543796" w:rsidRDefault="00543796" w:rsidP="00F02B6C">
      <w:pPr>
        <w:jc w:val="both"/>
      </w:pPr>
      <w:r>
        <w:t>El desempeño es la forma de evaluar el modelo, se utiliza</w:t>
      </w:r>
      <w:r w:rsidRPr="008E5609">
        <w:t xml:space="preserve"> </w:t>
      </w:r>
      <w:r>
        <w:t>para comparar los valores predichos del modelo</w:t>
      </w:r>
      <w:r w:rsidRPr="008E5609">
        <w:t xml:space="preserve"> </w:t>
      </w:r>
      <w:r>
        <w:t>entrenado, con  los valores observados</w:t>
      </w:r>
      <w:r>
        <w:fldChar w:fldCharType="begin" w:fldLock="1"/>
      </w:r>
      <w:r w:rsidR="0088236D">
        <w:instrText>ADDIN CSL_CITATION {"citationItems":[{"id":"ITEM-1","itemData":{"abstract":"Performance metrics (error measures) are vital components of the evaluation frameworks in various fields. The intention of this study was to overview of a variety of performance metrics and approaches to their classification. The main goal of the study was to develop a typology that will help to improve our knowledge and understanding of metrics and facilitate their selection in machine learning regression, forecasting and prognostics. Based on the analysis of the structure of numerous performance metrics, we propose a framework of metrics which includes four (4) categories: primary metrics, extended metrics, composite metrics, and hybrid sets of metrics. The paper identified three (3) key components (dimensions) that determine the structure and properties of primary metrics: method of determining point distance, method of normalization, method of aggregation of point distances over a data set.","author":[{"dropping-particle":"","family":"Botchkarev","given":"Alexei","non-dropping-particle":"","parse-names":false,"suffix":""}],"id":"ITEM-1","issued":{"date-parts":[["2018"]]},"title":"Performance Metrics (Error Measures) in Machine Learning Regression, Forecasting and Prognostics: Properties and Typology","type":"article-journal"},"uris":["http://www.mendeley.com/documents/?uuid=37d08c43-3c86-3034-a3e3-2af942979001"]}],"mendeley":{"formattedCitation":"[19]","plainTextFormattedCitation":"[19]","previouslyFormattedCitation":"[19]"},"properties":{"noteIndex":0},"schema":"https://github.com/citation-style-language/schema/raw/master/csl-citation.json"}</w:instrText>
      </w:r>
      <w:r>
        <w:fldChar w:fldCharType="separate"/>
      </w:r>
      <w:r w:rsidR="0088236D" w:rsidRPr="0088236D">
        <w:rPr>
          <w:noProof/>
        </w:rPr>
        <w:t>[19]</w:t>
      </w:r>
      <w:r>
        <w:fldChar w:fldCharType="end"/>
      </w:r>
    </w:p>
    <w:p w14:paraId="43FE7363" w14:textId="77777777" w:rsidR="007C4824" w:rsidRDefault="007C4824" w:rsidP="00F02B6C">
      <w:pPr>
        <w:jc w:val="both"/>
      </w:pPr>
    </w:p>
    <w:p w14:paraId="75B4D9D0" w14:textId="401FA702" w:rsidR="007C4824" w:rsidRDefault="007C2972" w:rsidP="00F02B6C">
      <w:pPr>
        <w:jc w:val="both"/>
      </w:pPr>
      <w:r>
        <w:t>La</w:t>
      </w:r>
      <w:r w:rsidR="00A14EFB">
        <w:t xml:space="preserve"> d</w:t>
      </w:r>
      <w:r w:rsidRPr="007C2972">
        <w:t>istancia media cuadrática mínima</w:t>
      </w:r>
      <w:r w:rsidR="007C4824">
        <w:t xml:space="preserve"> </w:t>
      </w:r>
      <w:r>
        <w:t>- RMSE</w:t>
      </w:r>
      <w:r w:rsidRPr="003B7CB0">
        <w:rPr>
          <w:i/>
        </w:rPr>
        <w:t xml:space="preserve"> </w:t>
      </w:r>
      <w:r w:rsidR="007C4824">
        <w:t>(</w:t>
      </w:r>
      <w:proofErr w:type="spellStart"/>
      <w:r w:rsidRPr="003B7CB0">
        <w:rPr>
          <w:i/>
        </w:rPr>
        <w:t>Root</w:t>
      </w:r>
      <w:proofErr w:type="spellEnd"/>
      <w:r w:rsidRPr="003B7CB0">
        <w:rPr>
          <w:i/>
        </w:rPr>
        <w:t xml:space="preserve"> Mean </w:t>
      </w:r>
      <w:proofErr w:type="spellStart"/>
      <w:r w:rsidRPr="003B7CB0">
        <w:rPr>
          <w:i/>
        </w:rPr>
        <w:t>Square</w:t>
      </w:r>
      <w:proofErr w:type="spellEnd"/>
      <w:r w:rsidRPr="003B7CB0">
        <w:rPr>
          <w:i/>
        </w:rPr>
        <w:t xml:space="preserve"> </w:t>
      </w:r>
      <w:proofErr w:type="spellStart"/>
      <w:r w:rsidRPr="003B7CB0">
        <w:rPr>
          <w:i/>
        </w:rPr>
        <w:t>Errors</w:t>
      </w:r>
      <w:proofErr w:type="spellEnd"/>
      <w:r w:rsidR="007C4824">
        <w:t>)</w:t>
      </w:r>
      <w:r w:rsidR="00410C51">
        <w:t xml:space="preserve">: </w:t>
      </w:r>
      <w:r w:rsidR="007C4824" w:rsidRPr="00C77E78">
        <w:t>el error cuadrático medio es una medida de las diferencias entre los valores predichos por un modelo y los valores observados.</w:t>
      </w:r>
    </w:p>
    <w:p w14:paraId="3614F59A" w14:textId="77777777" w:rsidR="007C4824" w:rsidRDefault="007C4824" w:rsidP="00F02B6C">
      <w:pPr>
        <w:jc w:val="both"/>
      </w:pPr>
    </w:p>
    <w:p w14:paraId="5D1EE44B" w14:textId="67B371DC" w:rsidR="007C4824" w:rsidRPr="0095327E" w:rsidRDefault="007C4824" w:rsidP="00F02B6C">
      <w:pPr>
        <w:jc w:val="both"/>
      </w:pPr>
      <m:oMath>
        <m:r>
          <w:rPr>
            <w:rFonts w:ascii="Cambria Math" w:hAnsi="Cambria Math"/>
          </w:rPr>
          <m:t>RMSE=</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e>
                        </m:d>
                      </m:e>
                      <m:sup>
                        <m:r>
                          <w:rPr>
                            <w:rFonts w:ascii="Cambria Math" w:hAnsi="Cambria Math"/>
                          </w:rPr>
                          <m:t>2</m:t>
                        </m:r>
                      </m:sup>
                    </m:sSup>
                  </m:e>
                </m:nary>
              </m:num>
              <m:den>
                <m:r>
                  <w:rPr>
                    <w:rFonts w:ascii="Cambria Math" w:hAnsi="Cambria Math"/>
                  </w:rPr>
                  <m:t>N</m:t>
                </m:r>
              </m:den>
            </m:f>
          </m:e>
        </m:rad>
      </m:oMath>
      <w:r w:rsidR="0095327E">
        <w:t xml:space="preserve">                                                                                            (1)</w:t>
      </w:r>
    </w:p>
    <w:p w14:paraId="07F33895" w14:textId="77777777" w:rsidR="00A14EFB" w:rsidRDefault="00A14EFB" w:rsidP="00F02B6C">
      <w:pPr>
        <w:jc w:val="both"/>
      </w:pPr>
    </w:p>
    <w:p w14:paraId="25555DE0" w14:textId="046FD3D4" w:rsidR="007C4824" w:rsidRDefault="00E501A8" w:rsidP="00F02B6C">
      <w:pPr>
        <w:jc w:val="both"/>
      </w:pPr>
      <w:r>
        <w:t>En la formula (1)</w:t>
      </w:r>
      <w:r w:rsidR="007C4824">
        <w:t xml:space="preserve">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sidR="007C4824">
        <w:t xml:space="preserve"> es el valor predicho y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sidR="007C4824">
        <w:t xml:space="preserve"> es el valor real</w:t>
      </w:r>
      <w:r w:rsidR="007C4824">
        <w:fldChar w:fldCharType="begin" w:fldLock="1"/>
      </w:r>
      <w:r w:rsidR="007836C7">
        <w:instrText>ADDIN CSL_CITATION {"citationItems":[{"id":"ITEM-1","itemData":{"DOI":"10.1088/1757-899X/324/1/012049","ISSN":"1757899X","abstract":"Most existing Collaborative Filtering (CF) algorithms predict a rating as the preference of an active user toward a given item, which is always a decimal fraction. Meanwhile, the actual ratings in most data sets are integers. In this paper, we discuss and demonstrate why rounding can bring different influences to these two metrics; prove that rounding is necessary in post-processing of the predicted ratings, eliminate of model prediction bias, improving the accuracy of the prediction. In addition, we also propose two new rounding approaches based on the predicted rating probability distribution, which can be used to round the predicted rating to an optimal integer rating, and get better prediction accuracy compared to the Basic Rounding approach. Extensive experiments on different data sets validate the correctness of our analysis and the effectiveness of our proposed rounding approaches.","author":[{"dropping-particle":"","family":"Wang","given":"Weijie","non-dropping-particle":"","parse-names":false,"suffix":""},{"dropping-particle":"","family":"Lu","given":"Yanmin","non-dropping-particle":"","parse-names":false,"suffix":""}],"container-title":"IOP Conference Series: Materials Science and Engineering","id":"ITEM-1","issue":"1","issued":{"date-parts":[["2018"]]},"title":"Analysis of the Mean Absolute Error (MAE) and the Root Mean Square Error (RMSE) in Assessing Rounding Model","type":"paper-conference","volume":"324"},"uris":["http://www.mendeley.com/documents/?uuid=7aedcb73-8057-3e33-8fee-8074405c1393"]}],"mendeley":{"formattedCitation":"[8]","plainTextFormattedCitation":"[8]","previouslyFormattedCitation":"[8]"},"properties":{"noteIndex":0},"schema":"https://github.com/citation-style-language/schema/raw/master/csl-citation.json"}</w:instrText>
      </w:r>
      <w:r w:rsidR="007C4824">
        <w:fldChar w:fldCharType="separate"/>
      </w:r>
      <w:r w:rsidR="00FB28D7" w:rsidRPr="00FB28D7">
        <w:rPr>
          <w:noProof/>
        </w:rPr>
        <w:t>[8]</w:t>
      </w:r>
      <w:r w:rsidR="007C4824">
        <w:fldChar w:fldCharType="end"/>
      </w:r>
    </w:p>
    <w:p w14:paraId="1F38099C" w14:textId="77777777" w:rsidR="00C3672F" w:rsidRDefault="00C3672F" w:rsidP="00F02B6C">
      <w:pPr>
        <w:jc w:val="both"/>
      </w:pPr>
    </w:p>
    <w:p w14:paraId="43D57193" w14:textId="642A8E5C" w:rsidR="00C3672F" w:rsidRDefault="00C3672F" w:rsidP="00F02B6C">
      <w:pPr>
        <w:jc w:val="both"/>
      </w:pPr>
      <w:r>
        <w:t xml:space="preserve">El </w:t>
      </w:r>
      <w:r w:rsidR="007C2972">
        <w:t xml:space="preserve">error medio absoluto - </w:t>
      </w:r>
      <w:r w:rsidR="007C2972" w:rsidRPr="00460128">
        <w:t>MAE</w:t>
      </w:r>
      <w:r w:rsidR="007C2972" w:rsidRPr="00884F73">
        <w:rPr>
          <w:i/>
        </w:rPr>
        <w:t xml:space="preserve"> </w:t>
      </w:r>
      <w:r w:rsidRPr="00460128">
        <w:t>(</w:t>
      </w:r>
      <w:r w:rsidR="007C2972" w:rsidRPr="00884F73">
        <w:rPr>
          <w:i/>
        </w:rPr>
        <w:t xml:space="preserve">mean </w:t>
      </w:r>
      <w:proofErr w:type="spellStart"/>
      <w:r w:rsidR="007C2972" w:rsidRPr="00884F73">
        <w:rPr>
          <w:i/>
        </w:rPr>
        <w:t>absolute</w:t>
      </w:r>
      <w:proofErr w:type="spellEnd"/>
      <w:r w:rsidR="007C2972" w:rsidRPr="00884F73">
        <w:rPr>
          <w:i/>
        </w:rPr>
        <w:t xml:space="preserve"> error</w:t>
      </w:r>
      <w:r w:rsidRPr="00460128">
        <w:t>)</w:t>
      </w:r>
      <w:r>
        <w:fldChar w:fldCharType="begin" w:fldLock="1"/>
      </w:r>
      <w:r w:rsidR="007836C7">
        <w:instrText>ADDIN CSL_CITATION {"citationItems":[{"id":"ITEM-1","itemData":{"DOI":"10.1088/1757-899X/324/1/012049","ISSN":"1757899X","abstract":"Most existing Collaborative Filtering (CF) algorithms predict a rating as the preference of an active user toward a given item, which is always a decimal fraction. Meanwhile, the actual ratings in most data sets are integers. In this paper, we discuss and demonstrate why rounding can bring different influences to these two metrics; prove that rounding is necessary in post-processing of the predicted ratings, eliminate of model prediction bias, improving the accuracy of the prediction. In addition, we also propose two new rounding approaches based on the predicted rating probability distribution, which can be used to round the predicted rating to an optimal integer rating, and get better prediction accuracy compared to the Basic Rounding approach. Extensive experiments on different data sets validate the correctness of our analysis and the effectiveness of our proposed rounding approaches.","author":[{"dropping-particle":"","family":"Wang","given":"Weijie","non-dropping-particle":"","parse-names":false,"suffix":""},{"dropping-particle":"","family":"Lu","given":"Yanmin","non-dropping-particle":"","parse-names":false,"suffix":""}],"container-title":"IOP Conference Series: Materials Science and Engineering","id":"ITEM-1","issue":"1","issued":{"date-parts":[["2018"]]},"title":"Analysis of the Mean Absolute Error (MAE) and the Root Mean Square Error (RMSE) in Assessing Rounding Model","type":"paper-conference","volume":"324"},"uris":["http://www.mendeley.com/documents/?uuid=7aedcb73-8057-3e33-8fee-8074405c1393"]}],"mendeley":{"formattedCitation":"[8]","plainTextFormattedCitation":"[8]","previouslyFormattedCitation":"[8]"},"properties":{"noteIndex":0},"schema":"https://github.com/citation-style-language/schema/raw/master/csl-citation.json"}</w:instrText>
      </w:r>
      <w:r>
        <w:fldChar w:fldCharType="separate"/>
      </w:r>
      <w:r w:rsidR="00FB28D7" w:rsidRPr="00FB28D7">
        <w:rPr>
          <w:noProof/>
        </w:rPr>
        <w:t>[8]</w:t>
      </w:r>
      <w:r>
        <w:fldChar w:fldCharType="end"/>
      </w:r>
      <w:r>
        <w:t xml:space="preserve"> </w:t>
      </w:r>
      <w:r w:rsidR="007C2972">
        <w:t>se calcula de la siguiente forma:</w:t>
      </w:r>
    </w:p>
    <w:p w14:paraId="0B8F5C79" w14:textId="77777777" w:rsidR="0095327E" w:rsidRDefault="0095327E" w:rsidP="00F02B6C">
      <w:pPr>
        <w:jc w:val="both"/>
      </w:pPr>
    </w:p>
    <w:p w14:paraId="5FEAF9F6" w14:textId="240B329F" w:rsidR="0097330F" w:rsidRDefault="0097330F" w:rsidP="00F02B6C">
      <w:pPr>
        <w:jc w:val="both"/>
      </w:pPr>
      <m:oMath>
        <m:r>
          <w:rPr>
            <w:rFonts w:ascii="Cambria Math" w:hAnsi="Cambria Math"/>
          </w:rPr>
          <m:t xml:space="preserve">MAE=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e>
                </m:d>
              </m:e>
            </m:nary>
          </m:num>
          <m:den>
            <m:r>
              <w:rPr>
                <w:rFonts w:ascii="Cambria Math" w:hAnsi="Cambria Math"/>
              </w:rPr>
              <m:t>N</m:t>
            </m:r>
          </m:den>
        </m:f>
        <m:r>
          <w:rPr>
            <w:rFonts w:ascii="Cambria Math" w:hAnsi="Cambria Math"/>
          </w:rPr>
          <m:t xml:space="preserve"> </m:t>
        </m:r>
      </m:oMath>
      <w:r w:rsidR="0095327E">
        <w:t xml:space="preserve">                                                                                                  (2)</w:t>
      </w:r>
    </w:p>
    <w:p w14:paraId="15DB329A" w14:textId="77777777" w:rsidR="0095327E" w:rsidRDefault="0095327E" w:rsidP="00F02B6C">
      <w:pPr>
        <w:jc w:val="both"/>
      </w:pPr>
    </w:p>
    <w:p w14:paraId="29FD8E1F" w14:textId="5C407EA5" w:rsidR="0097330F" w:rsidRDefault="00E501A8" w:rsidP="00F02B6C">
      <w:pPr>
        <w:jc w:val="both"/>
      </w:pPr>
      <w:r>
        <w:t xml:space="preserve">En la formula (2) </w:t>
      </w:r>
      <w:r w:rsidR="0097330F">
        <w:t xml:space="preserve">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sidR="0097330F">
        <w:t xml:space="preserve"> es el valor predicho y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sidR="0097330F">
        <w:t xml:space="preserve"> es el valor real</w:t>
      </w:r>
      <w:r w:rsidR="0097330F">
        <w:fldChar w:fldCharType="begin" w:fldLock="1"/>
      </w:r>
      <w:r w:rsidR="007836C7">
        <w:instrText>ADDIN CSL_CITATION {"citationItems":[{"id":"ITEM-1","itemData":{"DOI":"10.1088/1757-899X/324/1/012049","ISSN":"1757899X","abstract":"Most existing Collaborative Filtering (CF) algorithms predict a rating as the preference of an active user toward a given item, which is always a decimal fraction. Meanwhile, the actual ratings in most data sets are integers. In this paper, we discuss and demonstrate why rounding can bring different influences to these two metrics; prove that rounding is necessary in post-processing of the predicted ratings, eliminate of model prediction bias, improving the accuracy of the prediction. In addition, we also propose two new rounding approaches based on the predicted rating probability distribution, which can be used to round the predicted rating to an optimal integer rating, and get better prediction accuracy compared to the Basic Rounding approach. Extensive experiments on different data sets validate the correctness of our analysis and the effectiveness of our proposed rounding approaches.","author":[{"dropping-particle":"","family":"Wang","given":"Weijie","non-dropping-particle":"","parse-names":false,"suffix":""},{"dropping-particle":"","family":"Lu","given":"Yanmin","non-dropping-particle":"","parse-names":false,"suffix":""}],"container-title":"IOP Conference Series: Materials Science and Engineering","id":"ITEM-1","issue":"1","issued":{"date-parts":[["2018"]]},"title":"Analysis of the Mean Absolute Error (MAE) and the Root Mean Square Error (RMSE) in Assessing Rounding Model","type":"paper-conference","volume":"324"},"uris":["http://www.mendeley.com/documents/?uuid=7aedcb73-8057-3e33-8fee-8074405c1393"]}],"mendeley":{"formattedCitation":"[8]","plainTextFormattedCitation":"[8]","previouslyFormattedCitation":"[8]"},"properties":{"noteIndex":0},"schema":"https://github.com/citation-style-language/schema/raw/master/csl-citation.json"}</w:instrText>
      </w:r>
      <w:r w:rsidR="0097330F">
        <w:fldChar w:fldCharType="separate"/>
      </w:r>
      <w:r w:rsidR="00FB28D7" w:rsidRPr="00FB28D7">
        <w:rPr>
          <w:noProof/>
        </w:rPr>
        <w:t>[8]</w:t>
      </w:r>
      <w:r w:rsidR="0097330F">
        <w:fldChar w:fldCharType="end"/>
      </w:r>
      <w:r w:rsidR="0097330F">
        <w:t xml:space="preserve">, </w:t>
      </w:r>
    </w:p>
    <w:p w14:paraId="7AC592C7" w14:textId="77777777" w:rsidR="00543796" w:rsidRDefault="00543796" w:rsidP="00F02B6C">
      <w:pPr>
        <w:jc w:val="both"/>
      </w:pPr>
    </w:p>
    <w:p w14:paraId="089CE7AA" w14:textId="57395A89" w:rsidR="00543796" w:rsidRDefault="00543796" w:rsidP="00F02B6C">
      <w:pPr>
        <w:jc w:val="both"/>
      </w:pPr>
      <w:r>
        <w:t xml:space="preserve">La métrica </w:t>
      </w:r>
      <w:r w:rsidR="007C2972">
        <w:t xml:space="preserve">Error Absoluto Medio Porcentual Simétrico - </w:t>
      </w:r>
      <w:r w:rsidR="007C2972" w:rsidRPr="002D4C7A">
        <w:t>SMAPE</w:t>
      </w:r>
      <w:r w:rsidR="007C2972">
        <w:t xml:space="preserve"> </w:t>
      </w:r>
      <w:r w:rsidRPr="002D4C7A">
        <w:t>(</w:t>
      </w:r>
      <w:proofErr w:type="spellStart"/>
      <w:r w:rsidR="007C2972" w:rsidRPr="00C3672F">
        <w:rPr>
          <w:i/>
        </w:rPr>
        <w:t>Symmetric</w:t>
      </w:r>
      <w:proofErr w:type="spellEnd"/>
      <w:r w:rsidR="007C2972" w:rsidRPr="00C3672F">
        <w:rPr>
          <w:i/>
        </w:rPr>
        <w:t xml:space="preserve"> Mean </w:t>
      </w:r>
      <w:proofErr w:type="spellStart"/>
      <w:r w:rsidR="007C2972" w:rsidRPr="00C3672F">
        <w:rPr>
          <w:i/>
        </w:rPr>
        <w:t>Absolute</w:t>
      </w:r>
      <w:proofErr w:type="spellEnd"/>
      <w:r w:rsidR="007C2972" w:rsidRPr="00C3672F">
        <w:rPr>
          <w:i/>
        </w:rPr>
        <w:t xml:space="preserve"> </w:t>
      </w:r>
      <w:proofErr w:type="spellStart"/>
      <w:r w:rsidR="007C2972" w:rsidRPr="00C3672F">
        <w:rPr>
          <w:i/>
        </w:rPr>
        <w:t>Percentage</w:t>
      </w:r>
      <w:proofErr w:type="spellEnd"/>
      <w:r w:rsidR="007C2972" w:rsidRPr="00C3672F">
        <w:rPr>
          <w:i/>
        </w:rPr>
        <w:t xml:space="preserve"> Error</w:t>
      </w:r>
      <w:r w:rsidRPr="002D4C7A">
        <w:t>)</w:t>
      </w:r>
      <w:r>
        <w:fldChar w:fldCharType="begin" w:fldLock="1"/>
      </w:r>
      <w:r w:rsidR="007836C7">
        <w:instrText>ADDIN CSL_CITATION {"citationItems":[{"id":"ITEM-1","itemData":{"URL":"https://towardsdatascience.com/choosing-the-correct-error-metric-mape-vs-smape-5328dec53fac","accessed":{"date-parts":[["2022","10","12"]]},"id":"ITEM-1","issued":{"date-parts":[["2020"]]},"title":"Choosing the correct error metric: MAPE vs. sMAPE","type":"webpage"},"uris":["http://www.mendeley.com/documents/?uuid=1d252ca0-140e-4292-a8cc-b73e2cb0c902"]}],"mendeley":{"formattedCitation":"[12]","plainTextFormattedCitation":"[12]","previouslyFormattedCitation":"[12]"},"properties":{"noteIndex":0},"schema":"https://github.com/citation-style-language/schema/raw/master/csl-citation.json"}</w:instrText>
      </w:r>
      <w:r>
        <w:fldChar w:fldCharType="separate"/>
      </w:r>
      <w:r w:rsidR="00FB28D7" w:rsidRPr="00FB28D7">
        <w:rPr>
          <w:noProof/>
        </w:rPr>
        <w:t>[12]</w:t>
      </w:r>
      <w:r>
        <w:fldChar w:fldCharType="end"/>
      </w:r>
      <w:r w:rsidR="000355FF">
        <w:t xml:space="preserve"> </w:t>
      </w:r>
      <w:r w:rsidR="007C2972">
        <w:t>se calcula de la siguiente forma:</w:t>
      </w:r>
    </w:p>
    <w:p w14:paraId="0434AF39" w14:textId="77777777" w:rsidR="000355FF" w:rsidRDefault="000355FF" w:rsidP="00F02B6C">
      <w:pPr>
        <w:jc w:val="both"/>
      </w:pPr>
    </w:p>
    <w:p w14:paraId="1F3C44E9" w14:textId="621C3D36" w:rsidR="000355FF" w:rsidRDefault="000355FF" w:rsidP="00F02B6C">
      <w:pPr>
        <w:jc w:val="both"/>
      </w:pPr>
      <m:oMath>
        <m:r>
          <w:rPr>
            <w:rFonts w:ascii="Cambria Math" w:hAnsi="Cambria Math"/>
          </w:rPr>
          <m:t>SMAPE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grow m:val="1"/>
            <m:ctrlPr>
              <w:rPr>
                <w:rFonts w:ascii="Cambria Math" w:hAnsi="Cambria Math"/>
              </w:rPr>
            </m:ctrlPr>
          </m:naryPr>
          <m:sub>
            <m:r>
              <w:rPr>
                <w:rFonts w:ascii="Cambria Math" w:eastAsia="Cambria Math" w:hAnsi="Cambria Math" w:cs="Cambria Math"/>
              </w:rPr>
              <m:t>t=1</m:t>
            </m:r>
          </m:sub>
          <m:sup>
            <m:r>
              <w:rPr>
                <w:rFonts w:ascii="Cambria Math" w:eastAsia="Cambria Math" w:hAnsi="Cambria Math" w:cs="Cambria Math"/>
              </w:rPr>
              <m:t>n</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d>
                <m:r>
                  <w:rPr>
                    <w:rFonts w:ascii="Cambria Math" w:hAnsi="Cambria Math"/>
                  </w:rPr>
                  <m:t>/2</m:t>
                </m:r>
              </m:den>
            </m:f>
          </m:e>
        </m:nary>
      </m:oMath>
      <w:r w:rsidR="0095327E">
        <w:t xml:space="preserve">                                                                                            (3)</w:t>
      </w:r>
    </w:p>
    <w:p w14:paraId="670C09BE" w14:textId="77777777" w:rsidR="0095327E" w:rsidRPr="003B7CB0" w:rsidRDefault="0095327E" w:rsidP="00F02B6C">
      <w:pPr>
        <w:jc w:val="both"/>
      </w:pPr>
    </w:p>
    <w:p w14:paraId="7432C99D" w14:textId="3CFD87E7" w:rsidR="000355FF" w:rsidRDefault="00E501A8" w:rsidP="00F02B6C">
      <w:pPr>
        <w:jc w:val="both"/>
      </w:pPr>
      <w:r>
        <w:t xml:space="preserve">En la formula (3)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97330F">
        <w:t xml:space="preserve"> el valor pronosticado,</w:t>
      </w:r>
      <w:r w:rsidR="00C3672F">
        <w:t xml:space="preserve">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C3672F">
        <w:t xml:space="preserve"> es el valor observado</w:t>
      </w:r>
      <w:r w:rsidR="0097330F">
        <w:t xml:space="preserve"> y n es el tamaño de la muestra</w:t>
      </w:r>
      <w:r w:rsidR="00C3672F">
        <w:t>.</w:t>
      </w:r>
    </w:p>
    <w:p w14:paraId="44A7AC6E" w14:textId="77777777" w:rsidR="002157C1" w:rsidRDefault="002157C1" w:rsidP="00F02B6C">
      <w:pPr>
        <w:jc w:val="both"/>
      </w:pPr>
    </w:p>
    <w:bookmarkEnd w:id="16"/>
    <w:p w14:paraId="6579FE3D" w14:textId="141B57B5" w:rsidR="00706A87" w:rsidRPr="00781161" w:rsidRDefault="00706A87">
      <w:pPr>
        <w:spacing w:after="160" w:line="259" w:lineRule="auto"/>
      </w:pPr>
      <w:r w:rsidRPr="00781161">
        <w:br w:type="page"/>
      </w:r>
    </w:p>
    <w:p w14:paraId="363BADDA" w14:textId="77777777" w:rsidR="003A197B" w:rsidRDefault="003A197B" w:rsidP="003A197B"/>
    <w:p w14:paraId="2A895D70" w14:textId="77777777" w:rsidR="003A197B" w:rsidRDefault="003A197B" w:rsidP="003A197B"/>
    <w:p w14:paraId="72D251F9" w14:textId="77777777" w:rsidR="003A197B" w:rsidRDefault="003A197B" w:rsidP="003A197B"/>
    <w:p w14:paraId="099FB7D2" w14:textId="77777777" w:rsidR="003A197B" w:rsidRDefault="003A197B" w:rsidP="003A197B"/>
    <w:p w14:paraId="4F5B983A" w14:textId="77777777" w:rsidR="003A197B" w:rsidRDefault="003A197B" w:rsidP="003A197B"/>
    <w:p w14:paraId="780083A8" w14:textId="33EB2544" w:rsidR="00706A87" w:rsidRDefault="00706A87" w:rsidP="00706A87">
      <w:pPr>
        <w:pStyle w:val="Ttulo1"/>
      </w:pPr>
      <w:bookmarkStart w:id="21" w:name="_Toc189755930"/>
      <w:r>
        <w:t>Capítulo 3</w:t>
      </w:r>
      <w:bookmarkEnd w:id="21"/>
    </w:p>
    <w:p w14:paraId="773BF4ED" w14:textId="77777777" w:rsidR="00706A87" w:rsidRDefault="00706A87" w:rsidP="003A197B"/>
    <w:p w14:paraId="06ADA797" w14:textId="77777777" w:rsidR="008C43B3" w:rsidRDefault="008C43B3" w:rsidP="003A197B"/>
    <w:p w14:paraId="4F02F9B6" w14:textId="77777777" w:rsidR="008C43B3" w:rsidRDefault="008C43B3" w:rsidP="003A197B"/>
    <w:p w14:paraId="24CD4D29" w14:textId="5C21C3EC" w:rsidR="00706A87" w:rsidRDefault="00706A87" w:rsidP="006F44D6">
      <w:pPr>
        <w:pStyle w:val="Ttulo1"/>
        <w:tabs>
          <w:tab w:val="left" w:pos="284"/>
        </w:tabs>
      </w:pPr>
      <w:bookmarkStart w:id="22" w:name="_Toc189755931"/>
      <w:r>
        <w:t>Descripción del problema</w:t>
      </w:r>
      <w:bookmarkEnd w:id="22"/>
      <w:r>
        <w:br w:type="page"/>
      </w:r>
    </w:p>
    <w:p w14:paraId="3ECAE245" w14:textId="275F05FC" w:rsidR="00727A74" w:rsidRDefault="00706A87" w:rsidP="00C22747">
      <w:pPr>
        <w:jc w:val="both"/>
      </w:pPr>
      <w:r>
        <w:lastRenderedPageBreak/>
        <w:t>En este capítulo se describe la problemá</w:t>
      </w:r>
      <w:r w:rsidR="00A209AF">
        <w:t>tica a abarcar como así también la estructura organizacional.</w:t>
      </w:r>
    </w:p>
    <w:p w14:paraId="6E2EEC5E" w14:textId="77777777" w:rsidR="00E65CAF" w:rsidRPr="00E65CAF" w:rsidRDefault="00E65CAF" w:rsidP="004833B4"/>
    <w:p w14:paraId="2DA0F4E5" w14:textId="14A035FE" w:rsidR="00E65CAF" w:rsidRDefault="00E65CAF" w:rsidP="006F44D6">
      <w:pPr>
        <w:pStyle w:val="Ttulo2"/>
        <w:numPr>
          <w:ilvl w:val="0"/>
          <w:numId w:val="5"/>
        </w:numPr>
        <w:ind w:left="426" w:hanging="426"/>
        <w:rPr>
          <w:rStyle w:val="Ttulo2Car"/>
          <w:b/>
          <w:bCs/>
          <w:iCs/>
        </w:rPr>
      </w:pPr>
      <w:bookmarkStart w:id="23" w:name="_Toc189755932"/>
      <w:r w:rsidRPr="00E65CAF">
        <w:rPr>
          <w:rStyle w:val="Ttulo2Car"/>
          <w:b/>
          <w:bCs/>
          <w:iCs/>
        </w:rPr>
        <w:t>El problema</w:t>
      </w:r>
      <w:bookmarkEnd w:id="23"/>
    </w:p>
    <w:p w14:paraId="1F83BA93" w14:textId="77777777" w:rsidR="002A5DF1" w:rsidRPr="002A5DF1" w:rsidRDefault="002A5DF1" w:rsidP="002A5DF1">
      <w:pPr>
        <w:rPr>
          <w:rFonts w:eastAsiaTheme="majorEastAsia"/>
        </w:rPr>
      </w:pPr>
    </w:p>
    <w:p w14:paraId="3D2AB5E5" w14:textId="22DE27AA" w:rsidR="00E65CAF" w:rsidRDefault="00E65CAF" w:rsidP="002A5DF1">
      <w:pPr>
        <w:pStyle w:val="Prrafodelista"/>
        <w:ind w:left="0"/>
        <w:jc w:val="both"/>
      </w:pPr>
      <w:r>
        <w:t xml:space="preserve">El presente trabajo pretende hacer análisis de tráfico web </w:t>
      </w:r>
      <w:r w:rsidRPr="00A32BEA">
        <w:t xml:space="preserve">para poder estimar y predecir futuras demandas en </w:t>
      </w:r>
      <w:r>
        <w:t xml:space="preserve">las páginas institucionales de la Universidad Nacional de Misiones – </w:t>
      </w:r>
      <w:proofErr w:type="spellStart"/>
      <w:r>
        <w:t>U.Na.M</w:t>
      </w:r>
      <w:proofErr w:type="spellEnd"/>
      <w:r>
        <w:t>. Para lo cual se consideraran indicadores como volumen de tráfico, cantidad de conexiones, cantidad de visitantes, velocidad de carga de las paginas, páginas vistas, promedio de páginas por vista, porcentaje de rebote, entre otros indicadores según la disponibilidad de los mismos. Siendo provisto por parte del personal técnico referente institucional acceso a las herramientas de captura de datos estadístico de los siguientes enlaces:</w:t>
      </w:r>
    </w:p>
    <w:p w14:paraId="1B995353" w14:textId="77777777" w:rsidR="002A5DF1" w:rsidRDefault="002A5DF1" w:rsidP="002A5DF1">
      <w:pPr>
        <w:pStyle w:val="Prrafodelista"/>
        <w:ind w:left="0"/>
        <w:jc w:val="both"/>
      </w:pPr>
    </w:p>
    <w:p w14:paraId="2A90F686" w14:textId="77777777" w:rsidR="00E65CAF" w:rsidRDefault="00E65CAF" w:rsidP="007951F6">
      <w:pPr>
        <w:pStyle w:val="Prrafodelista"/>
        <w:numPr>
          <w:ilvl w:val="0"/>
          <w:numId w:val="4"/>
        </w:numPr>
        <w:ind w:left="709" w:hanging="284"/>
        <w:jc w:val="both"/>
      </w:pPr>
      <w:r>
        <w:t xml:space="preserve">Sitio Institucional de la </w:t>
      </w:r>
      <w:proofErr w:type="spellStart"/>
      <w:r>
        <w:t>U.Na.M</w:t>
      </w:r>
      <w:proofErr w:type="spellEnd"/>
      <w:r>
        <w:t xml:space="preserve">. disponible en </w:t>
      </w:r>
      <w:hyperlink r:id="rId17" w:history="1">
        <w:r w:rsidRPr="00C51346">
          <w:rPr>
            <w:rStyle w:val="Hipervnculo"/>
          </w:rPr>
          <w:t>https://unam.edu.ar/</w:t>
        </w:r>
      </w:hyperlink>
      <w:r>
        <w:t xml:space="preserve"> </w:t>
      </w:r>
    </w:p>
    <w:p w14:paraId="164E2E7A" w14:textId="6884B3A1" w:rsidR="00E65CAF" w:rsidRDefault="00ED0C8C" w:rsidP="007951F6">
      <w:pPr>
        <w:pStyle w:val="Prrafodelista"/>
        <w:numPr>
          <w:ilvl w:val="0"/>
          <w:numId w:val="4"/>
        </w:numPr>
        <w:ind w:left="709" w:hanging="284"/>
        <w:jc w:val="both"/>
      </w:pPr>
      <w:r>
        <w:t>Sitio de la E</w:t>
      </w:r>
      <w:r w:rsidR="00E65CAF">
        <w:t xml:space="preserve">ditorial Universitaria disponible en </w:t>
      </w:r>
      <w:hyperlink r:id="rId18" w:history="1">
        <w:r w:rsidR="00E65CAF" w:rsidRPr="00C51346">
          <w:rPr>
            <w:rStyle w:val="Hipervnculo"/>
          </w:rPr>
          <w:t>https://editorial.unam.edu.ar/</w:t>
        </w:r>
      </w:hyperlink>
      <w:r w:rsidR="00E65CAF">
        <w:t xml:space="preserve">  </w:t>
      </w:r>
    </w:p>
    <w:p w14:paraId="5059AFD9" w14:textId="77777777" w:rsidR="00E65CAF" w:rsidRDefault="00E65CAF" w:rsidP="007951F6">
      <w:pPr>
        <w:pStyle w:val="Prrafodelista"/>
        <w:numPr>
          <w:ilvl w:val="0"/>
          <w:numId w:val="4"/>
        </w:numPr>
        <w:ind w:left="709" w:hanging="284"/>
        <w:jc w:val="both"/>
      </w:pPr>
      <w:r>
        <w:t xml:space="preserve">Portal de acceso al contenido generado por la radio y la televisión de la Universidad disponible en </w:t>
      </w:r>
      <w:hyperlink r:id="rId19" w:history="1">
        <w:r w:rsidRPr="00C51346">
          <w:rPr>
            <w:rStyle w:val="Hipervnculo"/>
          </w:rPr>
          <w:t>https://transmedia.unam.edu.ar/</w:t>
        </w:r>
      </w:hyperlink>
      <w:r>
        <w:t xml:space="preserve"> </w:t>
      </w:r>
    </w:p>
    <w:p w14:paraId="641E5A49" w14:textId="77777777" w:rsidR="002A5DF1" w:rsidRDefault="002A5DF1" w:rsidP="002A5DF1">
      <w:pPr>
        <w:pStyle w:val="Prrafodelista"/>
        <w:ind w:left="1560"/>
        <w:jc w:val="both"/>
      </w:pPr>
    </w:p>
    <w:p w14:paraId="1666189E" w14:textId="589CB6C1" w:rsidR="00D44C3A" w:rsidRDefault="00E65CAF" w:rsidP="002A5DF1">
      <w:pPr>
        <w:ind w:left="150"/>
        <w:jc w:val="both"/>
      </w:pPr>
      <w:r>
        <w:t>De los sitios mencionados anteriormente se extraerán los datos para utilizar en este proyecto con la finalidad de realizar el pronóstico de series de tiempo de  tráfico web. Inicialmente como herramienta de</w:t>
      </w:r>
      <w:r w:rsidRPr="00244E9F">
        <w:t xml:space="preserve"> </w:t>
      </w:r>
      <w:r>
        <w:t>a</w:t>
      </w:r>
      <w:r w:rsidRPr="00244E9F">
        <w:t xml:space="preserve">cceso a los datos se dispone </w:t>
      </w:r>
      <w:r w:rsidR="00620813">
        <w:rPr>
          <w:i/>
        </w:rPr>
        <w:t>Google</w:t>
      </w:r>
      <w:r w:rsidRPr="00FF5C09">
        <w:rPr>
          <w:i/>
        </w:rPr>
        <w:t xml:space="preserve"> </w:t>
      </w:r>
      <w:proofErr w:type="spellStart"/>
      <w:r w:rsidR="00967AED">
        <w:rPr>
          <w:i/>
        </w:rPr>
        <w:t>A</w:t>
      </w:r>
      <w:r w:rsidRPr="00FF5C09">
        <w:rPr>
          <w:i/>
        </w:rPr>
        <w:t>nalytics</w:t>
      </w:r>
      <w:proofErr w:type="spellEnd"/>
      <w:r>
        <w:rPr>
          <w:i/>
        </w:rPr>
        <w:t xml:space="preserve"> </w:t>
      </w:r>
      <w:r w:rsidRPr="00E65CAF">
        <w:t>con permisos cedidos por los administradores</w:t>
      </w:r>
      <w:r w:rsidR="00A209AF">
        <w:t>.</w:t>
      </w:r>
    </w:p>
    <w:p w14:paraId="320108A2" w14:textId="7B7A9921" w:rsidR="002A5DF1" w:rsidRDefault="002A5DF1">
      <w:pPr>
        <w:spacing w:before="0" w:after="160" w:line="259" w:lineRule="auto"/>
      </w:pPr>
      <w:r>
        <w:br w:type="page"/>
      </w:r>
    </w:p>
    <w:p w14:paraId="31E77F6E" w14:textId="77777777" w:rsidR="004576B0" w:rsidRDefault="004576B0" w:rsidP="002A5DF1">
      <w:pPr>
        <w:pStyle w:val="Ttulo2"/>
        <w:numPr>
          <w:ilvl w:val="0"/>
          <w:numId w:val="5"/>
        </w:numPr>
        <w:ind w:left="0" w:firstLine="0"/>
      </w:pPr>
      <w:bookmarkStart w:id="24" w:name="_Toc189755933"/>
      <w:r>
        <w:lastRenderedPageBreak/>
        <w:t>Estructura Organizacional</w:t>
      </w:r>
      <w:bookmarkEnd w:id="24"/>
    </w:p>
    <w:p w14:paraId="0C22BB07" w14:textId="77777777" w:rsidR="004576B0" w:rsidRPr="004576B0" w:rsidRDefault="004576B0" w:rsidP="004576B0"/>
    <w:p w14:paraId="24EF1091" w14:textId="77777777" w:rsidR="004576B0" w:rsidRDefault="004576B0" w:rsidP="002A5DF1">
      <w:pPr>
        <w:pStyle w:val="Prrafodelista"/>
        <w:ind w:left="0"/>
        <w:jc w:val="both"/>
      </w:pPr>
      <w:r>
        <w:t xml:space="preserve">Con el fin de entender el funcionamiento del </w:t>
      </w:r>
      <w:r w:rsidRPr="00A209AF">
        <w:t>Departamento de Gestión de Recursos de Redes y Comunicaciones</w:t>
      </w:r>
      <w:r>
        <w:t xml:space="preserve"> se procede a describir su estructura organizacional, como así también los roles de los trabajadores.</w:t>
      </w:r>
    </w:p>
    <w:p w14:paraId="19D9FF16" w14:textId="77777777" w:rsidR="000C36A4" w:rsidRDefault="000C36A4" w:rsidP="002A5DF1"/>
    <w:p w14:paraId="1A2E1C9B" w14:textId="4D72F0F1" w:rsidR="0095327E" w:rsidRDefault="00E66E31" w:rsidP="002A5DF1">
      <w:r>
        <w:rPr>
          <w:noProof/>
        </w:rPr>
        <w:drawing>
          <wp:inline distT="0" distB="0" distL="0" distR="0" wp14:anchorId="599C93F8" wp14:editId="2F0261F3">
            <wp:extent cx="4702175" cy="1907485"/>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5495"/>
                    <a:stretch/>
                  </pic:blipFill>
                  <pic:spPr bwMode="auto">
                    <a:xfrm>
                      <a:off x="0" y="0"/>
                      <a:ext cx="4777202" cy="1937920"/>
                    </a:xfrm>
                    <a:prstGeom prst="rect">
                      <a:avLst/>
                    </a:prstGeom>
                    <a:ln>
                      <a:noFill/>
                    </a:ln>
                    <a:extLst>
                      <a:ext uri="{53640926-AAD7-44D8-BBD7-CCE9431645EC}">
                        <a14:shadowObscured xmlns:a14="http://schemas.microsoft.com/office/drawing/2010/main"/>
                      </a:ext>
                    </a:extLst>
                  </pic:spPr>
                </pic:pic>
              </a:graphicData>
            </a:graphic>
          </wp:inline>
        </w:drawing>
      </w:r>
    </w:p>
    <w:p w14:paraId="3AA6EAA6" w14:textId="2F695EB5" w:rsidR="00E66E31" w:rsidRPr="00D70163" w:rsidRDefault="00E66E31" w:rsidP="00D70163">
      <w:pPr>
        <w:pStyle w:val="Figuras"/>
      </w:pPr>
      <w:bookmarkStart w:id="25" w:name="_Ref444020175"/>
      <w:bookmarkStart w:id="26" w:name="_Toc444494514"/>
      <w:bookmarkStart w:id="27" w:name="_Toc189756014"/>
      <w:r w:rsidRPr="00D70163">
        <w:t>Figura</w:t>
      </w:r>
      <w:bookmarkEnd w:id="25"/>
      <w:r w:rsidRPr="00D70163">
        <w:t xml:space="preserve"> 1: Organigrama del </w:t>
      </w:r>
      <w:bookmarkEnd w:id="26"/>
      <w:r w:rsidRPr="00D70163">
        <w:t>Departamento de Gestión de Recursos de Redes y Comunicaciones</w:t>
      </w:r>
      <w:bookmarkEnd w:id="27"/>
    </w:p>
    <w:p w14:paraId="63810D85" w14:textId="170D1E67" w:rsidR="00E66E31" w:rsidRDefault="004B0846" w:rsidP="002A5DF1">
      <w:pPr>
        <w:jc w:val="both"/>
      </w:pPr>
      <w:r w:rsidRPr="004B0846">
        <w:t>El Departamento de Gestión de Recursos de Red</w:t>
      </w:r>
      <w:r>
        <w:t>es y Comunicaciones, gestiona</w:t>
      </w:r>
      <w:r w:rsidRPr="004B0846">
        <w:t> la infraestructura</w:t>
      </w:r>
      <w:r>
        <w:t>, además pone a disposición</w:t>
      </w:r>
      <w:r w:rsidRPr="004B0846">
        <w:t> las herramientas para la puesta en servicio de las páginas web y servici</w:t>
      </w:r>
      <w:r>
        <w:t xml:space="preserve">os añadidos. Pero no controla </w:t>
      </w:r>
      <w:r w:rsidRPr="004B0846">
        <w:t xml:space="preserve">los contenidos, diseño o función de </w:t>
      </w:r>
      <w:r>
        <w:t>los</w:t>
      </w:r>
      <w:r w:rsidRPr="004B0846">
        <w:t xml:space="preserve"> sitios</w:t>
      </w:r>
      <w:r>
        <w:t>.</w:t>
      </w:r>
    </w:p>
    <w:p w14:paraId="6FE39943" w14:textId="4414CC6B" w:rsidR="004B0846" w:rsidRPr="00967AED" w:rsidRDefault="004B0846" w:rsidP="0058061C">
      <w:pPr>
        <w:pStyle w:val="Prrafodelista"/>
        <w:numPr>
          <w:ilvl w:val="0"/>
          <w:numId w:val="6"/>
        </w:numPr>
        <w:jc w:val="both"/>
        <w:rPr>
          <w:rFonts w:ascii="Arial" w:hAnsi="Arial" w:cs="Arial"/>
          <w:color w:val="222222"/>
          <w:shd w:val="clear" w:color="auto" w:fill="FFFFFF"/>
        </w:rPr>
      </w:pPr>
      <w:r w:rsidRPr="0058061C">
        <w:rPr>
          <w:b/>
        </w:rPr>
        <w:t>Jefe de departamento</w:t>
      </w:r>
      <w:r>
        <w:t xml:space="preserve">: Realiza las tareas propias del jefe de </w:t>
      </w:r>
      <w:r w:rsidRPr="00967AED">
        <w:t>departamento, también se encarga de mantener las plataformas de los sitios web</w:t>
      </w:r>
      <w:r w:rsidR="0058061C" w:rsidRPr="00967AED">
        <w:t>, por ejemplo Moodle para Aulas Virtuales</w:t>
      </w:r>
      <w:r w:rsidRPr="00967AED">
        <w:rPr>
          <w:rFonts w:ascii="Arial" w:hAnsi="Arial" w:cs="Arial"/>
          <w:color w:val="222222"/>
          <w:shd w:val="clear" w:color="auto" w:fill="FFFFFF"/>
        </w:rPr>
        <w:t>.</w:t>
      </w:r>
    </w:p>
    <w:p w14:paraId="0EE12EC4" w14:textId="33FEF5D8" w:rsidR="004B0846" w:rsidRPr="00967AED" w:rsidRDefault="0058061C" w:rsidP="00131283">
      <w:pPr>
        <w:pStyle w:val="Prrafodelista"/>
        <w:numPr>
          <w:ilvl w:val="0"/>
          <w:numId w:val="6"/>
        </w:numPr>
        <w:jc w:val="both"/>
      </w:pPr>
      <w:r w:rsidRPr="00967AED">
        <w:rPr>
          <w:b/>
        </w:rPr>
        <w:t>Técnico 1:</w:t>
      </w:r>
      <w:r w:rsidRPr="00967AED">
        <w:rPr>
          <w:rFonts w:ascii="Arial" w:hAnsi="Arial" w:cs="Arial"/>
          <w:color w:val="222222"/>
          <w:shd w:val="clear" w:color="auto" w:fill="FFFFFF"/>
        </w:rPr>
        <w:t xml:space="preserve"> </w:t>
      </w:r>
      <w:r w:rsidRPr="00967AED">
        <w:t>Se encarga principalmente de la gestión y mantenimiento de los servicios de</w:t>
      </w:r>
      <w:r w:rsidR="00131283" w:rsidRPr="00967AED">
        <w:t xml:space="preserve"> voz sobre protocolo de Internet - </w:t>
      </w:r>
      <w:proofErr w:type="spellStart"/>
      <w:r w:rsidRPr="00967AED">
        <w:t>VoIP</w:t>
      </w:r>
      <w:proofErr w:type="spellEnd"/>
      <w:r w:rsidRPr="00967AED">
        <w:t xml:space="preserve">, redes </w:t>
      </w:r>
      <w:proofErr w:type="spellStart"/>
      <w:r w:rsidRPr="00967AED">
        <w:t>WiFi</w:t>
      </w:r>
      <w:proofErr w:type="spellEnd"/>
      <w:r w:rsidRPr="00967AED">
        <w:t xml:space="preserve">, gestión de las </w:t>
      </w:r>
      <w:r w:rsidR="00131283" w:rsidRPr="00967AED">
        <w:t xml:space="preserve">Redes de Área Local Virtual - </w:t>
      </w:r>
      <w:r w:rsidRPr="00967AED">
        <w:t xml:space="preserve">VLAN </w:t>
      </w:r>
      <w:r w:rsidR="00AA1F8D" w:rsidRPr="00967AED">
        <w:t>(</w:t>
      </w:r>
      <w:r w:rsidR="00AA1F8D" w:rsidRPr="00967AED">
        <w:rPr>
          <w:i/>
        </w:rPr>
        <w:t xml:space="preserve">Virtual Local </w:t>
      </w:r>
      <w:proofErr w:type="spellStart"/>
      <w:r w:rsidR="00AA1F8D" w:rsidRPr="00967AED">
        <w:rPr>
          <w:i/>
        </w:rPr>
        <w:t>Area</w:t>
      </w:r>
      <w:proofErr w:type="spellEnd"/>
      <w:r w:rsidR="00AA1F8D" w:rsidRPr="00967AED">
        <w:rPr>
          <w:i/>
        </w:rPr>
        <w:t xml:space="preserve"> Network</w:t>
      </w:r>
      <w:r w:rsidR="00AA1F8D" w:rsidRPr="00967AED">
        <w:t xml:space="preserve">) </w:t>
      </w:r>
      <w:r w:rsidRPr="00967AED">
        <w:t xml:space="preserve">y redes de la unidad central de Rectorado, gestión de usuarios en la plataforma de </w:t>
      </w:r>
      <w:r w:rsidR="00620813" w:rsidRPr="00967AED">
        <w:rPr>
          <w:i/>
        </w:rPr>
        <w:t>Google</w:t>
      </w:r>
      <w:r w:rsidRPr="00967AED">
        <w:rPr>
          <w:i/>
        </w:rPr>
        <w:t xml:space="preserve"> </w:t>
      </w:r>
      <w:proofErr w:type="spellStart"/>
      <w:r w:rsidRPr="00967AED">
        <w:rPr>
          <w:i/>
        </w:rPr>
        <w:t>Workspace</w:t>
      </w:r>
      <w:proofErr w:type="spellEnd"/>
      <w:r w:rsidRPr="00967AED">
        <w:rPr>
          <w:i/>
        </w:rPr>
        <w:t xml:space="preserve"> </w:t>
      </w:r>
      <w:proofErr w:type="spellStart"/>
      <w:r w:rsidRPr="00967AED">
        <w:rPr>
          <w:i/>
        </w:rPr>
        <w:t>for</w:t>
      </w:r>
      <w:proofErr w:type="spellEnd"/>
      <w:r w:rsidRPr="00967AED">
        <w:rPr>
          <w:i/>
        </w:rPr>
        <w:t xml:space="preserve"> </w:t>
      </w:r>
      <w:proofErr w:type="spellStart"/>
      <w:r w:rsidRPr="00967AED">
        <w:rPr>
          <w:i/>
        </w:rPr>
        <w:t>education</w:t>
      </w:r>
      <w:proofErr w:type="spellEnd"/>
      <w:r w:rsidRPr="00967AED">
        <w:t>, entre otros.</w:t>
      </w:r>
    </w:p>
    <w:p w14:paraId="62D242A1" w14:textId="146568B4" w:rsidR="0058061C" w:rsidRPr="00967AED" w:rsidRDefault="0058061C" w:rsidP="00967AED">
      <w:pPr>
        <w:pStyle w:val="Prrafodelista"/>
        <w:numPr>
          <w:ilvl w:val="0"/>
          <w:numId w:val="6"/>
        </w:numPr>
        <w:jc w:val="both"/>
        <w:rPr>
          <w:b/>
        </w:rPr>
      </w:pPr>
      <w:r w:rsidRPr="00967AED">
        <w:rPr>
          <w:b/>
        </w:rPr>
        <w:t xml:space="preserve">Técnico 2 y Técnico 3: </w:t>
      </w:r>
      <w:r w:rsidRPr="00967AED">
        <w:t xml:space="preserve">Estos dos técnicos se encargan de la gestión  y ruteo de las redes de la universidad y con los proveedores de servicio, gestión y </w:t>
      </w:r>
      <w:r w:rsidRPr="00967AED">
        <w:lastRenderedPageBreak/>
        <w:t>mantenimiento de los Servidores físicos y virtuales del</w:t>
      </w:r>
      <w:r w:rsidR="00131283" w:rsidRPr="00967AED">
        <w:t xml:space="preserve"> Centro de Procesamiento de Datos -</w:t>
      </w:r>
      <w:r w:rsidRPr="00967AED">
        <w:t xml:space="preserve"> CPD, plataformas de </w:t>
      </w:r>
      <w:r w:rsidR="00131283" w:rsidRPr="00967AED">
        <w:t>respaldo de datos</w:t>
      </w:r>
      <w:r w:rsidRPr="00967AED">
        <w:t>, sistemas de monitoreo de las plataformas y servicios esenciales de la infraestructura de la universidad como</w:t>
      </w:r>
      <w:r w:rsidR="00855F79" w:rsidRPr="00967AED">
        <w:t xml:space="preserve"> Sistema de Nombres de Dominio</w:t>
      </w:r>
      <w:r w:rsidRPr="00967AED">
        <w:t xml:space="preserve"> </w:t>
      </w:r>
      <w:r w:rsidR="00AA1F8D" w:rsidRPr="00967AED">
        <w:t>–</w:t>
      </w:r>
      <w:r w:rsidR="00855F79" w:rsidRPr="00967AED">
        <w:t xml:space="preserve"> </w:t>
      </w:r>
      <w:r w:rsidRPr="00967AED">
        <w:t>DNS</w:t>
      </w:r>
      <w:r w:rsidR="00AA1F8D" w:rsidRPr="00967AED">
        <w:t xml:space="preserve"> (</w:t>
      </w:r>
      <w:proofErr w:type="spellStart"/>
      <w:r w:rsidR="00967AED" w:rsidRPr="00967AED">
        <w:rPr>
          <w:i/>
        </w:rPr>
        <w:t>Domain</w:t>
      </w:r>
      <w:proofErr w:type="spellEnd"/>
      <w:r w:rsidR="00967AED" w:rsidRPr="00967AED">
        <w:rPr>
          <w:i/>
        </w:rPr>
        <w:t xml:space="preserve"> </w:t>
      </w:r>
      <w:proofErr w:type="spellStart"/>
      <w:r w:rsidR="00967AED" w:rsidRPr="00967AED">
        <w:rPr>
          <w:i/>
        </w:rPr>
        <w:t>Name</w:t>
      </w:r>
      <w:proofErr w:type="spellEnd"/>
      <w:r w:rsidR="00967AED" w:rsidRPr="00967AED">
        <w:rPr>
          <w:i/>
        </w:rPr>
        <w:t xml:space="preserve"> </w:t>
      </w:r>
      <w:proofErr w:type="spellStart"/>
      <w:r w:rsidR="00967AED" w:rsidRPr="00967AED">
        <w:rPr>
          <w:i/>
        </w:rPr>
        <w:t>System</w:t>
      </w:r>
      <w:proofErr w:type="spellEnd"/>
      <w:r w:rsidR="00AA1F8D" w:rsidRPr="00967AED">
        <w:t>)</w:t>
      </w:r>
      <w:r w:rsidRPr="00967AED">
        <w:t xml:space="preserve">, </w:t>
      </w:r>
      <w:r w:rsidR="00855F79" w:rsidRPr="00967AED">
        <w:t xml:space="preserve">Protocolo de Puerta de Enlace Fronteriza – BGP, </w:t>
      </w:r>
      <w:r w:rsidR="009A2AF1" w:rsidRPr="00967AED">
        <w:t>Camino Más Corto Primero –</w:t>
      </w:r>
      <w:r w:rsidR="00855F79" w:rsidRPr="00967AED">
        <w:t xml:space="preserve"> </w:t>
      </w:r>
      <w:r w:rsidRPr="00967AED">
        <w:t>OSPF</w:t>
      </w:r>
      <w:r w:rsidR="009A2AF1" w:rsidRPr="00967AED">
        <w:t xml:space="preserve"> (</w:t>
      </w:r>
      <w:r w:rsidR="009A2AF1" w:rsidRPr="00967AED">
        <w:rPr>
          <w:i/>
        </w:rPr>
        <w:t xml:space="preserve">Open </w:t>
      </w:r>
      <w:proofErr w:type="spellStart"/>
      <w:r w:rsidR="009A2AF1" w:rsidRPr="00967AED">
        <w:rPr>
          <w:i/>
        </w:rPr>
        <w:t>Shortest</w:t>
      </w:r>
      <w:proofErr w:type="spellEnd"/>
      <w:r w:rsidR="009A2AF1" w:rsidRPr="00967AED">
        <w:rPr>
          <w:i/>
        </w:rPr>
        <w:t xml:space="preserve"> </w:t>
      </w:r>
      <w:proofErr w:type="spellStart"/>
      <w:r w:rsidR="009A2AF1" w:rsidRPr="00967AED">
        <w:rPr>
          <w:i/>
        </w:rPr>
        <w:t>Path</w:t>
      </w:r>
      <w:proofErr w:type="spellEnd"/>
      <w:r w:rsidR="009A2AF1" w:rsidRPr="00967AED">
        <w:rPr>
          <w:i/>
        </w:rPr>
        <w:t xml:space="preserve"> </w:t>
      </w:r>
      <w:proofErr w:type="spellStart"/>
      <w:r w:rsidR="009A2AF1" w:rsidRPr="00967AED">
        <w:rPr>
          <w:i/>
        </w:rPr>
        <w:t>First</w:t>
      </w:r>
      <w:proofErr w:type="spellEnd"/>
      <w:r w:rsidR="009A2AF1" w:rsidRPr="00967AED">
        <w:t>)</w:t>
      </w:r>
      <w:r w:rsidRPr="00967AED">
        <w:t xml:space="preserve">, </w:t>
      </w:r>
      <w:r w:rsidR="00131283" w:rsidRPr="00967AED">
        <w:t xml:space="preserve"> Red Privada Virtual </w:t>
      </w:r>
      <w:r w:rsidR="00AA1F8D" w:rsidRPr="00967AED">
        <w:t>–</w:t>
      </w:r>
      <w:r w:rsidR="00131283" w:rsidRPr="00967AED">
        <w:t xml:space="preserve"> </w:t>
      </w:r>
      <w:r w:rsidRPr="00967AED">
        <w:t>VPN</w:t>
      </w:r>
      <w:r w:rsidR="00AA1F8D" w:rsidRPr="00967AED">
        <w:t xml:space="preserve"> (</w:t>
      </w:r>
      <w:r w:rsidR="00AA1F8D" w:rsidRPr="00967AED">
        <w:rPr>
          <w:i/>
        </w:rPr>
        <w:t xml:space="preserve">Virtual </w:t>
      </w:r>
      <w:proofErr w:type="spellStart"/>
      <w:r w:rsidR="00AA1F8D" w:rsidRPr="00967AED">
        <w:rPr>
          <w:i/>
        </w:rPr>
        <w:t>Private</w:t>
      </w:r>
      <w:proofErr w:type="spellEnd"/>
      <w:r w:rsidR="00AA1F8D" w:rsidRPr="00967AED">
        <w:rPr>
          <w:i/>
        </w:rPr>
        <w:t xml:space="preserve"> Network</w:t>
      </w:r>
      <w:r w:rsidR="00AA1F8D" w:rsidRPr="00967AED">
        <w:t>)</w:t>
      </w:r>
      <w:r w:rsidRPr="00967AED">
        <w:t>, etc.</w:t>
      </w:r>
      <w:r w:rsidR="00967AED" w:rsidRPr="00967AED">
        <w:rPr>
          <w:b/>
        </w:rPr>
        <w:t xml:space="preserve"> </w:t>
      </w:r>
    </w:p>
    <w:p w14:paraId="0759AAD3" w14:textId="77777777" w:rsidR="0058061C" w:rsidRPr="004B0846" w:rsidRDefault="0058061C" w:rsidP="004B0846">
      <w:pPr>
        <w:ind w:left="709"/>
        <w:jc w:val="both"/>
      </w:pPr>
    </w:p>
    <w:p w14:paraId="3F91BAD0" w14:textId="77777777" w:rsidR="00E66E31" w:rsidRDefault="00E66E31" w:rsidP="00E66E31">
      <w:pPr>
        <w:ind w:left="709"/>
      </w:pPr>
    </w:p>
    <w:p w14:paraId="3C40F2A4" w14:textId="0A8C6BB8" w:rsidR="00D44C3A" w:rsidRDefault="00D44C3A" w:rsidP="00A209AF">
      <w:pPr>
        <w:ind w:left="709"/>
        <w:jc w:val="both"/>
      </w:pPr>
      <w:r>
        <w:br w:type="page"/>
      </w:r>
    </w:p>
    <w:p w14:paraId="33678DAA" w14:textId="77777777" w:rsidR="00C0049F" w:rsidRDefault="00C0049F" w:rsidP="006F44D6">
      <w:pPr>
        <w:spacing w:after="160"/>
        <w:rPr>
          <w:rStyle w:val="Ttulo2Car"/>
          <w:b w:val="0"/>
          <w:bCs/>
          <w:iCs/>
        </w:rPr>
      </w:pPr>
    </w:p>
    <w:p w14:paraId="185C772B" w14:textId="77777777" w:rsidR="006F44D6" w:rsidRDefault="006F44D6" w:rsidP="006F44D6">
      <w:pPr>
        <w:spacing w:after="160"/>
        <w:rPr>
          <w:rStyle w:val="Ttulo2Car"/>
          <w:b w:val="0"/>
          <w:bCs/>
          <w:iCs/>
        </w:rPr>
      </w:pPr>
    </w:p>
    <w:p w14:paraId="2E547CB9" w14:textId="77777777" w:rsidR="006F44D6" w:rsidRDefault="006F44D6" w:rsidP="006F44D6">
      <w:pPr>
        <w:spacing w:after="160"/>
        <w:rPr>
          <w:rStyle w:val="Ttulo2Car"/>
          <w:b w:val="0"/>
          <w:bCs/>
          <w:iCs/>
        </w:rPr>
      </w:pPr>
    </w:p>
    <w:p w14:paraId="7A417F59" w14:textId="77777777" w:rsidR="006F44D6" w:rsidRDefault="006F44D6" w:rsidP="006F44D6">
      <w:pPr>
        <w:spacing w:after="160"/>
        <w:rPr>
          <w:rStyle w:val="Ttulo2Car"/>
          <w:b w:val="0"/>
          <w:bCs/>
          <w:iCs/>
        </w:rPr>
      </w:pPr>
    </w:p>
    <w:p w14:paraId="3DBF77BD" w14:textId="77777777" w:rsidR="006F44D6" w:rsidRDefault="006F44D6">
      <w:pPr>
        <w:spacing w:after="160" w:line="259" w:lineRule="auto"/>
        <w:rPr>
          <w:rStyle w:val="Ttulo2Car"/>
          <w:b w:val="0"/>
          <w:bCs/>
          <w:iCs/>
        </w:rPr>
      </w:pPr>
    </w:p>
    <w:p w14:paraId="6917DE22" w14:textId="625B9C9D" w:rsidR="00D44C3A" w:rsidRDefault="00D44C3A" w:rsidP="00D44C3A">
      <w:pPr>
        <w:pStyle w:val="Ttulo1"/>
      </w:pPr>
      <w:bookmarkStart w:id="28" w:name="_Toc189755934"/>
      <w:r>
        <w:t>Capítulo 4</w:t>
      </w:r>
      <w:bookmarkEnd w:id="28"/>
    </w:p>
    <w:p w14:paraId="2C236961" w14:textId="77777777" w:rsidR="00E0707D" w:rsidRDefault="00E0707D" w:rsidP="006F44D6"/>
    <w:p w14:paraId="14DBF1B2" w14:textId="77777777" w:rsidR="006F44D6" w:rsidRDefault="006F44D6" w:rsidP="006F44D6"/>
    <w:p w14:paraId="1B6C74FF" w14:textId="77777777" w:rsidR="006F44D6" w:rsidRPr="00E0707D" w:rsidRDefault="006F44D6" w:rsidP="006F44D6"/>
    <w:p w14:paraId="48AEF330" w14:textId="07AFD02C" w:rsidR="00D44C3A" w:rsidRDefault="004004F8" w:rsidP="00E0707D">
      <w:pPr>
        <w:pStyle w:val="Ttulo1"/>
      </w:pPr>
      <w:bookmarkStart w:id="29" w:name="_Toc189755935"/>
      <w:r>
        <w:t>Solución Propuesta</w:t>
      </w:r>
      <w:bookmarkEnd w:id="29"/>
    </w:p>
    <w:p w14:paraId="16834477" w14:textId="77777777" w:rsidR="004004F8" w:rsidRDefault="004004F8" w:rsidP="004004F8">
      <w:pPr>
        <w:rPr>
          <w:rFonts w:eastAsiaTheme="majorEastAsia"/>
        </w:rPr>
      </w:pPr>
    </w:p>
    <w:p w14:paraId="44E6525C" w14:textId="3017F290" w:rsidR="004004F8" w:rsidRDefault="004004F8">
      <w:pPr>
        <w:spacing w:after="160" w:line="259" w:lineRule="auto"/>
        <w:rPr>
          <w:rFonts w:eastAsiaTheme="majorEastAsia"/>
        </w:rPr>
      </w:pPr>
      <w:r>
        <w:rPr>
          <w:rFonts w:eastAsiaTheme="majorEastAsia"/>
        </w:rPr>
        <w:br w:type="page"/>
      </w:r>
    </w:p>
    <w:p w14:paraId="4B32352D" w14:textId="5939686F" w:rsidR="004004F8" w:rsidRDefault="004004F8" w:rsidP="002A5DF1">
      <w:pPr>
        <w:spacing w:after="160"/>
        <w:jc w:val="both"/>
      </w:pPr>
      <w:r>
        <w:lastRenderedPageBreak/>
        <w:t>En este capítulo se describe la metodología seleccionada para la solución</w:t>
      </w:r>
      <w:r w:rsidR="00B3027D">
        <w:t>, como así también las herramientas utili</w:t>
      </w:r>
      <w:r w:rsidR="00C22747">
        <w:t>zadas, las pruebas realizadas y los modelos generados.</w:t>
      </w:r>
    </w:p>
    <w:p w14:paraId="0328F744" w14:textId="77777777" w:rsidR="004004F8" w:rsidRDefault="004004F8">
      <w:pPr>
        <w:spacing w:after="160" w:line="259" w:lineRule="auto"/>
      </w:pPr>
    </w:p>
    <w:p w14:paraId="5A902D46" w14:textId="77777777" w:rsidR="000E7255" w:rsidRDefault="000E7255" w:rsidP="000E7255">
      <w:pPr>
        <w:pStyle w:val="Ttulo2"/>
        <w:numPr>
          <w:ilvl w:val="0"/>
          <w:numId w:val="12"/>
        </w:numPr>
        <w:ind w:left="284"/>
      </w:pPr>
      <w:bookmarkStart w:id="30" w:name="_Toc189755936"/>
      <w:r>
        <w:t>Materiales y Métodos</w:t>
      </w:r>
      <w:bookmarkEnd w:id="30"/>
    </w:p>
    <w:p w14:paraId="6825CEFD" w14:textId="77777777" w:rsidR="000E7255" w:rsidRDefault="000E7255" w:rsidP="000E7255"/>
    <w:p w14:paraId="24B819F0" w14:textId="5E396610" w:rsidR="00BB4E7F" w:rsidRDefault="000E7255" w:rsidP="00466F1D">
      <w:pPr>
        <w:jc w:val="both"/>
      </w:pPr>
      <w:r>
        <w:t>Para el desarrollo d</w:t>
      </w:r>
      <w:r w:rsidR="00BB4E7F">
        <w:t>el presente trabajo se utilizó</w:t>
      </w:r>
      <w:r>
        <w:t xml:space="preserve"> la metodología CRISP-DM</w:t>
      </w:r>
      <w:r>
        <w:fldChar w:fldCharType="begin" w:fldLock="1"/>
      </w:r>
      <w:r w:rsidR="00A00433">
        <w:instrText>ADDIN CSL_CITATION {"citationItems":[{"id":"ITEM-1","itemData":{"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udiger","non-dropping-particle":"","parse-names":false,"suffix":""}],"container-title":"SPSS inc","id":"ITEM-1","issue":"13","issued":{"date-parts":[["2000"]]},"page":"1-73","title":"CRISP-DM 1.0: Step-by-step data mining guide","type":"article-journal","volume":"9"},"uris":["http://www.mendeley.com/documents/?uuid=0dbf831c-8a64-46da-a44d-c3564a46afa2"]}],"mendeley":{"formattedCitation":"[20]","plainTextFormattedCitation":"[20]","previouslyFormattedCitation":"[20]"},"properties":{"noteIndex":0},"schema":"https://github.com/citation-style-language/schema/raw/master/csl-citation.json"}</w:instrText>
      </w:r>
      <w:r>
        <w:fldChar w:fldCharType="separate"/>
      </w:r>
      <w:r w:rsidR="00A00433" w:rsidRPr="00A00433">
        <w:rPr>
          <w:noProof/>
        </w:rPr>
        <w:t>[20]</w:t>
      </w:r>
      <w:r>
        <w:fldChar w:fldCharType="end"/>
      </w:r>
      <w:r>
        <w:t xml:space="preserve"> como guía, ya que hoy en día</w:t>
      </w:r>
      <w:r w:rsidRPr="00573D1F">
        <w:t xml:space="preserve"> </w:t>
      </w:r>
      <w:r>
        <w:t>es un estándar de facto para los proyectos de ciencia de datos y minado de datos</w:t>
      </w:r>
      <w:r>
        <w:fldChar w:fldCharType="begin" w:fldLock="1"/>
      </w:r>
      <w:r w:rsidR="00D7101D">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Science","id":"ITEM-1","issued":{"date-parts":[["2021"]]},"page":"526-534","publisher":"Elsevier B.V.","title":"A systematic literature review on applying CRISP-DM process model","type":"paper-conference","volume":"181"},"uris":["http://www.mendeley.com/documents/?uuid=f41d18a8-5f74-3e3b-9883-7c26b3888f40"]}],"mendeley":{"formattedCitation":"[21]","plainTextFormattedCitation":"[21]","previouslyFormattedCitation":"[21]"},"properties":{"noteIndex":0},"schema":"https://github.com/citation-style-language/schema/raw/master/csl-citation.json"}</w:instrText>
      </w:r>
      <w:r>
        <w:fldChar w:fldCharType="separate"/>
      </w:r>
      <w:r w:rsidR="00A00433" w:rsidRPr="00A00433">
        <w:rPr>
          <w:noProof/>
        </w:rPr>
        <w:t>[21]</w:t>
      </w:r>
      <w:r>
        <w:fldChar w:fldCharType="end"/>
      </w:r>
      <w:r>
        <w:t>.</w:t>
      </w:r>
      <w:r w:rsidR="00BB4E7F">
        <w:t xml:space="preserve"> </w:t>
      </w:r>
    </w:p>
    <w:p w14:paraId="45C7E4AE" w14:textId="77777777" w:rsidR="00BB4E7F" w:rsidRDefault="00BB4E7F" w:rsidP="002710D3">
      <w:pPr>
        <w:jc w:val="both"/>
      </w:pPr>
      <w:r>
        <w:t xml:space="preserve">Las fases generales de la metodología </w:t>
      </w:r>
      <w:r w:rsidRPr="008E3426">
        <w:t>CRISP-DM</w:t>
      </w:r>
      <w:r>
        <w:t xml:space="preserve"> son las siguientes:</w:t>
      </w:r>
    </w:p>
    <w:p w14:paraId="209CAE8B" w14:textId="77777777" w:rsidR="00BB4E7F" w:rsidRPr="00222693" w:rsidRDefault="00BB4E7F" w:rsidP="00961F5D">
      <w:pPr>
        <w:pStyle w:val="Ttulo3"/>
        <w:numPr>
          <w:ilvl w:val="0"/>
          <w:numId w:val="24"/>
        </w:numPr>
        <w:ind w:left="360"/>
      </w:pPr>
      <w:bookmarkStart w:id="31" w:name="_Toc189755937"/>
      <w:r w:rsidRPr="00222693">
        <w:t>Comprensión del negocio:</w:t>
      </w:r>
      <w:bookmarkEnd w:id="31"/>
    </w:p>
    <w:p w14:paraId="2B6B5D8B" w14:textId="3F9F6193" w:rsidR="00670DB9" w:rsidRDefault="00670DB9" w:rsidP="00FD7D99">
      <w:pPr>
        <w:pStyle w:val="Prrafodelista"/>
        <w:ind w:left="0"/>
        <w:jc w:val="both"/>
      </w:pPr>
      <w:r>
        <w:t xml:space="preserve">En esta fase inicial se comprenden los objetivos y los requisitos para cumplir el proyecto de </w:t>
      </w:r>
      <w:r w:rsidR="0014719B" w:rsidRPr="0014719B">
        <w:t>Pronóstico de Series de Tiempo de Tráfico web</w:t>
      </w:r>
      <w:r>
        <w:t xml:space="preserve">, donde también se realizaron entrevistas a </w:t>
      </w:r>
      <w:r>
        <w:tab/>
        <w:t xml:space="preserve">los trabajadores del área de </w:t>
      </w:r>
      <w:r w:rsidRPr="00670DB9">
        <w:t xml:space="preserve">Departamento de Gestión de Recursos de </w:t>
      </w:r>
      <w:r>
        <w:tab/>
      </w:r>
      <w:r w:rsidRPr="00670DB9">
        <w:t>Redes y Comunicaciones</w:t>
      </w:r>
      <w:r>
        <w:t>.</w:t>
      </w:r>
    </w:p>
    <w:p w14:paraId="35E0E157" w14:textId="22DF2056" w:rsidR="00BB4E7F" w:rsidRDefault="00BB4E7F" w:rsidP="00961F5D">
      <w:pPr>
        <w:pStyle w:val="Prrafodelista"/>
        <w:ind w:left="570"/>
        <w:jc w:val="both"/>
      </w:pPr>
    </w:p>
    <w:p w14:paraId="29C09637" w14:textId="1209930E" w:rsidR="00670DB9" w:rsidRPr="00222693" w:rsidRDefault="00BB4E7F" w:rsidP="00961F5D">
      <w:pPr>
        <w:pStyle w:val="Ttulo3"/>
        <w:numPr>
          <w:ilvl w:val="0"/>
          <w:numId w:val="24"/>
        </w:numPr>
        <w:ind w:left="360"/>
      </w:pPr>
      <w:bookmarkStart w:id="32" w:name="_Toc189755938"/>
      <w:r w:rsidRPr="00222693">
        <w:t>Comprensión de los datos:</w:t>
      </w:r>
      <w:bookmarkEnd w:id="32"/>
    </w:p>
    <w:p w14:paraId="145B4506" w14:textId="2E1F9E0E" w:rsidR="00670DB9" w:rsidRDefault="00670DB9" w:rsidP="00FD7D99">
      <w:pPr>
        <w:pStyle w:val="Prrafodelista"/>
        <w:ind w:left="0"/>
        <w:jc w:val="both"/>
      </w:pPr>
      <w:r>
        <w:t>En esta fase se comenzó</w:t>
      </w:r>
      <w:r w:rsidR="00B3752F">
        <w:t xml:space="preserve"> a ver como extraer los datos de </w:t>
      </w:r>
      <w:r w:rsidR="00620813">
        <w:rPr>
          <w:i/>
        </w:rPr>
        <w:t>Google</w:t>
      </w:r>
      <w:r w:rsidR="00B3752F" w:rsidRPr="00FF5C09">
        <w:rPr>
          <w:i/>
        </w:rPr>
        <w:t xml:space="preserve"> </w:t>
      </w:r>
      <w:proofErr w:type="spellStart"/>
      <w:r w:rsidR="00B3752F" w:rsidRPr="00FF5C09">
        <w:rPr>
          <w:i/>
        </w:rPr>
        <w:t>analytics</w:t>
      </w:r>
      <w:proofErr w:type="spellEnd"/>
      <w:r w:rsidR="00B3752F">
        <w:t>, en que formato se pueden descargar los datos de la nube, de los datos que están en la nube sobre tráfico web correspondientes a las</w:t>
      </w:r>
      <w:r w:rsidR="00FD7D99">
        <w:t xml:space="preserve"> páginas de la </w:t>
      </w:r>
      <w:r w:rsidR="00B3752F">
        <w:t>universidad entender como son</w:t>
      </w:r>
      <w:r w:rsidR="00FD7D99">
        <w:t xml:space="preserve"> recolectados esos datos y que </w:t>
      </w:r>
      <w:r w:rsidR="00B3752F">
        <w:t>significa cada uno.</w:t>
      </w:r>
    </w:p>
    <w:p w14:paraId="7B24C6C4" w14:textId="1CF0BF59" w:rsidR="00BB4E7F" w:rsidRPr="00960A1C" w:rsidRDefault="00B3752F" w:rsidP="00961F5D">
      <w:pPr>
        <w:pStyle w:val="Prrafodelista"/>
        <w:ind w:left="570"/>
        <w:jc w:val="both"/>
      </w:pPr>
      <w:r>
        <w:tab/>
      </w:r>
      <w:r>
        <w:tab/>
      </w:r>
      <w:r w:rsidR="00CC5E96">
        <w:tab/>
      </w:r>
    </w:p>
    <w:p w14:paraId="4CEA592B" w14:textId="77777777" w:rsidR="00BB4E7F" w:rsidRPr="00222693" w:rsidRDefault="00BB4E7F" w:rsidP="00961F5D">
      <w:pPr>
        <w:pStyle w:val="Ttulo3"/>
        <w:numPr>
          <w:ilvl w:val="0"/>
          <w:numId w:val="24"/>
        </w:numPr>
        <w:ind w:left="360"/>
      </w:pPr>
      <w:bookmarkStart w:id="33" w:name="_Toc189755939"/>
      <w:r w:rsidRPr="00222693">
        <w:t>Preparación de los datos:</w:t>
      </w:r>
      <w:bookmarkEnd w:id="33"/>
    </w:p>
    <w:p w14:paraId="39695433" w14:textId="5596D431" w:rsidR="00B3752F" w:rsidRDefault="00B3752F" w:rsidP="00FD7D99">
      <w:pPr>
        <w:pStyle w:val="Prrafodelista"/>
        <w:ind w:left="0"/>
        <w:jc w:val="both"/>
      </w:pPr>
      <w:r>
        <w:t xml:space="preserve">En esta fase se procedió a descargar los datos de </w:t>
      </w:r>
      <w:r w:rsidR="00620813">
        <w:rPr>
          <w:i/>
        </w:rPr>
        <w:t>Google</w:t>
      </w:r>
      <w:r w:rsidRPr="00FF5C09">
        <w:rPr>
          <w:i/>
        </w:rPr>
        <w:t xml:space="preserve"> </w:t>
      </w:r>
      <w:proofErr w:type="spellStart"/>
      <w:r w:rsidRPr="00FF5C09">
        <w:rPr>
          <w:i/>
        </w:rPr>
        <w:t>analytics</w:t>
      </w:r>
      <w:proofErr w:type="spellEnd"/>
      <w:r w:rsidR="00293AF9">
        <w:rPr>
          <w:i/>
        </w:rPr>
        <w:t xml:space="preserve">, </w:t>
      </w:r>
      <w:r w:rsidR="00293AF9" w:rsidRPr="00293AF9">
        <w:t xml:space="preserve">esto a través de la herramienta de </w:t>
      </w:r>
      <w:proofErr w:type="spellStart"/>
      <w:r w:rsidR="00293AF9" w:rsidRPr="00757C35">
        <w:rPr>
          <w:i/>
        </w:rPr>
        <w:t>Looker</w:t>
      </w:r>
      <w:proofErr w:type="spellEnd"/>
      <w:r w:rsidR="00293AF9" w:rsidRPr="00757C35">
        <w:rPr>
          <w:i/>
        </w:rPr>
        <w:t xml:space="preserve"> Studio</w:t>
      </w:r>
      <w:r w:rsidR="00293AF9" w:rsidRPr="00293AF9">
        <w:t xml:space="preserve">, también se limpiaron los datos nulos, y se hizo una eliminación de los datos anómalos del </w:t>
      </w:r>
      <w:r w:rsidR="00386AF5">
        <w:t>conjunto de datos (</w:t>
      </w:r>
      <w:proofErr w:type="spellStart"/>
      <w:r w:rsidR="00293AF9" w:rsidRPr="00293AF9">
        <w:rPr>
          <w:i/>
        </w:rPr>
        <w:t>dataset</w:t>
      </w:r>
      <w:proofErr w:type="spellEnd"/>
      <w:r w:rsidR="00386AF5">
        <w:rPr>
          <w:i/>
        </w:rPr>
        <w:t>)</w:t>
      </w:r>
      <w:r w:rsidR="00293AF9">
        <w:t>.</w:t>
      </w:r>
    </w:p>
    <w:p w14:paraId="556BAC26" w14:textId="743CF214" w:rsidR="00BB4E7F" w:rsidRPr="00960A1C" w:rsidRDefault="00BB4E7F" w:rsidP="00961F5D">
      <w:pPr>
        <w:pStyle w:val="Prrafodelista"/>
        <w:ind w:left="156"/>
        <w:jc w:val="both"/>
      </w:pPr>
      <w:r w:rsidRPr="007655C8">
        <w:tab/>
      </w:r>
    </w:p>
    <w:p w14:paraId="1EB80C5E" w14:textId="77777777" w:rsidR="00BB4E7F" w:rsidRPr="00222693" w:rsidRDefault="00BB4E7F" w:rsidP="00961F5D">
      <w:pPr>
        <w:pStyle w:val="Ttulo3"/>
        <w:numPr>
          <w:ilvl w:val="0"/>
          <w:numId w:val="24"/>
        </w:numPr>
        <w:ind w:left="360"/>
      </w:pPr>
      <w:bookmarkStart w:id="34" w:name="_Toc189755940"/>
      <w:r w:rsidRPr="00222693">
        <w:lastRenderedPageBreak/>
        <w:t>Modelado de los datos:</w:t>
      </w:r>
      <w:bookmarkEnd w:id="34"/>
    </w:p>
    <w:p w14:paraId="12928ACC" w14:textId="2AD16321" w:rsidR="00293AF9" w:rsidRDefault="00293AF9" w:rsidP="00FD7D99">
      <w:pPr>
        <w:pStyle w:val="Prrafodelista"/>
        <w:ind w:left="0" w:firstLine="3"/>
        <w:jc w:val="both"/>
      </w:pPr>
      <w:r>
        <w:t xml:space="preserve">En esta fase se seleccionó la arquitectura </w:t>
      </w:r>
      <w:proofErr w:type="spellStart"/>
      <w:r w:rsidRPr="00D71E3D">
        <w:rPr>
          <w:i/>
        </w:rPr>
        <w:t>encoder</w:t>
      </w:r>
      <w:proofErr w:type="spellEnd"/>
      <w:r w:rsidRPr="00D71E3D">
        <w:rPr>
          <w:i/>
        </w:rPr>
        <w:t>/</w:t>
      </w:r>
      <w:proofErr w:type="spellStart"/>
      <w:r w:rsidRPr="00D71E3D">
        <w:rPr>
          <w:i/>
        </w:rPr>
        <w:t>decoder</w:t>
      </w:r>
      <w:proofErr w:type="spellEnd"/>
      <w:r>
        <w:t xml:space="preserve"> y la red neuronal GRU a utilizar, como así también se </w:t>
      </w:r>
      <w:r w:rsidR="00757C35">
        <w:t>utilizó un algoritmo</w:t>
      </w:r>
      <w:r>
        <w:t xml:space="preserve"> </w:t>
      </w:r>
      <w:r w:rsidR="00757C35">
        <w:t>de afinamiento de</w:t>
      </w:r>
      <w:r>
        <w:t xml:space="preserve"> los modelos a valores óptimos.</w:t>
      </w:r>
    </w:p>
    <w:p w14:paraId="62666D89" w14:textId="77777777" w:rsidR="00BB4E7F" w:rsidRPr="00222693" w:rsidRDefault="00BB4E7F" w:rsidP="00961F5D">
      <w:pPr>
        <w:pStyle w:val="Ttulo3"/>
        <w:numPr>
          <w:ilvl w:val="0"/>
          <w:numId w:val="24"/>
        </w:numPr>
        <w:ind w:left="360"/>
      </w:pPr>
      <w:bookmarkStart w:id="35" w:name="_Toc189755941"/>
      <w:r w:rsidRPr="00222693">
        <w:t>Evaluación:</w:t>
      </w:r>
      <w:bookmarkEnd w:id="35"/>
    </w:p>
    <w:p w14:paraId="03AC16F2" w14:textId="7CACAB30" w:rsidR="00C47D35" w:rsidRDefault="00C47D35" w:rsidP="00FD7D99">
      <w:pPr>
        <w:pStyle w:val="Prrafodelista"/>
        <w:ind w:left="0"/>
        <w:jc w:val="both"/>
      </w:pPr>
      <w:r>
        <w:t>En esta fase se diseñaron y realizaron distintas pruebas a los modelos, de ser necesario se volvía a la fase de modelado a ejecutar nuevamente los algoritmos de calibración de los modelos.</w:t>
      </w:r>
    </w:p>
    <w:p w14:paraId="5D50A408" w14:textId="77777777" w:rsidR="00961F5D" w:rsidRDefault="00961F5D" w:rsidP="00961F5D">
      <w:pPr>
        <w:pStyle w:val="Prrafodelista"/>
        <w:ind w:left="852"/>
        <w:jc w:val="both"/>
      </w:pPr>
    </w:p>
    <w:p w14:paraId="779FF706" w14:textId="6D5B5E39" w:rsidR="00C47D35" w:rsidRDefault="00890AF0" w:rsidP="00961F5D">
      <w:pPr>
        <w:pStyle w:val="Ttulo3"/>
        <w:numPr>
          <w:ilvl w:val="0"/>
          <w:numId w:val="24"/>
        </w:numPr>
        <w:ind w:hanging="150"/>
      </w:pPr>
      <w:bookmarkStart w:id="36" w:name="_Toc189755942"/>
      <w:r>
        <w:t>Despliegue</w:t>
      </w:r>
      <w:r w:rsidR="00BB4E7F">
        <w:t>:</w:t>
      </w:r>
      <w:bookmarkEnd w:id="36"/>
    </w:p>
    <w:p w14:paraId="2B995F33" w14:textId="17E70A91" w:rsidR="00C47D35" w:rsidRDefault="00890AF0" w:rsidP="00FD7D99">
      <w:pPr>
        <w:pStyle w:val="Prrafodelista"/>
        <w:ind w:left="0" w:firstLine="3"/>
        <w:jc w:val="both"/>
      </w:pPr>
      <w:r>
        <w:t>Los últimos modelos obtenidos son fun</w:t>
      </w:r>
      <w:r w:rsidR="00961F5D">
        <w:t xml:space="preserve">cionales con los datos de GA4, </w:t>
      </w:r>
      <w:r>
        <w:t>es decir, se tienen modelos que funcionan co</w:t>
      </w:r>
      <w:r w:rsidR="00961F5D">
        <w:t xml:space="preserve">n los datos del entorno </w:t>
      </w:r>
      <w:r w:rsidR="00386AF5">
        <w:t xml:space="preserve">real </w:t>
      </w:r>
      <w:r>
        <w:t>más actual</w:t>
      </w:r>
      <w:r w:rsidR="00386AF5">
        <w:t>.</w:t>
      </w:r>
    </w:p>
    <w:p w14:paraId="00ABD2DF" w14:textId="77777777" w:rsidR="00890AF0" w:rsidRDefault="00890AF0" w:rsidP="00FD7D99">
      <w:pPr>
        <w:pStyle w:val="Prrafodelista"/>
        <w:ind w:left="0" w:firstLine="3"/>
        <w:jc w:val="both"/>
      </w:pPr>
    </w:p>
    <w:p w14:paraId="5AC56590" w14:textId="623B1C9C" w:rsidR="00890AF0" w:rsidRDefault="00890AF0" w:rsidP="00FD7D99">
      <w:pPr>
        <w:pStyle w:val="Prrafodelista"/>
        <w:ind w:left="0" w:firstLine="3"/>
        <w:jc w:val="both"/>
      </w:pPr>
      <w:r>
        <w:t xml:space="preserve">En esta última fase se </w:t>
      </w:r>
      <w:r w:rsidRPr="00C22747">
        <w:t>realizan</w:t>
      </w:r>
      <w:r>
        <w:t xml:space="preserve"> las conclusiones del proyecto</w:t>
      </w:r>
      <w:r w:rsidR="0014719B">
        <w:t xml:space="preserve"> de </w:t>
      </w:r>
      <w:r w:rsidR="0014719B" w:rsidRPr="0014719B">
        <w:t>Pronóstico de Series de Tiempo de Tráfico web</w:t>
      </w:r>
      <w:r w:rsidR="0014719B">
        <w:t xml:space="preserve"> </w:t>
      </w:r>
      <w:r w:rsidR="00961F5D">
        <w:t xml:space="preserve">y se </w:t>
      </w:r>
      <w:r>
        <w:t>analizan las futuras líneas de investigación.</w:t>
      </w:r>
    </w:p>
    <w:p w14:paraId="292796B7" w14:textId="6CD04A8D" w:rsidR="00386AF5" w:rsidRDefault="00386AF5" w:rsidP="00757C35">
      <w:pPr>
        <w:spacing w:after="160" w:line="259" w:lineRule="auto"/>
        <w:jc w:val="both"/>
      </w:pPr>
      <w:r>
        <w:br w:type="page"/>
      </w:r>
    </w:p>
    <w:p w14:paraId="0DC8E4A2" w14:textId="77777777" w:rsidR="00386AF5" w:rsidRDefault="00386AF5" w:rsidP="0058756D">
      <w:pPr>
        <w:pStyle w:val="Prrafodelista"/>
        <w:ind w:left="1416"/>
        <w:jc w:val="both"/>
      </w:pPr>
    </w:p>
    <w:p w14:paraId="77446003" w14:textId="00251C9F" w:rsidR="000E7255" w:rsidRDefault="000E7255" w:rsidP="000E7255">
      <w:pPr>
        <w:pStyle w:val="Ttulo2"/>
        <w:numPr>
          <w:ilvl w:val="0"/>
          <w:numId w:val="12"/>
        </w:numPr>
        <w:ind w:left="284"/>
      </w:pPr>
      <w:bookmarkStart w:id="37" w:name="_Toc189755943"/>
      <w:r>
        <w:t>Herramientas</w:t>
      </w:r>
      <w:bookmarkEnd w:id="37"/>
      <w:r>
        <w:t xml:space="preserve"> </w:t>
      </w:r>
    </w:p>
    <w:p w14:paraId="6B5DFB10" w14:textId="77777777" w:rsidR="00B3027D" w:rsidRDefault="00B3027D" w:rsidP="004004F8"/>
    <w:p w14:paraId="5D61614B" w14:textId="77777777" w:rsidR="00D46505" w:rsidRDefault="00D46505" w:rsidP="00C22747">
      <w:pPr>
        <w:pStyle w:val="Ttulo3"/>
        <w:numPr>
          <w:ilvl w:val="0"/>
          <w:numId w:val="13"/>
        </w:numPr>
        <w:ind w:left="284"/>
      </w:pPr>
      <w:bookmarkStart w:id="38" w:name="_Toc189755944"/>
      <w:r>
        <w:t>Python</w:t>
      </w:r>
      <w:bookmarkEnd w:id="38"/>
    </w:p>
    <w:p w14:paraId="7BDE5176" w14:textId="77777777" w:rsidR="00D46505" w:rsidRDefault="00D46505" w:rsidP="00C22747">
      <w:pPr>
        <w:jc w:val="both"/>
      </w:pPr>
    </w:p>
    <w:p w14:paraId="1AE80631" w14:textId="52CB525C" w:rsidR="00D46505" w:rsidRDefault="00D46505" w:rsidP="00C22747">
      <w:pPr>
        <w:jc w:val="both"/>
      </w:pPr>
      <w:r>
        <w:t xml:space="preserve">Python </w:t>
      </w:r>
      <w:r w:rsidR="00963D72">
        <w:t xml:space="preserve">según dice en su página oficial </w:t>
      </w:r>
      <w:r>
        <w:t>es un lenguaje de programación interpretado, soporta múltiples paradigmas como pudiera ser programación funcional o programación orientada a objetos,  Python es un lenguaje multipropósito, es decir, sirve para solucionar distintos tipos de problemas</w:t>
      </w:r>
      <w:r>
        <w:fldChar w:fldCharType="begin" w:fldLock="1"/>
      </w:r>
      <w:r w:rsidR="00D71E3D">
        <w:instrText>ADDIN CSL_CITATION {"citationItems":[{"id":"ITEM-1","itemData":{"URL":"https://docs.python.org/3/","accessed":{"date-parts":[["2024","2","2"]]},"author":[{"dropping-particle":"","family":"Python Software Foundation","given":"","non-dropping-particle":"","parse-names":false,"suffix":""}],"id":"ITEM-1","issued":{"date-parts":[["0"]]},"title":"Python 3.12.1 documentation","type":"webpage"},"uris":["http://www.mendeley.com/documents/?uuid=3a58b6c8-0d7a-41d8-9700-bdea9c276faf"]}],"mendeley":{"formattedCitation":"[22]","plainTextFormattedCitation":"[22]","previouslyFormattedCitation":"[22]"},"properties":{"noteIndex":0},"schema":"https://github.com/citation-style-language/schema/raw/master/csl-citation.json"}</w:instrText>
      </w:r>
      <w:r>
        <w:fldChar w:fldCharType="separate"/>
      </w:r>
      <w:r w:rsidR="00386AF5" w:rsidRPr="00386AF5">
        <w:rPr>
          <w:noProof/>
        </w:rPr>
        <w:t>[22]</w:t>
      </w:r>
      <w:r>
        <w:fldChar w:fldCharType="end"/>
      </w:r>
      <w:r>
        <w:t>, para este trabajo se utilizaron las versio</w:t>
      </w:r>
      <w:r w:rsidR="00963D72">
        <w:t>nes de P</w:t>
      </w:r>
      <w:r>
        <w:t>ython 3.7.x y 3.10.x.</w:t>
      </w:r>
    </w:p>
    <w:p w14:paraId="5242560C" w14:textId="77777777" w:rsidR="00D46505" w:rsidRDefault="00D46505" w:rsidP="00C22747">
      <w:pPr>
        <w:jc w:val="both"/>
      </w:pPr>
    </w:p>
    <w:p w14:paraId="31396EB7" w14:textId="1DF86EDC" w:rsidR="00D46505" w:rsidRDefault="00620813" w:rsidP="00C22747">
      <w:pPr>
        <w:pStyle w:val="Ttulo3"/>
        <w:numPr>
          <w:ilvl w:val="0"/>
          <w:numId w:val="13"/>
        </w:numPr>
        <w:ind w:left="284"/>
      </w:pPr>
      <w:bookmarkStart w:id="39" w:name="_Toc189755945"/>
      <w:r>
        <w:t>Google</w:t>
      </w:r>
      <w:r w:rsidR="00D46505">
        <w:t xml:space="preserve"> </w:t>
      </w:r>
      <w:r>
        <w:t>Drive</w:t>
      </w:r>
      <w:bookmarkEnd w:id="39"/>
    </w:p>
    <w:p w14:paraId="27F8C327" w14:textId="77777777" w:rsidR="00DC6255" w:rsidRDefault="00DC6255" w:rsidP="00C22747">
      <w:pPr>
        <w:jc w:val="both"/>
      </w:pPr>
    </w:p>
    <w:p w14:paraId="0D6380C5" w14:textId="15BA2DE0" w:rsidR="00DC6255" w:rsidRPr="00DC6255" w:rsidRDefault="00620813" w:rsidP="00C22747">
      <w:pPr>
        <w:jc w:val="both"/>
      </w:pPr>
      <w:r>
        <w:t>Google</w:t>
      </w:r>
      <w:r w:rsidR="00DC6255">
        <w:t xml:space="preserve"> ofrece u</w:t>
      </w:r>
      <w:r w:rsidR="000F5A9B">
        <w:t xml:space="preserve">na plataforma </w:t>
      </w:r>
      <w:r w:rsidR="00DC6255">
        <w:t xml:space="preserve">que permite almacenar archivos </w:t>
      </w:r>
      <w:r w:rsidR="000F5A9B">
        <w:t xml:space="preserve">para uso personal </w:t>
      </w:r>
      <w:r w:rsidR="00DC6255">
        <w:t xml:space="preserve">a </w:t>
      </w:r>
      <w:r w:rsidR="000F5A9B">
        <w:t>sus</w:t>
      </w:r>
      <w:r w:rsidR="00DC6255">
        <w:t xml:space="preserve"> usuarios en la nube, este servicio además permite compartir archivos e</w:t>
      </w:r>
      <w:r w:rsidR="000F5A9B">
        <w:t xml:space="preserve">ntre usuarios de </w:t>
      </w:r>
      <w:r>
        <w:t>Google</w:t>
      </w:r>
      <w:r w:rsidR="000F5A9B">
        <w:t xml:space="preserve"> </w:t>
      </w:r>
      <w:r>
        <w:t>Drive</w:t>
      </w:r>
      <w:r w:rsidR="00DC6255">
        <w:t>, como así también la edición de archivos en tiempo real con las aplicaciones que nos permite conectar</w:t>
      </w:r>
      <w:r w:rsidR="000F5A9B">
        <w:fldChar w:fldCharType="begin" w:fldLock="1"/>
      </w:r>
      <w:r w:rsidR="00D71E3D">
        <w:instrText>ADDIN CSL_CITATION {"citationItems":[{"id":"ITEM-1","itemData":{"URL":"https://www.google.com/intl/es-419_ar/drive/","accessed":{"date-parts":[["2024","2","2"]]},"author":[{"dropping-particle":"","family":"Google","given":"","non-dropping-particle":"","parse-names":false,"suffix":""}],"id":"ITEM-1","issued":{"date-parts":[["0"]]},"title":"Plataforma de archivos compartidos y almacenamiento personal en la nube - Google","type":"webpage"},"uris":["http://www.mendeley.com/documents/?uuid=2dcd6697-4406-441c-8bf2-9dcdaa5d5513"]}],"mendeley":{"formattedCitation":"[23]","plainTextFormattedCitation":"[23]","previouslyFormattedCitation":"[23]"},"properties":{"noteIndex":0},"schema":"https://github.com/citation-style-language/schema/raw/master/csl-citation.json"}</w:instrText>
      </w:r>
      <w:r w:rsidR="000F5A9B">
        <w:fldChar w:fldCharType="separate"/>
      </w:r>
      <w:r w:rsidR="00386AF5" w:rsidRPr="00386AF5">
        <w:rPr>
          <w:noProof/>
        </w:rPr>
        <w:t>[23]</w:t>
      </w:r>
      <w:r w:rsidR="000F5A9B">
        <w:fldChar w:fldCharType="end"/>
      </w:r>
      <w:r w:rsidR="00DC6255">
        <w:t>.</w:t>
      </w:r>
    </w:p>
    <w:p w14:paraId="381F067C" w14:textId="77777777" w:rsidR="00D46505" w:rsidRPr="00D46505" w:rsidRDefault="00D46505" w:rsidP="00C22747">
      <w:pPr>
        <w:jc w:val="both"/>
      </w:pPr>
    </w:p>
    <w:p w14:paraId="762DD888" w14:textId="6135A901" w:rsidR="00C15381" w:rsidRDefault="00C15381" w:rsidP="00C22747">
      <w:pPr>
        <w:pStyle w:val="Ttulo3"/>
        <w:numPr>
          <w:ilvl w:val="0"/>
          <w:numId w:val="13"/>
        </w:numPr>
        <w:ind w:left="284"/>
      </w:pPr>
      <w:bookmarkStart w:id="40" w:name="_Toc189755946"/>
      <w:r>
        <w:t>Universal</w:t>
      </w:r>
      <w:r w:rsidRPr="00D46505">
        <w:t xml:space="preserve"> </w:t>
      </w:r>
      <w:proofErr w:type="spellStart"/>
      <w:r>
        <w:t>Analytics</w:t>
      </w:r>
      <w:proofErr w:type="spellEnd"/>
      <w:r w:rsidR="003D2BBC">
        <w:t xml:space="preserve"> (UA)</w:t>
      </w:r>
      <w:bookmarkEnd w:id="40"/>
    </w:p>
    <w:p w14:paraId="57D8D590" w14:textId="77777777" w:rsidR="00C15381" w:rsidRDefault="00C15381" w:rsidP="00C22747">
      <w:pPr>
        <w:jc w:val="both"/>
      </w:pPr>
    </w:p>
    <w:p w14:paraId="3007F666" w14:textId="319DA437" w:rsidR="00C15381" w:rsidRDefault="00C15381" w:rsidP="00C22747">
      <w:pPr>
        <w:jc w:val="both"/>
      </w:pPr>
      <w:r>
        <w:t xml:space="preserve">Esta es una propiedad de </w:t>
      </w:r>
      <w:proofErr w:type="spellStart"/>
      <w:r>
        <w:t>Analytics</w:t>
      </w:r>
      <w:proofErr w:type="spellEnd"/>
      <w:r>
        <w:t xml:space="preserve">, básicamente según el soporte de </w:t>
      </w:r>
      <w:r w:rsidR="00620813">
        <w:t>Google</w:t>
      </w:r>
      <w:r>
        <w:t xml:space="preserve"> cuando se registran vistas u otro tipo de </w:t>
      </w:r>
      <w:r w:rsidR="00B07C1D">
        <w:t>datos del trá</w:t>
      </w:r>
      <w:r w:rsidR="003D2BBC">
        <w:t>fico we</w:t>
      </w:r>
      <w:r w:rsidR="003D2BBC">
        <w:rPr>
          <w:rFonts w:ascii="Segoe UI Symbol" w:hAnsi="Segoe UI Symbol"/>
        </w:rPr>
        <w:t>b</w:t>
      </w:r>
      <w:r>
        <w:t xml:space="preserve"> se recopilan en la propiedad; </w:t>
      </w:r>
      <w:r w:rsidRPr="00336F02">
        <w:t xml:space="preserve">Universal </w:t>
      </w:r>
      <w:proofErr w:type="spellStart"/>
      <w:r w:rsidRPr="00336F02">
        <w:t>Analytics</w:t>
      </w:r>
      <w:proofErr w:type="spellEnd"/>
      <w:r w:rsidRPr="00336F02">
        <w:t xml:space="preserve"> es la generación anterior de </w:t>
      </w:r>
      <w:proofErr w:type="spellStart"/>
      <w:r w:rsidRPr="00336F02">
        <w:t>Analytics</w:t>
      </w:r>
      <w:proofErr w:type="spellEnd"/>
      <w:r w:rsidR="002B690F">
        <w:t>,</w:t>
      </w:r>
      <w:r>
        <w:t xml:space="preserve"> desde el 1 Julio del 2023 dejó de procesar datos</w:t>
      </w:r>
      <w:r w:rsidR="009D2820">
        <w:fldChar w:fldCharType="begin" w:fldLock="1"/>
      </w:r>
      <w:r w:rsidR="009D2820">
        <w:instrText>ADDIN CSL_CITATION {"citationItems":[{"id":"ITEM-1","itemData":{"URL":"https://support.google.com/","abstract":"Noticia de cierre de google+","accessed":{"date-parts":[["2024","2","2"]]},"author":[{"dropping-particle":"","family":"Google","given":"","non-dropping-particle":"","parse-names":false,"suffix":""},{"dropping-particle":"","family":"Google Lcc","given":"","non-dropping-particle":"","parse-names":false,"suffix":""}],"container-title":"Ayuda de Google","id":"ITEM-1","issued":{"date-parts":[["2023"]]},"title":"Ayuda de Google","type":"webpage"},"uris":["http://www.mendeley.com/documents/?uuid=05b5e5e0-f3a6-45f5-a5c9-bf66c3551568"]}],"mendeley":{"formattedCitation":"[24]","plainTextFormattedCitation":"[24]","previouslyFormattedCitation":"[24]"},"properties":{"noteIndex":0},"schema":"https://github.com/citation-style-language/schema/raw/master/csl-citation.json"}</w:instrText>
      </w:r>
      <w:r w:rsidR="009D2820">
        <w:fldChar w:fldCharType="separate"/>
      </w:r>
      <w:r w:rsidR="009D2820" w:rsidRPr="009D2820">
        <w:rPr>
          <w:noProof/>
        </w:rPr>
        <w:t>[24]</w:t>
      </w:r>
      <w:r w:rsidR="009D2820">
        <w:fldChar w:fldCharType="end"/>
      </w:r>
      <w:r w:rsidR="009D2820">
        <w:t>.</w:t>
      </w:r>
      <w:r>
        <w:t xml:space="preserve"> </w:t>
      </w:r>
    </w:p>
    <w:p w14:paraId="5F2CDA96" w14:textId="77777777" w:rsidR="00C15381" w:rsidRDefault="00C15381" w:rsidP="00C22747">
      <w:pPr>
        <w:jc w:val="both"/>
      </w:pPr>
    </w:p>
    <w:p w14:paraId="03592C5D" w14:textId="2EF618A6" w:rsidR="00D46505" w:rsidRDefault="00620813" w:rsidP="00C22747">
      <w:pPr>
        <w:pStyle w:val="Ttulo3"/>
        <w:numPr>
          <w:ilvl w:val="0"/>
          <w:numId w:val="13"/>
        </w:numPr>
        <w:ind w:left="284"/>
      </w:pPr>
      <w:bookmarkStart w:id="41" w:name="_Toc189755947"/>
      <w:r>
        <w:t>Google</w:t>
      </w:r>
      <w:r w:rsidR="00D46505" w:rsidRPr="00D46505">
        <w:t xml:space="preserve"> </w:t>
      </w:r>
      <w:proofErr w:type="spellStart"/>
      <w:r w:rsidR="00D46505">
        <w:t>Analytics</w:t>
      </w:r>
      <w:proofErr w:type="spellEnd"/>
      <w:r w:rsidR="00C15381">
        <w:t xml:space="preserve"> 4</w:t>
      </w:r>
      <w:r w:rsidR="00E2064E">
        <w:t xml:space="preserve"> </w:t>
      </w:r>
      <w:r w:rsidR="003D2BBC" w:rsidRPr="00C15381">
        <w:t>(GA4)</w:t>
      </w:r>
      <w:bookmarkEnd w:id="41"/>
    </w:p>
    <w:p w14:paraId="677B4183" w14:textId="77777777" w:rsidR="00336F02" w:rsidRDefault="00336F02" w:rsidP="00C22747">
      <w:pPr>
        <w:jc w:val="both"/>
      </w:pPr>
    </w:p>
    <w:p w14:paraId="4B4667E7" w14:textId="3FA6C862" w:rsidR="00336F02" w:rsidRPr="00336F02" w:rsidRDefault="003D2BBC" w:rsidP="00C22747">
      <w:pPr>
        <w:jc w:val="both"/>
      </w:pPr>
      <w:r w:rsidRPr="00C15381">
        <w:lastRenderedPageBreak/>
        <w:t>GA4</w:t>
      </w:r>
      <w:r>
        <w:t xml:space="preserve"> </w:t>
      </w:r>
      <w:r w:rsidR="00336F02">
        <w:t xml:space="preserve">es una propiedad de </w:t>
      </w:r>
      <w:proofErr w:type="spellStart"/>
      <w:r w:rsidR="00336F02">
        <w:t>Analytics</w:t>
      </w:r>
      <w:proofErr w:type="spellEnd"/>
      <w:r w:rsidR="00336F02">
        <w:t xml:space="preserve">, según </w:t>
      </w:r>
      <w:r w:rsidR="00C15381">
        <w:t xml:space="preserve">el soporte de </w:t>
      </w:r>
      <w:r w:rsidR="00620813">
        <w:t>Google</w:t>
      </w:r>
      <w:r>
        <w:t>,</w:t>
      </w:r>
      <w:r w:rsidR="00336F02">
        <w:t xml:space="preserve"> </w:t>
      </w:r>
      <w:r>
        <w:t>GA4 recoge datos y los procesa de las páginas web y aplicaciones, mientras que UA no va a funcionar más</w:t>
      </w:r>
      <w:r w:rsidR="00963D72">
        <w:t xml:space="preserve"> GA4 es la nueva generación</w:t>
      </w:r>
      <w:r>
        <w:t>, GA4 por su parte recompila datos desde antes de la fecha e</w:t>
      </w:r>
      <w:r w:rsidR="00963D72">
        <w:t>n la que UA dejo</w:t>
      </w:r>
      <w:r>
        <w:t xml:space="preserve"> de funcionar</w:t>
      </w:r>
      <w:r>
        <w:fldChar w:fldCharType="begin" w:fldLock="1"/>
      </w:r>
      <w:r w:rsidR="009D2820">
        <w:instrText>ADDIN CSL_CITATION {"citationItems":[{"id":"ITEM-1","itemData":{"URL":"https://support.google.com/","abstract":"Noticia de cierre de google+","accessed":{"date-parts":[["2024","2","2"]]},"author":[{"dropping-particle":"","family":"Google","given":"","non-dropping-particle":"","parse-names":false,"suffix":""},{"dropping-particle":"","family":"Google Lcc","given":"","non-dropping-particle":"","parse-names":false,"suffix":""}],"container-title":"Ayuda de Google","id":"ITEM-1","issued":{"date-parts":[["2023"]]},"title":"Ayuda de Google","type":"webpage"},"uris":["http://www.mendeley.com/documents/?uuid=05b5e5e0-f3a6-45f5-a5c9-bf66c3551568"]}],"mendeley":{"formattedCitation":"[24]","plainTextFormattedCitation":"[24]","previouslyFormattedCitation":"[24]"},"properties":{"noteIndex":0},"schema":"https://github.com/citation-style-language/schema/raw/master/csl-citation.json"}</w:instrText>
      </w:r>
      <w:r>
        <w:fldChar w:fldCharType="separate"/>
      </w:r>
      <w:r w:rsidR="009D2820" w:rsidRPr="009D2820">
        <w:rPr>
          <w:noProof/>
        </w:rPr>
        <w:t>[24]</w:t>
      </w:r>
      <w:r>
        <w:fldChar w:fldCharType="end"/>
      </w:r>
      <w:r>
        <w:t>.</w:t>
      </w:r>
    </w:p>
    <w:p w14:paraId="1948A32F" w14:textId="77777777" w:rsidR="00D46505" w:rsidRPr="00D46505" w:rsidRDefault="00D46505" w:rsidP="00C22747">
      <w:pPr>
        <w:jc w:val="both"/>
      </w:pPr>
    </w:p>
    <w:p w14:paraId="0F07A303" w14:textId="21591CE2" w:rsidR="00D46505" w:rsidRDefault="00D46505" w:rsidP="00C22747">
      <w:pPr>
        <w:pStyle w:val="Ttulo3"/>
        <w:numPr>
          <w:ilvl w:val="0"/>
          <w:numId w:val="13"/>
        </w:numPr>
        <w:ind w:left="284"/>
      </w:pPr>
      <w:bookmarkStart w:id="42" w:name="_Toc189755948"/>
      <w:proofErr w:type="spellStart"/>
      <w:r>
        <w:t>Looker</w:t>
      </w:r>
      <w:proofErr w:type="spellEnd"/>
      <w:r>
        <w:t xml:space="preserve"> Studio</w:t>
      </w:r>
      <w:bookmarkEnd w:id="42"/>
      <w:r w:rsidRPr="00D46505">
        <w:t xml:space="preserve"> </w:t>
      </w:r>
    </w:p>
    <w:p w14:paraId="1646AA82" w14:textId="77777777" w:rsidR="00C15381" w:rsidRPr="00C15381" w:rsidRDefault="00C15381" w:rsidP="00C22747">
      <w:pPr>
        <w:jc w:val="both"/>
      </w:pPr>
    </w:p>
    <w:p w14:paraId="12A8F747" w14:textId="41645775" w:rsidR="00D46505" w:rsidRDefault="0074609F" w:rsidP="00C22747">
      <w:pPr>
        <w:jc w:val="both"/>
      </w:pPr>
      <w:r>
        <w:t xml:space="preserve">Según la documentación de </w:t>
      </w:r>
      <w:r w:rsidR="00620813">
        <w:t>Google</w:t>
      </w:r>
      <w:r>
        <w:t xml:space="preserve"> es una herramienta para realizar informes y visualizar los datos, esta herramienta permite la conexión de fuente de datos propios de los usuarios</w:t>
      </w:r>
      <w:r w:rsidR="00EC2217">
        <w:t>,</w:t>
      </w:r>
      <w:r>
        <w:t xml:space="preserve"> como pudiera ser </w:t>
      </w:r>
      <w:r w:rsidR="00620813" w:rsidRPr="002B690F">
        <w:t>Google</w:t>
      </w:r>
      <w:r w:rsidRPr="002B690F">
        <w:t xml:space="preserve"> </w:t>
      </w:r>
      <w:proofErr w:type="spellStart"/>
      <w:r w:rsidRPr="002B690F">
        <w:t>Analytics</w:t>
      </w:r>
      <w:proofErr w:type="spellEnd"/>
      <w:r>
        <w:fldChar w:fldCharType="begin" w:fldLock="1"/>
      </w:r>
      <w:r w:rsidR="009D2820">
        <w:instrText>ADDIN CSL_CITATION {"citationItems":[{"id":"ITEM-1","itemData":{"URL":"https://support.google.com/","abstract":"Noticia de cierre de google+","accessed":{"date-parts":[["2024","2","2"]]},"author":[{"dropping-particle":"","family":"Google","given":"","non-dropping-particle":"","parse-names":false,"suffix":""},{"dropping-particle":"","family":"Google Lcc","given":"","non-dropping-particle":"","parse-names":false,"suffix":""}],"container-title":"Ayuda de Google","id":"ITEM-1","issued":{"date-parts":[["2023"]]},"title":"Ayuda de Google","type":"webpage"},"uris":["http://www.mendeley.com/documents/?uuid=05b5e5e0-f3a6-45f5-a5c9-bf66c3551568"]}],"mendeley":{"formattedCitation":"[24]","plainTextFormattedCitation":"[24]","previouslyFormattedCitation":"[24]"},"properties":{"noteIndex":0},"schema":"https://github.com/citation-style-language/schema/raw/master/csl-citation.json"}</w:instrText>
      </w:r>
      <w:r>
        <w:fldChar w:fldCharType="separate"/>
      </w:r>
      <w:r w:rsidR="009D2820" w:rsidRPr="009D2820">
        <w:rPr>
          <w:noProof/>
        </w:rPr>
        <w:t>[24]</w:t>
      </w:r>
      <w:r>
        <w:fldChar w:fldCharType="end"/>
      </w:r>
      <w:r>
        <w:t xml:space="preserve">, </w:t>
      </w:r>
      <w:r w:rsidRPr="00FB6F50">
        <w:t xml:space="preserve">también se pueden exportar datos de tablas de informes </w:t>
      </w:r>
      <w:r w:rsidR="0052654F" w:rsidRPr="00FB6F50">
        <w:t xml:space="preserve">de </w:t>
      </w:r>
      <w:proofErr w:type="spellStart"/>
      <w:r w:rsidR="0052654F" w:rsidRPr="00FB6F50">
        <w:t>Looker</w:t>
      </w:r>
      <w:proofErr w:type="spellEnd"/>
      <w:r w:rsidR="0052654F" w:rsidRPr="00FB6F50">
        <w:t xml:space="preserve"> Studio </w:t>
      </w:r>
      <w:r w:rsidRPr="00FB6F50">
        <w:t>en archivos</w:t>
      </w:r>
      <w:r w:rsidR="00E64D8C">
        <w:t xml:space="preserve"> </w:t>
      </w:r>
      <w:r w:rsidR="002B690F">
        <w:t xml:space="preserve">de valores </w:t>
      </w:r>
      <w:r w:rsidR="00E64D8C">
        <w:t>separados por coma</w:t>
      </w:r>
      <w:r w:rsidRPr="00FB6F50">
        <w:t xml:space="preserve"> CSV</w:t>
      </w:r>
      <w:r w:rsidR="00E64D8C">
        <w:t xml:space="preserve"> (</w:t>
      </w:r>
      <w:proofErr w:type="spellStart"/>
      <w:r w:rsidR="00E64D8C" w:rsidRPr="00E64D8C">
        <w:rPr>
          <w:i/>
        </w:rPr>
        <w:t>Comma</w:t>
      </w:r>
      <w:proofErr w:type="spellEnd"/>
      <w:r w:rsidR="00E64D8C" w:rsidRPr="00E64D8C">
        <w:rPr>
          <w:i/>
        </w:rPr>
        <w:t xml:space="preserve"> </w:t>
      </w:r>
      <w:proofErr w:type="spellStart"/>
      <w:r w:rsidR="00E64D8C" w:rsidRPr="00E64D8C">
        <w:rPr>
          <w:i/>
        </w:rPr>
        <w:t>Separated</w:t>
      </w:r>
      <w:proofErr w:type="spellEnd"/>
      <w:r w:rsidR="00E64D8C" w:rsidRPr="00E64D8C">
        <w:rPr>
          <w:i/>
        </w:rPr>
        <w:t xml:space="preserve"> </w:t>
      </w:r>
      <w:proofErr w:type="spellStart"/>
      <w:r w:rsidR="00E64D8C" w:rsidRPr="00E64D8C">
        <w:rPr>
          <w:i/>
        </w:rPr>
        <w:t>Values</w:t>
      </w:r>
      <w:proofErr w:type="spellEnd"/>
      <w:r w:rsidR="00E64D8C">
        <w:t>)</w:t>
      </w:r>
      <w:r w:rsidR="00FB6F50">
        <w:t>.</w:t>
      </w:r>
    </w:p>
    <w:p w14:paraId="2A0B406D" w14:textId="77777777" w:rsidR="0074609F" w:rsidRPr="00D46505" w:rsidRDefault="0074609F" w:rsidP="00C22747">
      <w:pPr>
        <w:jc w:val="both"/>
      </w:pPr>
    </w:p>
    <w:p w14:paraId="3305588C" w14:textId="34B662A9" w:rsidR="00D46505" w:rsidRDefault="00655CBF" w:rsidP="00C22747">
      <w:pPr>
        <w:pStyle w:val="Ttulo3"/>
        <w:numPr>
          <w:ilvl w:val="0"/>
          <w:numId w:val="13"/>
        </w:numPr>
        <w:ind w:left="284"/>
      </w:pPr>
      <w:bookmarkStart w:id="43" w:name="_Toc189755949"/>
      <w:r>
        <w:t xml:space="preserve">Microsoft </w:t>
      </w:r>
      <w:r w:rsidR="00D46505">
        <w:t>Word</w:t>
      </w:r>
      <w:bookmarkEnd w:id="43"/>
    </w:p>
    <w:p w14:paraId="772310EB" w14:textId="77777777" w:rsidR="00D46505" w:rsidRDefault="00D46505" w:rsidP="00C22747">
      <w:pPr>
        <w:jc w:val="both"/>
      </w:pPr>
    </w:p>
    <w:p w14:paraId="63B66A43" w14:textId="17FEF9CB" w:rsidR="0085754F" w:rsidRDefault="00655CBF" w:rsidP="00C22747">
      <w:pPr>
        <w:jc w:val="both"/>
      </w:pPr>
      <w:r>
        <w:t xml:space="preserve">Microsoft </w:t>
      </w:r>
      <w:r w:rsidRPr="00655CBF">
        <w:t>Word</w:t>
      </w:r>
      <w:r>
        <w:t xml:space="preserve"> </w:t>
      </w:r>
      <w:r w:rsidR="002B690F">
        <w:t xml:space="preserve">es </w:t>
      </w:r>
      <w:r>
        <w:t>un procesador de texto, este software es de Microsoft,</w:t>
      </w:r>
      <w:r w:rsidR="002B690F">
        <w:t xml:space="preserve"> sirve para crear, editar, leer y</w:t>
      </w:r>
      <w:r>
        <w:t xml:space="preserve"> escribir documentos de texto</w:t>
      </w:r>
      <w:r w:rsidR="00EC2217">
        <w:fldChar w:fldCharType="begin" w:fldLock="1"/>
      </w:r>
      <w:r w:rsidR="009D2820">
        <w:instrText>ADDIN CSL_CITATION {"citationItems":[{"id":"ITEM-1","itemData":{"URL":"https://www.microsoft.com/es-ar/","accessed":{"date-parts":[["2024","4","16"]]},"author":[{"dropping-particle":"","family":"Microsoft corporation","given":"","non-dropping-particle":"","parse-names":false,"suffix":""}],"container-title":"Microsoft: Nube, aplicaciones y juegos","id":"ITEM-1","issued":{"date-parts":[["2023"]]},"title":"Microsoft: Nube, aplicaciones y juegos","type":"webpage"},"uris":["http://www.mendeley.com/documents/?uuid=475f39ba-4923-334a-b54c-07d6dde0f9a1"]}],"mendeley":{"formattedCitation":"[25]","plainTextFormattedCitation":"[25]","previouslyFormattedCitation":"[25]"},"properties":{"noteIndex":0},"schema":"https://github.com/citation-style-language/schema/raw/master/csl-citation.json"}</w:instrText>
      </w:r>
      <w:r w:rsidR="00EC2217">
        <w:fldChar w:fldCharType="separate"/>
      </w:r>
      <w:r w:rsidR="009D2820" w:rsidRPr="009D2820">
        <w:rPr>
          <w:noProof/>
        </w:rPr>
        <w:t>[25]</w:t>
      </w:r>
      <w:r w:rsidR="00EC2217">
        <w:fldChar w:fldCharType="end"/>
      </w:r>
      <w:r>
        <w:t>.</w:t>
      </w:r>
    </w:p>
    <w:p w14:paraId="0E55AB3F" w14:textId="77777777" w:rsidR="0085754F" w:rsidRDefault="0085754F" w:rsidP="00C22747">
      <w:pPr>
        <w:spacing w:after="160" w:line="259" w:lineRule="auto"/>
        <w:jc w:val="both"/>
      </w:pPr>
      <w:r>
        <w:br w:type="page"/>
      </w:r>
    </w:p>
    <w:p w14:paraId="46F68F8A" w14:textId="716B6BEA" w:rsidR="00D46505" w:rsidRDefault="00EC2217" w:rsidP="00C22747">
      <w:pPr>
        <w:pStyle w:val="Ttulo3"/>
        <w:numPr>
          <w:ilvl w:val="0"/>
          <w:numId w:val="13"/>
        </w:numPr>
        <w:ind w:left="284"/>
      </w:pPr>
      <w:bookmarkStart w:id="44" w:name="_Toc189755950"/>
      <w:r>
        <w:lastRenderedPageBreak/>
        <w:t xml:space="preserve">Microsoft </w:t>
      </w:r>
      <w:r w:rsidR="00D46505">
        <w:t>Excel</w:t>
      </w:r>
      <w:bookmarkEnd w:id="44"/>
    </w:p>
    <w:p w14:paraId="174CF512" w14:textId="77777777" w:rsidR="00D46505" w:rsidRDefault="00D46505" w:rsidP="00C22747">
      <w:pPr>
        <w:jc w:val="both"/>
      </w:pPr>
    </w:p>
    <w:p w14:paraId="4117D3F6" w14:textId="7558D68B" w:rsidR="00EC2217" w:rsidRDefault="00EC2217" w:rsidP="00C22747">
      <w:pPr>
        <w:jc w:val="both"/>
      </w:pPr>
      <w:r w:rsidRPr="00EC2217">
        <w:t>Microsoft Excel</w:t>
      </w:r>
      <w:r>
        <w:t xml:space="preserve"> </w:t>
      </w:r>
      <w:r w:rsidR="002B690F">
        <w:t xml:space="preserve">es </w:t>
      </w:r>
      <w:r>
        <w:t>un software para poder crear, leer y</w:t>
      </w:r>
      <w:r w:rsidRPr="00EC2217">
        <w:t xml:space="preserve"> </w:t>
      </w:r>
      <w:r>
        <w:t>editar planillas de cálculos, este software es de Microsoft</w:t>
      </w:r>
      <w:r>
        <w:fldChar w:fldCharType="begin" w:fldLock="1"/>
      </w:r>
      <w:r w:rsidR="009D2820">
        <w:instrText>ADDIN CSL_CITATION {"citationItems":[{"id":"ITEM-1","itemData":{"URL":"https://www.microsoft.com/es-ar/","accessed":{"date-parts":[["2024","4","16"]]},"author":[{"dropping-particle":"","family":"Microsoft corporation","given":"","non-dropping-particle":"","parse-names":false,"suffix":""}],"container-title":"Microsoft: Nube, aplicaciones y juegos","id":"ITEM-1","issued":{"date-parts":[["2023"]]},"title":"Microsoft: Nube, aplicaciones y juegos","type":"webpage"},"uris":["http://www.mendeley.com/documents/?uuid=475f39ba-4923-334a-b54c-07d6dde0f9a1"]}],"mendeley":{"formattedCitation":"[25]","plainTextFormattedCitation":"[25]","previouslyFormattedCitation":"[25]"},"properties":{"noteIndex":0},"schema":"https://github.com/citation-style-language/schema/raw/master/csl-citation.json"}</w:instrText>
      </w:r>
      <w:r>
        <w:fldChar w:fldCharType="separate"/>
      </w:r>
      <w:r w:rsidR="009D2820" w:rsidRPr="009D2820">
        <w:rPr>
          <w:noProof/>
        </w:rPr>
        <w:t>[25]</w:t>
      </w:r>
      <w:r>
        <w:fldChar w:fldCharType="end"/>
      </w:r>
      <w:r>
        <w:t>.</w:t>
      </w:r>
    </w:p>
    <w:p w14:paraId="32BC07CE" w14:textId="77777777" w:rsidR="00BB4F3C" w:rsidRPr="00D46505" w:rsidRDefault="00BB4F3C" w:rsidP="00C22747">
      <w:pPr>
        <w:jc w:val="both"/>
      </w:pPr>
    </w:p>
    <w:p w14:paraId="524080AD" w14:textId="6CCE4FB2" w:rsidR="005A5EA4" w:rsidRDefault="005A5EA4" w:rsidP="00C22747">
      <w:pPr>
        <w:pStyle w:val="Ttulo3"/>
        <w:numPr>
          <w:ilvl w:val="0"/>
          <w:numId w:val="13"/>
        </w:numPr>
        <w:ind w:left="284"/>
      </w:pPr>
      <w:bookmarkStart w:id="45" w:name="_Toc189755951"/>
      <w:proofErr w:type="spellStart"/>
      <w:r>
        <w:t>Numpy</w:t>
      </w:r>
      <w:bookmarkEnd w:id="45"/>
      <w:proofErr w:type="spellEnd"/>
    </w:p>
    <w:p w14:paraId="19ABBB3F" w14:textId="77777777" w:rsidR="005A5EA4" w:rsidRPr="005A5EA4" w:rsidRDefault="005A5EA4" w:rsidP="00C22747">
      <w:pPr>
        <w:jc w:val="both"/>
      </w:pPr>
    </w:p>
    <w:p w14:paraId="41D45D2B" w14:textId="77D9D2D9" w:rsidR="005A5EA4" w:rsidRDefault="003A3231" w:rsidP="00C22747">
      <w:pPr>
        <w:jc w:val="both"/>
      </w:pPr>
      <w:r>
        <w:t>Según su documentación oficial e</w:t>
      </w:r>
      <w:r w:rsidR="005A5EA4">
        <w:t xml:space="preserve">s una </w:t>
      </w:r>
      <w:r w:rsidR="002B690F">
        <w:t>biblioteca</w:t>
      </w:r>
      <w:r>
        <w:rPr>
          <w:i/>
        </w:rPr>
        <w:t>,</w:t>
      </w:r>
      <w:r w:rsidR="005A5EA4">
        <w:t xml:space="preserve"> </w:t>
      </w:r>
      <w:r>
        <w:t xml:space="preserve">es un estándar para trabajar con </w:t>
      </w:r>
      <w:r w:rsidR="005A5EA4">
        <w:t xml:space="preserve"> </w:t>
      </w:r>
      <w:r>
        <w:t xml:space="preserve">datos numéricos en Python, la librería posee estructuras de datos como </w:t>
      </w:r>
      <w:proofErr w:type="spellStart"/>
      <w:r>
        <w:t>Arrays</w:t>
      </w:r>
      <w:proofErr w:type="spellEnd"/>
      <w:r>
        <w:t xml:space="preserve">, además posee funciones para realizar cálculos </w:t>
      </w:r>
      <w:r w:rsidR="00FB6F50">
        <w:t xml:space="preserve">matemáticos con dichos </w:t>
      </w:r>
      <w:proofErr w:type="spellStart"/>
      <w:r w:rsidR="00FB6F50">
        <w:t>Arrays</w:t>
      </w:r>
      <w:proofErr w:type="spellEnd"/>
      <w:r w:rsidR="00FB6F50">
        <w:t xml:space="preserve"> </w:t>
      </w:r>
      <w:r>
        <w:fldChar w:fldCharType="begin" w:fldLock="1"/>
      </w:r>
      <w:r w:rsidR="009D2820">
        <w:instrText>ADDIN CSL_CITATION {"citationItems":[{"id":"ITEM-1","itemData":{"URL":"https://numpy.org/doc/","accessed":{"date-parts":[["2024","2","5"]]},"author":[{"dropping-particle":"","family":"Numpy.org","given":"","non-dropping-particle":"","parse-names":false,"suffix":""}],"id":"ITEM-1","issued":{"date-parts":[["0"]]},"title":"NumPy Documentation","type":"webpage"},"uris":["http://www.mendeley.com/documents/?uuid=88452242-ef98-4374-b6e7-73053682e2e1"]}],"mendeley":{"formattedCitation":"[26]","plainTextFormattedCitation":"[26]","previouslyFormattedCitation":"[26]"},"properties":{"noteIndex":0},"schema":"https://github.com/citation-style-language/schema/raw/master/csl-citation.json"}</w:instrText>
      </w:r>
      <w:r>
        <w:fldChar w:fldCharType="separate"/>
      </w:r>
      <w:r w:rsidR="009D2820" w:rsidRPr="009D2820">
        <w:rPr>
          <w:noProof/>
        </w:rPr>
        <w:t>[26]</w:t>
      </w:r>
      <w:r>
        <w:fldChar w:fldCharType="end"/>
      </w:r>
      <w:r>
        <w:t>.</w:t>
      </w:r>
    </w:p>
    <w:p w14:paraId="1D049568" w14:textId="77777777" w:rsidR="00E2064E" w:rsidRDefault="00E2064E" w:rsidP="00C22747">
      <w:pPr>
        <w:jc w:val="both"/>
      </w:pPr>
    </w:p>
    <w:p w14:paraId="4A232F25" w14:textId="77777777" w:rsidR="00885917" w:rsidRDefault="00885917" w:rsidP="00C22747">
      <w:pPr>
        <w:pStyle w:val="Ttulo3"/>
        <w:numPr>
          <w:ilvl w:val="0"/>
          <w:numId w:val="13"/>
        </w:numPr>
        <w:ind w:left="284"/>
      </w:pPr>
      <w:bookmarkStart w:id="46" w:name="_Toc189755952"/>
      <w:proofErr w:type="spellStart"/>
      <w:r>
        <w:t>Tensorflow</w:t>
      </w:r>
      <w:bookmarkEnd w:id="46"/>
      <w:proofErr w:type="spellEnd"/>
      <w:r>
        <w:t xml:space="preserve"> </w:t>
      </w:r>
    </w:p>
    <w:p w14:paraId="2D7705B8" w14:textId="7B4B26CC" w:rsidR="00885917" w:rsidRDefault="00885917" w:rsidP="00C22747">
      <w:pPr>
        <w:jc w:val="both"/>
      </w:pPr>
      <w:r>
        <w:t>Es una biblioteca según su documentación oficial es de código abierto para el aprendizaje automático</w:t>
      </w:r>
      <w:r>
        <w:fldChar w:fldCharType="begin" w:fldLock="1"/>
      </w:r>
      <w:r w:rsidR="009D2820">
        <w:instrText>ADDIN CSL_CITATION {"citationItems":[{"id":"ITEM-1","itemData":{"URL":"https://www.tensorflow.org/","accessed":{"date-parts":[["2024","2","5"]]},"author":[{"dropping-particle":"","family":"Google Lcc","given":"","non-dropping-particle":"","parse-names":false,"suffix":""}],"id":"ITEM-1","issued":{"date-parts":[["0"]]},"title":"TensorFlow es una plataforma de código abierto de extremo a extremo para el aprendizaje automático","type":"webpage"},"uris":["http://www.mendeley.com/documents/?uuid=e65173d7-459a-4ab3-874a-8cb6ef657e5f"]}],"mendeley":{"formattedCitation":"[27]","plainTextFormattedCitation":"[27]","previouslyFormattedCitation":"[27]"},"properties":{"noteIndex":0},"schema":"https://github.com/citation-style-language/schema/raw/master/csl-citation.json"}</w:instrText>
      </w:r>
      <w:r>
        <w:fldChar w:fldCharType="separate"/>
      </w:r>
      <w:r w:rsidR="009D2820" w:rsidRPr="009D2820">
        <w:rPr>
          <w:noProof/>
        </w:rPr>
        <w:t>[27]</w:t>
      </w:r>
      <w:r>
        <w:fldChar w:fldCharType="end"/>
      </w:r>
      <w:r>
        <w:t>.</w:t>
      </w:r>
    </w:p>
    <w:p w14:paraId="0874565A" w14:textId="77777777" w:rsidR="003A3231" w:rsidRPr="005A5EA4" w:rsidRDefault="003A3231" w:rsidP="00C22747">
      <w:pPr>
        <w:jc w:val="both"/>
      </w:pPr>
    </w:p>
    <w:p w14:paraId="724A8A5E" w14:textId="7BAB86B0" w:rsidR="00DD6235" w:rsidRDefault="00B44372" w:rsidP="00C22747">
      <w:pPr>
        <w:pStyle w:val="Ttulo3"/>
        <w:numPr>
          <w:ilvl w:val="0"/>
          <w:numId w:val="13"/>
        </w:numPr>
        <w:ind w:left="284"/>
      </w:pPr>
      <w:bookmarkStart w:id="47" w:name="_Toc189755953"/>
      <w:proofErr w:type="spellStart"/>
      <w:r>
        <w:t>Keras</w:t>
      </w:r>
      <w:bookmarkEnd w:id="47"/>
      <w:proofErr w:type="spellEnd"/>
    </w:p>
    <w:p w14:paraId="5A6A830C" w14:textId="77777777" w:rsidR="00E2064E" w:rsidRPr="00E2064E" w:rsidRDefault="00E2064E" w:rsidP="00C22747">
      <w:pPr>
        <w:jc w:val="both"/>
      </w:pPr>
    </w:p>
    <w:p w14:paraId="05379878" w14:textId="7322F803" w:rsidR="00B44372" w:rsidRDefault="00B44372" w:rsidP="00C22747">
      <w:pPr>
        <w:jc w:val="both"/>
      </w:pPr>
      <w:r>
        <w:t xml:space="preserve">Es una biblioteca que sirve </w:t>
      </w:r>
      <w:r w:rsidR="00621CD6">
        <w:t>de</w:t>
      </w:r>
      <w:r>
        <w:t xml:space="preserve"> </w:t>
      </w:r>
      <w:r w:rsidR="001D52E7">
        <w:t>Interfaz de Programación de Aplicaciones</w:t>
      </w:r>
      <w:r w:rsidR="00FB6F50">
        <w:t>-A</w:t>
      </w:r>
      <w:r w:rsidR="00621CD6" w:rsidRPr="00E2064E">
        <w:t>PI </w:t>
      </w:r>
      <w:r w:rsidR="00621CD6">
        <w:t xml:space="preserve"> (</w:t>
      </w:r>
      <w:proofErr w:type="spellStart"/>
      <w:r w:rsidR="00E2064E" w:rsidRPr="001D52E7">
        <w:rPr>
          <w:i/>
        </w:rPr>
        <w:t>Aplication</w:t>
      </w:r>
      <w:proofErr w:type="spellEnd"/>
      <w:r w:rsidR="00E2064E" w:rsidRPr="001D52E7">
        <w:rPr>
          <w:i/>
        </w:rPr>
        <w:t xml:space="preserve"> </w:t>
      </w:r>
      <w:proofErr w:type="spellStart"/>
      <w:r w:rsidR="00E2064E" w:rsidRPr="001D52E7">
        <w:rPr>
          <w:i/>
        </w:rPr>
        <w:t>Programing</w:t>
      </w:r>
      <w:proofErr w:type="spellEnd"/>
      <w:r w:rsidR="00E2064E" w:rsidRPr="001D52E7">
        <w:rPr>
          <w:i/>
        </w:rPr>
        <w:t xml:space="preserve"> I</w:t>
      </w:r>
      <w:r w:rsidR="00621CD6" w:rsidRPr="001D52E7">
        <w:rPr>
          <w:i/>
        </w:rPr>
        <w:t>nterface</w:t>
      </w:r>
      <w:r w:rsidR="00621CD6">
        <w:t xml:space="preserve">) de alto nivel de </w:t>
      </w:r>
      <w:proofErr w:type="spellStart"/>
      <w:r w:rsidR="00621CD6">
        <w:t>T</w:t>
      </w:r>
      <w:r>
        <w:t>ensorflow</w:t>
      </w:r>
      <w:proofErr w:type="spellEnd"/>
      <w:r w:rsidR="00FB6F50">
        <w:t xml:space="preserve">, actualmente </w:t>
      </w:r>
      <w:proofErr w:type="spellStart"/>
      <w:r w:rsidR="00FB6F50">
        <w:t>K</w:t>
      </w:r>
      <w:r w:rsidR="00621CD6">
        <w:t>eras</w:t>
      </w:r>
      <w:proofErr w:type="spellEnd"/>
      <w:r w:rsidR="00621CD6">
        <w:t xml:space="preserve"> se encuentra dentro de la biblioteca </w:t>
      </w:r>
      <w:proofErr w:type="spellStart"/>
      <w:r w:rsidR="00621CD6">
        <w:t>Tensorflow</w:t>
      </w:r>
      <w:proofErr w:type="spellEnd"/>
      <w:r w:rsidR="00621CD6">
        <w:t xml:space="preserve"> y es una </w:t>
      </w:r>
      <w:r w:rsidR="00FB6F50">
        <w:t>API</w:t>
      </w:r>
      <w:r w:rsidR="00621CD6">
        <w:t xml:space="preserve"> de alto nivel oficial de </w:t>
      </w:r>
      <w:proofErr w:type="spellStart"/>
      <w:r w:rsidR="00621CD6">
        <w:t>Tensorflow</w:t>
      </w:r>
      <w:proofErr w:type="spellEnd"/>
      <w:r w:rsidR="00621CD6">
        <w:fldChar w:fldCharType="begin" w:fldLock="1"/>
      </w:r>
      <w:r w:rsidR="009D2820">
        <w:instrText>ADDIN CSL_CITATION {"citationItems":[{"id":"ITEM-1","itemData":{"URL":"https://www.tensorflow.org/","accessed":{"date-parts":[["2024","2","5"]]},"author":[{"dropping-particle":"","family":"Google Lcc","given":"","non-dropping-particle":"","parse-names":false,"suffix":""}],"id":"ITEM-1","issued":{"date-parts":[["0"]]},"title":"TensorFlow es una plataforma de código abierto de extremo a extremo para el aprendizaje automático","type":"webpage"},"uris":["http://www.mendeley.com/documents/?uuid=e65173d7-459a-4ab3-874a-8cb6ef657e5f"]}],"mendeley":{"formattedCitation":"[27]","plainTextFormattedCitation":"[27]","previouslyFormattedCitation":"[27]"},"properties":{"noteIndex":0},"schema":"https://github.com/citation-style-language/schema/raw/master/csl-citation.json"}</w:instrText>
      </w:r>
      <w:r w:rsidR="00621CD6">
        <w:fldChar w:fldCharType="separate"/>
      </w:r>
      <w:r w:rsidR="009D2820" w:rsidRPr="009D2820">
        <w:rPr>
          <w:noProof/>
        </w:rPr>
        <w:t>[27]</w:t>
      </w:r>
      <w:r w:rsidR="00621CD6">
        <w:fldChar w:fldCharType="end"/>
      </w:r>
      <w:r w:rsidR="00621CD6">
        <w:t xml:space="preserve">. </w:t>
      </w:r>
    </w:p>
    <w:p w14:paraId="5C7660AE" w14:textId="77777777" w:rsidR="00885917" w:rsidRPr="00B44372" w:rsidRDefault="00885917" w:rsidP="00C22747">
      <w:pPr>
        <w:jc w:val="both"/>
      </w:pPr>
    </w:p>
    <w:p w14:paraId="30AB2F49" w14:textId="22207427" w:rsidR="00DD6235" w:rsidRDefault="00885917" w:rsidP="00C22747">
      <w:pPr>
        <w:pStyle w:val="Ttulo3"/>
        <w:numPr>
          <w:ilvl w:val="0"/>
          <w:numId w:val="13"/>
        </w:numPr>
        <w:ind w:left="284"/>
      </w:pPr>
      <w:bookmarkStart w:id="48" w:name="_Toc189755954"/>
      <w:r>
        <w:t>Pandas</w:t>
      </w:r>
      <w:bookmarkEnd w:id="48"/>
    </w:p>
    <w:p w14:paraId="5FC19FE8" w14:textId="77777777" w:rsidR="00885917" w:rsidRDefault="00885917" w:rsidP="00C22747">
      <w:pPr>
        <w:jc w:val="both"/>
      </w:pPr>
    </w:p>
    <w:p w14:paraId="5214D316" w14:textId="4937B1FC" w:rsidR="00885917" w:rsidRDefault="006E7A5D" w:rsidP="00C22747">
      <w:pPr>
        <w:jc w:val="both"/>
      </w:pPr>
      <w:r>
        <w:t xml:space="preserve">Es una librería de Python para el análisis y manipulación de datos, posee el objeto </w:t>
      </w:r>
      <w:proofErr w:type="spellStart"/>
      <w:r w:rsidRPr="00E64D8C">
        <w:rPr>
          <w:i/>
        </w:rPr>
        <w:t>dataframe</w:t>
      </w:r>
      <w:proofErr w:type="spellEnd"/>
      <w:r>
        <w:t xml:space="preserve">, también funciones para manipular </w:t>
      </w:r>
      <w:r w:rsidR="00CB1104">
        <w:t xml:space="preserve">los </w:t>
      </w:r>
      <w:r>
        <w:t xml:space="preserve">datos del </w:t>
      </w:r>
      <w:proofErr w:type="spellStart"/>
      <w:r w:rsidRPr="00E64D8C">
        <w:rPr>
          <w:i/>
        </w:rPr>
        <w:t>dataframe</w:t>
      </w:r>
      <w:proofErr w:type="spellEnd"/>
      <w:r>
        <w:t xml:space="preserve"> y funciones para leer y escribir archivos CSV </w:t>
      </w:r>
      <w:r>
        <w:fldChar w:fldCharType="begin" w:fldLock="1"/>
      </w:r>
      <w:r w:rsidR="009D2820">
        <w:instrText>ADDIN CSL_CITATION {"citationItems":[{"id":"ITEM-1","itemData":{"URL":"https://pandas.pydata.org/about/","accessed":{"date-parts":[["2024","2","6"]]},"author":[{"dropping-particle":"","family":"NumFOCUS I","given":"","non-dropping-particle":"","parse-names":false,"suffix":""}],"id":"ITEM-1","issued":{"date-parts":[["0"]]},"title":"About pandas","type":"webpage"},"uris":["http://www.mendeley.com/documents/?uuid=c68314b3-aa4a-4686-a043-3a31e5a9a362"]}],"mendeley":{"formattedCitation":"[28]","plainTextFormattedCitation":"[28]","previouslyFormattedCitation":"[28]"},"properties":{"noteIndex":0},"schema":"https://github.com/citation-style-language/schema/raw/master/csl-citation.json"}</w:instrText>
      </w:r>
      <w:r>
        <w:fldChar w:fldCharType="separate"/>
      </w:r>
      <w:r w:rsidR="009D2820" w:rsidRPr="009D2820">
        <w:rPr>
          <w:noProof/>
        </w:rPr>
        <w:t>[28]</w:t>
      </w:r>
      <w:r>
        <w:fldChar w:fldCharType="end"/>
      </w:r>
      <w:r>
        <w:t>.</w:t>
      </w:r>
    </w:p>
    <w:p w14:paraId="03F2C172" w14:textId="77777777" w:rsidR="00885917" w:rsidRPr="00885917" w:rsidRDefault="00885917" w:rsidP="00C22747">
      <w:pPr>
        <w:jc w:val="both"/>
      </w:pPr>
    </w:p>
    <w:p w14:paraId="3241D62B" w14:textId="32CCC1BC" w:rsidR="00DD6235" w:rsidRDefault="00885917" w:rsidP="00C22747">
      <w:pPr>
        <w:pStyle w:val="Ttulo3"/>
        <w:numPr>
          <w:ilvl w:val="0"/>
          <w:numId w:val="13"/>
        </w:numPr>
        <w:ind w:left="284"/>
      </w:pPr>
      <w:bookmarkStart w:id="49" w:name="_Toc189755955"/>
      <w:proofErr w:type="spellStart"/>
      <w:r>
        <w:t>Matplotlib</w:t>
      </w:r>
      <w:bookmarkEnd w:id="49"/>
      <w:proofErr w:type="spellEnd"/>
    </w:p>
    <w:p w14:paraId="54F44378" w14:textId="77777777" w:rsidR="00320E68" w:rsidRPr="00320E68" w:rsidRDefault="00320E68" w:rsidP="00C22747">
      <w:pPr>
        <w:jc w:val="both"/>
      </w:pPr>
    </w:p>
    <w:p w14:paraId="31CA7E49" w14:textId="6F33FBB2" w:rsidR="005A5EA4" w:rsidRDefault="00320E68" w:rsidP="00C22747">
      <w:pPr>
        <w:jc w:val="both"/>
      </w:pPr>
      <w:proofErr w:type="spellStart"/>
      <w:r w:rsidRPr="00320E68">
        <w:t>Matplotlib</w:t>
      </w:r>
      <w:proofErr w:type="spellEnd"/>
      <w:r>
        <w:t xml:space="preserve"> según su página oficial es una librería para la cre</w:t>
      </w:r>
      <w:r w:rsidR="002B690F">
        <w:t xml:space="preserve">ación de gráficas, animaciones y </w:t>
      </w:r>
      <w:r>
        <w:t>distintas formas de visualización de datos en Python</w:t>
      </w:r>
      <w:r>
        <w:fldChar w:fldCharType="begin" w:fldLock="1"/>
      </w:r>
      <w:r w:rsidR="009D2820">
        <w:instrText>ADDIN CSL_CITATION {"citationItems":[{"id":"ITEM-1","itemData":{"URL":"https://matplotlib.org/","accessed":{"date-parts":[["2024","2","6"]]},"author":[{"dropping-particle":"","family":"The Matplotlib development team","given":"","non-dropping-particle":"","parse-names":false,"suffix":""}],"id":"ITEM-1","issued":{"date-parts":[["0"]]},"title":"Matplotlib: Visualization with Python","type":"webpage"},"uris":["http://www.mendeley.com/documents/?uuid=40d547e4-cae3-4929-89b9-5bd844e9eeeb"]}],"mendeley":{"formattedCitation":"[29]","plainTextFormattedCitation":"[29]","previouslyFormattedCitation":"[29]"},"properties":{"noteIndex":0},"schema":"https://github.com/citation-style-language/schema/raw/master/csl-citation.json"}</w:instrText>
      </w:r>
      <w:r>
        <w:fldChar w:fldCharType="separate"/>
      </w:r>
      <w:r w:rsidR="009D2820" w:rsidRPr="009D2820">
        <w:rPr>
          <w:noProof/>
        </w:rPr>
        <w:t>[29]</w:t>
      </w:r>
      <w:r>
        <w:fldChar w:fldCharType="end"/>
      </w:r>
      <w:r>
        <w:t>.</w:t>
      </w:r>
    </w:p>
    <w:p w14:paraId="61782F98" w14:textId="0BB40C4A" w:rsidR="00D46505" w:rsidRPr="00D46505" w:rsidRDefault="005A5EA4" w:rsidP="00C22747">
      <w:pPr>
        <w:jc w:val="both"/>
      </w:pPr>
      <w:r>
        <w:tab/>
      </w:r>
    </w:p>
    <w:p w14:paraId="068C00AC" w14:textId="53D67A2C" w:rsidR="00D46505" w:rsidRDefault="00620813" w:rsidP="00C22747">
      <w:pPr>
        <w:pStyle w:val="Ttulo3"/>
        <w:numPr>
          <w:ilvl w:val="0"/>
          <w:numId w:val="13"/>
        </w:numPr>
        <w:ind w:left="284"/>
      </w:pPr>
      <w:bookmarkStart w:id="50" w:name="_Toc189755956"/>
      <w:r>
        <w:t>Google</w:t>
      </w:r>
      <w:r w:rsidR="00D46505">
        <w:t xml:space="preserve"> </w:t>
      </w:r>
      <w:proofErr w:type="spellStart"/>
      <w:r w:rsidR="00D46505">
        <w:t>C</w:t>
      </w:r>
      <w:r w:rsidR="00D46505" w:rsidRPr="00D46505">
        <w:t>olaboratory</w:t>
      </w:r>
      <w:bookmarkEnd w:id="50"/>
      <w:proofErr w:type="spellEnd"/>
    </w:p>
    <w:p w14:paraId="270B9E83" w14:textId="77777777" w:rsidR="000F5A9B" w:rsidRDefault="000F5A9B" w:rsidP="00C22747">
      <w:pPr>
        <w:jc w:val="both"/>
      </w:pPr>
    </w:p>
    <w:p w14:paraId="53478519" w14:textId="6B422910" w:rsidR="006D661F" w:rsidRPr="000F5A9B" w:rsidRDefault="000F5A9B" w:rsidP="00C22747">
      <w:pPr>
        <w:jc w:val="both"/>
      </w:pPr>
      <w:r>
        <w:t xml:space="preserve">Según su página oficial </w:t>
      </w:r>
      <w:proofErr w:type="spellStart"/>
      <w:r w:rsidRPr="000F5A9B">
        <w:t>Colaboratory</w:t>
      </w:r>
      <w:proofErr w:type="spellEnd"/>
      <w:r w:rsidR="006D661F">
        <w:t xml:space="preserve"> </w:t>
      </w:r>
      <w:r w:rsidRPr="000F5A9B">
        <w:t>es u</w:t>
      </w:r>
      <w:r w:rsidR="006D661F">
        <w:t xml:space="preserve">n producto de </w:t>
      </w:r>
      <w:r w:rsidR="00620813">
        <w:t>Google</w:t>
      </w:r>
      <w:r w:rsidR="006D661F">
        <w:t xml:space="preserve"> </w:t>
      </w:r>
      <w:proofErr w:type="spellStart"/>
      <w:r w:rsidR="006D661F">
        <w:t>Research</w:t>
      </w:r>
      <w:proofErr w:type="spellEnd"/>
      <w:r w:rsidR="006D661F">
        <w:t xml:space="preserve"> que p</w:t>
      </w:r>
      <w:r w:rsidRPr="000F5A9B">
        <w:t xml:space="preserve">ermite a cualquier usuario escribir y ejecutar código </w:t>
      </w:r>
      <w:r w:rsidR="006D661F">
        <w:t>de Python en la nube</w:t>
      </w:r>
      <w:r w:rsidR="001E70FF">
        <w:t xml:space="preserve">. </w:t>
      </w:r>
      <w:r w:rsidR="006D661F">
        <w:t>Este produc</w:t>
      </w:r>
      <w:r w:rsidR="00620813">
        <w:t>to se pude conectar con Google Drive,</w:t>
      </w:r>
      <w:r w:rsidR="006D661F">
        <w:t xml:space="preserve"> para</w:t>
      </w:r>
      <w:r w:rsidR="00620813">
        <w:t xml:space="preserve"> de esta manera tener acceso y poder</w:t>
      </w:r>
      <w:r w:rsidR="006D661F">
        <w:t xml:space="preserve"> leer</w:t>
      </w:r>
      <w:r w:rsidR="003D4280">
        <w:t xml:space="preserve"> y escribir</w:t>
      </w:r>
      <w:r w:rsidR="006D661F">
        <w:t xml:space="preserve"> los ar</w:t>
      </w:r>
      <w:r w:rsidR="001E70FF">
        <w:t xml:space="preserve">chivos </w:t>
      </w:r>
      <w:r w:rsidR="002B690F">
        <w:t>en</w:t>
      </w:r>
      <w:r w:rsidR="001E70FF">
        <w:t xml:space="preserve"> </w:t>
      </w:r>
      <w:r w:rsidR="00620813">
        <w:t>Google</w:t>
      </w:r>
      <w:r w:rsidR="001E70FF">
        <w:t xml:space="preserve"> </w:t>
      </w:r>
      <w:r w:rsidR="00620813">
        <w:t>Drive</w:t>
      </w:r>
      <w:r w:rsidR="001E70FF">
        <w:fldChar w:fldCharType="begin" w:fldLock="1"/>
      </w:r>
      <w:r w:rsidR="009D2820">
        <w:instrText>ADDIN CSL_CITATION {"citationItems":[{"id":"ITEM-1","itemData":{"URL":"https://research.google.com/colaboratory","accessed":{"date-parts":[["2024","2","2"]]},"author":[{"dropping-particle":"","family":"Google","given":"","non-dropping-particle":"","parse-names":false,"suffix":""}],"id":"ITEM-1","issued":{"date-parts":[["0"]]},"title":"Google Colab","type":"webpage"},"uris":["http://www.mendeley.com/documents/?uuid=1ed4450f-41f3-4fe1-8941-3293781f6c75","http://www.mendeley.com/documents/?uuid=7910de08-f2da-4a10-8e0d-e5c0750adc2e"]}],"mendeley":{"formattedCitation":"[30]","plainTextFormattedCitation":"[30]","previouslyFormattedCitation":"[30]"},"properties":{"noteIndex":0},"schema":"https://github.com/citation-style-language/schema/raw/master/csl-citation.json"}</w:instrText>
      </w:r>
      <w:r w:rsidR="001E70FF">
        <w:fldChar w:fldCharType="separate"/>
      </w:r>
      <w:r w:rsidR="009D2820" w:rsidRPr="009D2820">
        <w:rPr>
          <w:noProof/>
        </w:rPr>
        <w:t>[30]</w:t>
      </w:r>
      <w:r w:rsidR="001E70FF">
        <w:fldChar w:fldCharType="end"/>
      </w:r>
      <w:r w:rsidR="001E70FF">
        <w:t>.</w:t>
      </w:r>
    </w:p>
    <w:p w14:paraId="5AC6D420" w14:textId="77777777" w:rsidR="00D46505" w:rsidRPr="00D46505" w:rsidRDefault="00D46505" w:rsidP="00C22747">
      <w:pPr>
        <w:jc w:val="both"/>
      </w:pPr>
    </w:p>
    <w:p w14:paraId="00CF6052" w14:textId="0CF49C4B" w:rsidR="000F5A9B" w:rsidRDefault="000F5A9B" w:rsidP="00C22747">
      <w:pPr>
        <w:pStyle w:val="Ttulo3"/>
        <w:numPr>
          <w:ilvl w:val="0"/>
          <w:numId w:val="13"/>
        </w:numPr>
        <w:ind w:left="284"/>
      </w:pPr>
      <w:bookmarkStart w:id="51" w:name="_Toc189755957"/>
      <w:proofErr w:type="spellStart"/>
      <w:r>
        <w:t>Git</w:t>
      </w:r>
      <w:bookmarkEnd w:id="51"/>
      <w:proofErr w:type="spellEnd"/>
    </w:p>
    <w:p w14:paraId="43324541" w14:textId="77777777" w:rsidR="00E2064E" w:rsidRDefault="00E2064E" w:rsidP="00C22747">
      <w:pPr>
        <w:jc w:val="both"/>
      </w:pPr>
    </w:p>
    <w:p w14:paraId="7107C912" w14:textId="6B44C630" w:rsidR="00320E68" w:rsidRDefault="00320E68" w:rsidP="00C22747">
      <w:pPr>
        <w:jc w:val="both"/>
      </w:pPr>
      <w:proofErr w:type="spellStart"/>
      <w:r>
        <w:t>Git</w:t>
      </w:r>
      <w:proofErr w:type="spellEnd"/>
      <w:r>
        <w:t xml:space="preserve"> es un sistema de control de versiones, sirve para control</w:t>
      </w:r>
      <w:r w:rsidR="002925F9">
        <w:t xml:space="preserve">ar las versiones de un proyecto, un proyecto </w:t>
      </w:r>
      <w:r w:rsidR="0054508F">
        <w:t>es un</w:t>
      </w:r>
      <w:r w:rsidR="002925F9">
        <w:t xml:space="preserve"> repositorio de </w:t>
      </w:r>
      <w:proofErr w:type="spellStart"/>
      <w:r w:rsidR="002925F9">
        <w:t>Git</w:t>
      </w:r>
      <w:proofErr w:type="spellEnd"/>
      <w:r w:rsidR="0054508F">
        <w:t>, un proyecto</w:t>
      </w:r>
      <w:r w:rsidR="002925F9">
        <w:t xml:space="preserve"> comprende todo el conjunto de carpetas y archivos al que se le realiza el control de versiones</w:t>
      </w:r>
      <w:r w:rsidR="008E36D9">
        <w:t>,</w:t>
      </w:r>
      <w:r>
        <w:t xml:space="preserve"> de manera que se </w:t>
      </w:r>
      <w:r w:rsidR="008E36D9">
        <w:t>guardan</w:t>
      </w:r>
      <w:r>
        <w:t xml:space="preserve"> los cambios y también se pueden recuperar las versiones anteriores</w:t>
      </w:r>
      <w:r w:rsidR="008E36D9">
        <w:t xml:space="preserve"> del proyecto</w:t>
      </w:r>
      <w:r w:rsidR="008E36D9">
        <w:fldChar w:fldCharType="begin" w:fldLock="1"/>
      </w:r>
      <w:r w:rsidR="009D2820">
        <w:instrText>ADDIN CSL_CITATION {"citationItems":[{"id":"ITEM-1","itemData":{"URL":"https://docs.github.com/es/get-started/using-git/about-git","accessed":{"date-parts":[["2024","2","6"]]},"author":[{"dropping-particle":"","family":"GitHub","given":"","non-dropping-particle":"","parse-names":false,"suffix":""}],"id":"ITEM-1","issued":{"date-parts":[["0"]]},"title":"Acerca de Git","type":"webpage"},"uris":["http://www.mendeley.com/documents/?uuid=ef8dd81a-3635-4c79-aa05-5eed40000b22"]}],"mendeley":{"formattedCitation":"[31]","plainTextFormattedCitation":"[31]","previouslyFormattedCitation":"[31]"},"properties":{"noteIndex":0},"schema":"https://github.com/citation-style-language/schema/raw/master/csl-citation.json"}</w:instrText>
      </w:r>
      <w:r w:rsidR="008E36D9">
        <w:fldChar w:fldCharType="separate"/>
      </w:r>
      <w:r w:rsidR="009D2820" w:rsidRPr="009D2820">
        <w:rPr>
          <w:noProof/>
        </w:rPr>
        <w:t>[31]</w:t>
      </w:r>
      <w:r w:rsidR="008E36D9">
        <w:fldChar w:fldCharType="end"/>
      </w:r>
      <w:r>
        <w:t>.</w:t>
      </w:r>
    </w:p>
    <w:p w14:paraId="6E7670B8" w14:textId="77777777" w:rsidR="002925F9" w:rsidRPr="000F5A9B" w:rsidRDefault="002925F9" w:rsidP="00C22747">
      <w:pPr>
        <w:jc w:val="both"/>
      </w:pPr>
    </w:p>
    <w:p w14:paraId="772F8F26" w14:textId="73379F4A" w:rsidR="0045107D" w:rsidRDefault="0085754F" w:rsidP="00C22747">
      <w:pPr>
        <w:pStyle w:val="Ttulo3"/>
        <w:numPr>
          <w:ilvl w:val="0"/>
          <w:numId w:val="13"/>
        </w:numPr>
        <w:ind w:left="284"/>
      </w:pPr>
      <w:bookmarkStart w:id="52" w:name="_Toc189755958"/>
      <w:proofErr w:type="spellStart"/>
      <w:r>
        <w:t>Hi</w:t>
      </w:r>
      <w:r w:rsidR="0045107D">
        <w:t>perparametros</w:t>
      </w:r>
      <w:proofErr w:type="spellEnd"/>
      <w:r w:rsidR="00745BC2">
        <w:t xml:space="preserve"> (</w:t>
      </w:r>
      <w:proofErr w:type="spellStart"/>
      <w:r w:rsidR="00745BC2" w:rsidRPr="00745BC2">
        <w:rPr>
          <w:i/>
        </w:rPr>
        <w:t>Hyperparameters</w:t>
      </w:r>
      <w:proofErr w:type="spellEnd"/>
      <w:r w:rsidR="00745BC2">
        <w:t>)</w:t>
      </w:r>
      <w:bookmarkEnd w:id="52"/>
    </w:p>
    <w:p w14:paraId="2A5C82A2" w14:textId="77777777" w:rsidR="00077FA2" w:rsidRPr="00077FA2" w:rsidRDefault="00077FA2" w:rsidP="00C22747">
      <w:pPr>
        <w:jc w:val="both"/>
      </w:pPr>
    </w:p>
    <w:p w14:paraId="145E31B2" w14:textId="3658C0F3" w:rsidR="0045107D" w:rsidRPr="0045107D" w:rsidRDefault="0045107D" w:rsidP="00C22747">
      <w:pPr>
        <w:jc w:val="both"/>
      </w:pPr>
      <w:r>
        <w:t>Son las variables que se utilizaron durante el entrenamiento del modelo</w:t>
      </w:r>
      <w:r w:rsidR="00077FA2">
        <w:t>, como así también pueden definir la topología del modelo</w:t>
      </w:r>
      <w:r>
        <w:t xml:space="preserve">, </w:t>
      </w:r>
      <w:r w:rsidR="00077FA2">
        <w:t>estas variables tienen un impacto en el rendimiento del modelo</w:t>
      </w:r>
      <w:r w:rsidR="00077FA2">
        <w:fldChar w:fldCharType="begin" w:fldLock="1"/>
      </w:r>
      <w:r w:rsidR="00B84043">
        <w:instrText>ADDIN CSL_CITATION {"citationItems":[{"id":"ITEM-1","itemData":{"URL":"https://www.tensorflow.org/tutorials/keras/keras_tuner","accessed":{"date-parts":[["2024","2","15"]]},"author":[{"dropping-particle":"","family":"Google Lcc","given":"","non-dropping-particle":"","parse-names":false,"suffix":""}],"id":"ITEM-1","issued":{"date-parts":[["0"]]},"title":"Introduction to the Keras Tuner","type":"webpage"},"uris":["http://www.mendeley.com/documents/?uuid=58de5e14-e113-4029-8ead-bbe72452d90a"]}],"mendeley":{"formattedCitation":"[32]","plainTextFormattedCitation":"[32]","previouslyFormattedCitation":"[32]"},"properties":{"noteIndex":0},"schema":"https://github.com/citation-style-language/schema/raw/master/csl-citation.json"}</w:instrText>
      </w:r>
      <w:r w:rsidR="00077FA2">
        <w:fldChar w:fldCharType="separate"/>
      </w:r>
      <w:r w:rsidR="009D2820" w:rsidRPr="009D2820">
        <w:rPr>
          <w:noProof/>
        </w:rPr>
        <w:t>[32]</w:t>
      </w:r>
      <w:r w:rsidR="00077FA2">
        <w:fldChar w:fldCharType="end"/>
      </w:r>
      <w:r w:rsidR="00077FA2">
        <w:t>.</w:t>
      </w:r>
    </w:p>
    <w:p w14:paraId="15A1C6BB" w14:textId="77777777" w:rsidR="0045107D" w:rsidRPr="0045107D" w:rsidRDefault="0045107D" w:rsidP="00C22747">
      <w:pPr>
        <w:jc w:val="both"/>
      </w:pPr>
    </w:p>
    <w:p w14:paraId="2D53F018" w14:textId="1DFC37CF" w:rsidR="00503E8E" w:rsidRDefault="00261D51" w:rsidP="00C22747">
      <w:pPr>
        <w:pStyle w:val="Ttulo3"/>
        <w:numPr>
          <w:ilvl w:val="0"/>
          <w:numId w:val="13"/>
        </w:numPr>
        <w:ind w:left="284"/>
      </w:pPr>
      <w:bookmarkStart w:id="53" w:name="_Toc189755959"/>
      <w:r>
        <w:lastRenderedPageBreak/>
        <w:t>Época</w:t>
      </w:r>
      <w:r w:rsidR="009D4817">
        <w:t xml:space="preserve"> </w:t>
      </w:r>
      <w:r w:rsidR="00315517">
        <w:t>(</w:t>
      </w:r>
      <w:proofErr w:type="spellStart"/>
      <w:r w:rsidR="00503E8E" w:rsidRPr="009D4817">
        <w:rPr>
          <w:i/>
        </w:rPr>
        <w:t>Epoch</w:t>
      </w:r>
      <w:proofErr w:type="spellEnd"/>
      <w:r w:rsidR="00315517">
        <w:rPr>
          <w:i/>
        </w:rPr>
        <w:t>)</w:t>
      </w:r>
      <w:bookmarkEnd w:id="53"/>
    </w:p>
    <w:p w14:paraId="09747A3A" w14:textId="2C0917C4" w:rsidR="003E3259" w:rsidRDefault="003E3259" w:rsidP="00C22747">
      <w:pPr>
        <w:jc w:val="both"/>
      </w:pPr>
      <w:r>
        <w:t>Seg</w:t>
      </w:r>
      <w:r w:rsidR="00261D51">
        <w:t xml:space="preserve">ún la documentación oficial de </w:t>
      </w:r>
      <w:proofErr w:type="spellStart"/>
      <w:r w:rsidR="00261D51" w:rsidRPr="008475C0">
        <w:t>K</w:t>
      </w:r>
      <w:r w:rsidRPr="008475C0">
        <w:t>eras</w:t>
      </w:r>
      <w:proofErr w:type="spellEnd"/>
      <w:r>
        <w:t xml:space="preserve"> un</w:t>
      </w:r>
      <w:r w:rsidR="00261D51">
        <w:t>a</w:t>
      </w:r>
      <w:r>
        <w:t xml:space="preserve"> </w:t>
      </w:r>
      <w:r w:rsidR="00261D51">
        <w:t>época</w:t>
      </w:r>
      <w:r w:rsidR="00261D51" w:rsidRPr="00261D51">
        <w:rPr>
          <w:i/>
        </w:rPr>
        <w:t xml:space="preserve"> </w:t>
      </w:r>
      <w:r w:rsidR="00261D51">
        <w:rPr>
          <w:i/>
        </w:rPr>
        <w:t>(</w:t>
      </w:r>
      <w:proofErr w:type="spellStart"/>
      <w:r w:rsidRPr="00261D51">
        <w:rPr>
          <w:i/>
        </w:rPr>
        <w:t>Epoch</w:t>
      </w:r>
      <w:proofErr w:type="spellEnd"/>
      <w:r w:rsidR="00261D51">
        <w:rPr>
          <w:i/>
        </w:rPr>
        <w:t>)</w:t>
      </w:r>
      <w:r>
        <w:t xml:space="preserve">, es cuando </w:t>
      </w:r>
      <w:r w:rsidR="003B1411">
        <w:t xml:space="preserve">el </w:t>
      </w:r>
      <w:r w:rsidR="00967AED">
        <w:t>modelo</w:t>
      </w:r>
      <w:r>
        <w:t xml:space="preserve"> pasa por todo el conjunto de datos</w:t>
      </w:r>
      <w:r w:rsidR="00DD71EB">
        <w:fldChar w:fldCharType="begin" w:fldLock="1"/>
      </w:r>
      <w:r w:rsidR="00CB38B5">
        <w:instrText>ADDIN CSL_CITATION {"citationItems":[{"id":"ITEM-1","itemData":{"URL":"https://keras.io","accessed":{"date-parts":[["2024","2","15"]]},"author":[{"dropping-particle":"","family":"Chollet","given":"François","non-dropping-particle":"","parse-names":false,"suffix":""},{"dropping-particle":"","family":"Others","given":"","non-dropping-particle":"","parse-names":false,"suffix":""}],"id":"ITEM-1","issued":{"date-parts":[["2015"]]},"title":"Keras","type":"webpage"},"uris":["http://www.mendeley.com/documents/?uuid=6ef8e9d1-d6a7-4b29-b51f-37374faff8c3"]}],"mendeley":{"formattedCitation":"[33]","plainTextFormattedCitation":"[33]","previouslyFormattedCitation":"[33]"},"properties":{"noteIndex":0},"schema":"https://github.com/citation-style-language/schema/raw/master/csl-citation.json"}</w:instrText>
      </w:r>
      <w:r w:rsidR="00DD71EB">
        <w:fldChar w:fldCharType="separate"/>
      </w:r>
      <w:r w:rsidR="009D2820" w:rsidRPr="009D2820">
        <w:rPr>
          <w:noProof/>
        </w:rPr>
        <w:t>[33]</w:t>
      </w:r>
      <w:r w:rsidR="00DD71EB">
        <w:fldChar w:fldCharType="end"/>
      </w:r>
      <w:r w:rsidR="003B1411">
        <w:t xml:space="preserve">, en </w:t>
      </w:r>
      <w:proofErr w:type="spellStart"/>
      <w:r w:rsidR="003B1411" w:rsidRPr="008475C0">
        <w:t>K</w:t>
      </w:r>
      <w:r w:rsidRPr="008475C0">
        <w:t>eras</w:t>
      </w:r>
      <w:proofErr w:type="spellEnd"/>
      <w:r>
        <w:t xml:space="preserve">, </w:t>
      </w:r>
      <w:r w:rsidR="00967AED">
        <w:t xml:space="preserve">se </w:t>
      </w:r>
      <w:r w:rsidR="00CF73B0">
        <w:t>permite agregar funciones</w:t>
      </w:r>
      <w:r>
        <w:t xml:space="preserve"> al final de una época para guardar o imprimir información, como por ejemplo guardar el modelo, de forma </w:t>
      </w:r>
      <w:r w:rsidR="003B1411">
        <w:t xml:space="preserve">que si se </w:t>
      </w:r>
      <w:r w:rsidR="00C413CC">
        <w:t>ejecutan</w:t>
      </w:r>
      <w:r w:rsidR="00DD71EB">
        <w:t xml:space="preserve"> x cantidad de épocas, se pueda recuperar el modelo con mejor rendimiento</w:t>
      </w:r>
      <w:r w:rsidR="003B1411">
        <w:t xml:space="preserve"> de la mejor época</w:t>
      </w:r>
      <w:r w:rsidR="00DD71EB">
        <w:t>.</w:t>
      </w:r>
    </w:p>
    <w:p w14:paraId="7B2892C8" w14:textId="77777777" w:rsidR="00503E8E" w:rsidRPr="00503E8E" w:rsidRDefault="00503E8E" w:rsidP="00C22747">
      <w:pPr>
        <w:jc w:val="both"/>
      </w:pPr>
    </w:p>
    <w:p w14:paraId="0EC1EDEB" w14:textId="17D86AEA" w:rsidR="00503E8E" w:rsidRDefault="00503E8E" w:rsidP="00C22747">
      <w:pPr>
        <w:pStyle w:val="Ttulo3"/>
        <w:numPr>
          <w:ilvl w:val="0"/>
          <w:numId w:val="13"/>
        </w:numPr>
        <w:ind w:left="284"/>
      </w:pPr>
      <w:bookmarkStart w:id="54" w:name="_Toc189755960"/>
      <w:r>
        <w:t>Trial</w:t>
      </w:r>
      <w:bookmarkEnd w:id="54"/>
    </w:p>
    <w:p w14:paraId="648A486E" w14:textId="3AEEAF96" w:rsidR="00DD71EB" w:rsidRPr="00DD71EB" w:rsidRDefault="00432874" w:rsidP="00C22747">
      <w:pPr>
        <w:jc w:val="both"/>
      </w:pPr>
      <w:r>
        <w:t>Según su documentación oficial, un trial es una prueba, donde cada trial tiene x cantidad de épocas,</w:t>
      </w:r>
      <w:r w:rsidR="0045107D">
        <w:t xml:space="preserve"> en un trial se evalúa un conjunto de valores de </w:t>
      </w:r>
      <w:proofErr w:type="spellStart"/>
      <w:r w:rsidR="0045107D" w:rsidRPr="00F77A9C">
        <w:t>hyperparámetros</w:t>
      </w:r>
      <w:proofErr w:type="spellEnd"/>
      <w:r w:rsidR="0045107D">
        <w:t>, es decir, en cada trial se evalúa una configuración diferente del modelo</w:t>
      </w:r>
      <w:r w:rsidR="0045107D">
        <w:fldChar w:fldCharType="begin" w:fldLock="1"/>
      </w:r>
      <w:r w:rsidR="00CB38B5">
        <w:instrText>ADDIN CSL_CITATION {"citationItems":[{"id":"ITEM-1","itemData":{"URL":"https://keras.io/api/keras_tuner/tuners/base_tuner/","accessed":{"date-parts":[["2024","2","15"]]},"author":[{"dropping-particle":"","family":"O'Malley","given":"Tom","non-dropping-particle":"","parse-names":false,"suffix":""},{"dropping-particle":"","family":"Bu","given":"James","non-dropping-particle":"","parse-names":false,"suffix":""},{"dropping-particle":"","family":"Chollet","given":"François","non-dropping-particle":"","parse-names":false,"suffix":""},{"dropping-particle":"","family":"Jin","given":"Haifeng","non-dropping-particle":"","parse-names":false,"suffix":""},{"dropping-particle":"","family":"Invernizzi","given":"Luca","non-dropping-particle":"","parse-names":false,"suffix":""},{"dropping-particle":"","family":"Othersrsztein","given":"Elie","non-dropping-particle":"","parse-names":false,"suffix":""},{"dropping-particle":"","family":"Long","given":"","non-dropping-particle":"","parse-names":false,"suffix":""}],"id":"ITEM-1","issued":{"date-parts":[["2019"]]},"title":"KerasTuner","type":"webpage"},"uris":["http://www.mendeley.com/documents/?uuid=4b6aae34-e7cd-4ef3-b004-28e213b7cab5"]}],"mendeley":{"formattedCitation":"[34]","plainTextFormattedCitation":"[34]","previouslyFormattedCitation":"[34]"},"properties":{"noteIndex":0},"schema":"https://github.com/citation-style-language/schema/raw/master/csl-citation.json"}</w:instrText>
      </w:r>
      <w:r w:rsidR="0045107D">
        <w:fldChar w:fldCharType="separate"/>
      </w:r>
      <w:r w:rsidR="009D2820" w:rsidRPr="009D2820">
        <w:rPr>
          <w:noProof/>
        </w:rPr>
        <w:t>[34]</w:t>
      </w:r>
      <w:r w:rsidR="0045107D">
        <w:fldChar w:fldCharType="end"/>
      </w:r>
      <w:r w:rsidR="0045107D">
        <w:t>.</w:t>
      </w:r>
    </w:p>
    <w:p w14:paraId="12A8C452" w14:textId="77777777" w:rsidR="00DD71EB" w:rsidRPr="00503E8E" w:rsidRDefault="00DD71EB" w:rsidP="00503E8E"/>
    <w:p w14:paraId="423EED99" w14:textId="398CBF5C" w:rsidR="008A184D" w:rsidRDefault="007C2972" w:rsidP="00D84548">
      <w:pPr>
        <w:pStyle w:val="Ttulo3"/>
        <w:numPr>
          <w:ilvl w:val="0"/>
          <w:numId w:val="13"/>
        </w:numPr>
        <w:ind w:left="708" w:hanging="708"/>
      </w:pPr>
      <w:bookmarkStart w:id="55" w:name="_Toc189755961"/>
      <w:r>
        <w:t xml:space="preserve">Unidad Recurrente con Puerta – </w:t>
      </w:r>
      <w:r w:rsidR="008A184D">
        <w:t>GRU</w:t>
      </w:r>
      <w:r>
        <w:t xml:space="preserve"> (</w:t>
      </w:r>
      <w:proofErr w:type="spellStart"/>
      <w:r w:rsidRPr="007C2972">
        <w:rPr>
          <w:i/>
        </w:rPr>
        <w:t>Gate</w:t>
      </w:r>
      <w:proofErr w:type="spellEnd"/>
      <w:r w:rsidRPr="007C2972">
        <w:rPr>
          <w:i/>
        </w:rPr>
        <w:t xml:space="preserve"> </w:t>
      </w:r>
      <w:proofErr w:type="spellStart"/>
      <w:r w:rsidRPr="007C2972">
        <w:rPr>
          <w:i/>
        </w:rPr>
        <w:t>Recurrent</w:t>
      </w:r>
      <w:proofErr w:type="spellEnd"/>
      <w:r w:rsidRPr="007C2972">
        <w:rPr>
          <w:i/>
        </w:rPr>
        <w:t xml:space="preserve"> </w:t>
      </w:r>
      <w:proofErr w:type="spellStart"/>
      <w:r w:rsidRPr="007C2972">
        <w:rPr>
          <w:i/>
        </w:rPr>
        <w:t>Unit</w:t>
      </w:r>
      <w:proofErr w:type="spellEnd"/>
      <w:r>
        <w:t>)</w:t>
      </w:r>
      <w:bookmarkEnd w:id="55"/>
    </w:p>
    <w:p w14:paraId="0BDE80C9" w14:textId="77777777" w:rsidR="001B0B3C" w:rsidRDefault="001B0B3C" w:rsidP="001B0B3C"/>
    <w:p w14:paraId="6A578BF4" w14:textId="6CE3E840" w:rsidR="001B0B3C" w:rsidRPr="001B0B3C" w:rsidRDefault="001B0B3C" w:rsidP="001B0B3C">
      <w:pPr>
        <w:jc w:val="both"/>
      </w:pPr>
      <w:r>
        <w:t xml:space="preserve">Es una red neuronal creada por </w:t>
      </w:r>
      <w:r w:rsidRPr="001B0B3C">
        <w:t xml:space="preserve">K. </w:t>
      </w:r>
      <w:proofErr w:type="spellStart"/>
      <w:r w:rsidRPr="001B0B3C">
        <w:t>Cho</w:t>
      </w:r>
      <w:proofErr w:type="spellEnd"/>
      <w:r>
        <w:t xml:space="preserve"> en 2014, </w:t>
      </w:r>
      <w:r w:rsidRPr="001B0B3C">
        <w:t xml:space="preserve">se describe </w:t>
      </w:r>
      <w:r w:rsidR="00744997">
        <w:t>e</w:t>
      </w:r>
      <w:r w:rsidRPr="001B0B3C">
        <w:t xml:space="preserve">n detalle en </w:t>
      </w:r>
      <w:r>
        <w:fldChar w:fldCharType="begin" w:fldLock="1"/>
      </w:r>
      <w:r w:rsidR="007836C7">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[10]","plainTextFormattedCitation":"[10]","previouslyFormattedCitation":"[10]"},"properties":{"noteIndex":0},"schema":"https://github.com/citation-style-language/schema/raw/master/csl-citation.json"}</w:instrText>
      </w:r>
      <w:r>
        <w:fldChar w:fldCharType="separate"/>
      </w:r>
      <w:r w:rsidR="00FB28D7" w:rsidRPr="00FB28D7">
        <w:rPr>
          <w:noProof/>
        </w:rPr>
        <w:t>[10]</w:t>
      </w:r>
      <w:r>
        <w:fldChar w:fldCharType="end"/>
      </w:r>
      <w:r>
        <w:t>.</w:t>
      </w:r>
    </w:p>
    <w:p w14:paraId="71FF4DC6" w14:textId="77777777" w:rsidR="001B0B3C" w:rsidRPr="001B0B3C" w:rsidRDefault="001B0B3C" w:rsidP="001B0B3C"/>
    <w:p w14:paraId="1B957833" w14:textId="51E843B6" w:rsidR="000F4078" w:rsidRDefault="0088236D" w:rsidP="0088236D">
      <w:pPr>
        <w:jc w:val="center"/>
      </w:pPr>
      <w:r>
        <w:rPr>
          <w:noProof/>
        </w:rPr>
        <w:drawing>
          <wp:inline distT="0" distB="0" distL="0" distR="0" wp14:anchorId="567A8A5D" wp14:editId="45E7EC72">
            <wp:extent cx="2360295" cy="1533525"/>
            <wp:effectExtent l="0" t="0" r="190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9994" t="52900" r="26286" b="19689"/>
                    <a:stretch/>
                  </pic:blipFill>
                  <pic:spPr bwMode="auto">
                    <a:xfrm>
                      <a:off x="0" y="0"/>
                      <a:ext cx="2372219" cy="1541272"/>
                    </a:xfrm>
                    <a:prstGeom prst="rect">
                      <a:avLst/>
                    </a:prstGeom>
                    <a:ln>
                      <a:noFill/>
                    </a:ln>
                    <a:extLst>
                      <a:ext uri="{53640926-AAD7-44D8-BBD7-CCE9431645EC}">
                        <a14:shadowObscured xmlns:a14="http://schemas.microsoft.com/office/drawing/2010/main"/>
                      </a:ext>
                    </a:extLst>
                  </pic:spPr>
                </pic:pic>
              </a:graphicData>
            </a:graphic>
          </wp:inline>
        </w:drawing>
      </w:r>
    </w:p>
    <w:p w14:paraId="75F4AFD0" w14:textId="3D9D1D90" w:rsidR="00604F28" w:rsidRDefault="0095327E" w:rsidP="00D70163">
      <w:pPr>
        <w:pStyle w:val="Figuras"/>
      </w:pPr>
      <w:bookmarkStart w:id="56" w:name="_Toc189756015"/>
      <w:r>
        <w:t>Figura 2</w:t>
      </w:r>
      <w:r w:rsidR="00604F28">
        <w:t xml:space="preserve">: </w:t>
      </w:r>
      <w:r w:rsidR="001B0B3C">
        <w:t>Red Neuronal GRU.</w:t>
      </w:r>
      <w:bookmarkEnd w:id="56"/>
    </w:p>
    <w:p w14:paraId="1B1853BF" w14:textId="77777777" w:rsidR="00D84548" w:rsidRDefault="00D84548" w:rsidP="00503E8E"/>
    <w:p w14:paraId="0FEDB79D" w14:textId="51F065D6" w:rsidR="00046E28" w:rsidRDefault="0088236D" w:rsidP="00C22747">
      <w:pPr>
        <w:jc w:val="both"/>
      </w:pPr>
      <w:r>
        <w:t xml:space="preserve">Donde </w:t>
      </w:r>
      <w:r w:rsidR="00C33377">
        <w:t xml:space="preserve">r es </w:t>
      </w:r>
      <w:r w:rsidR="00CD6698">
        <w:t>la compuerta de reinicio (</w:t>
      </w:r>
      <w:proofErr w:type="spellStart"/>
      <w:r w:rsidR="00C33377" w:rsidRPr="00CD6698">
        <w:rPr>
          <w:i/>
        </w:rPr>
        <w:t>reset</w:t>
      </w:r>
      <w:proofErr w:type="spellEnd"/>
      <w:r w:rsidR="00C33377" w:rsidRPr="00CD6698">
        <w:rPr>
          <w:i/>
        </w:rPr>
        <w:t xml:space="preserve"> </w:t>
      </w:r>
      <w:proofErr w:type="spellStart"/>
      <w:r w:rsidR="00C33377" w:rsidRPr="00CD6698">
        <w:rPr>
          <w:i/>
        </w:rPr>
        <w:t>gate</w:t>
      </w:r>
      <w:proofErr w:type="spellEnd"/>
      <w:r w:rsidR="00CD6698">
        <w:rPr>
          <w:i/>
        </w:rPr>
        <w:t>)</w:t>
      </w:r>
      <w:r w:rsidR="00C33377" w:rsidRPr="00CD6698">
        <w:t xml:space="preserve"> </w:t>
      </w:r>
      <w:r w:rsidR="00C33377">
        <w:t xml:space="preserve">y z </w:t>
      </w:r>
      <w:r w:rsidR="00CD6698">
        <w:t>es la compuerta de actualización (</w:t>
      </w:r>
      <w:proofErr w:type="spellStart"/>
      <w:r w:rsidR="00C33377" w:rsidRPr="00CD6698">
        <w:rPr>
          <w:i/>
        </w:rPr>
        <w:t>update</w:t>
      </w:r>
      <w:proofErr w:type="spellEnd"/>
      <w:r w:rsidR="00C33377" w:rsidRPr="00CD6698">
        <w:rPr>
          <w:i/>
        </w:rPr>
        <w:t xml:space="preserve"> </w:t>
      </w:r>
      <w:proofErr w:type="spellStart"/>
      <w:r w:rsidR="00C33377" w:rsidRPr="00CD6698">
        <w:rPr>
          <w:i/>
        </w:rPr>
        <w:t>gate</w:t>
      </w:r>
      <w:proofErr w:type="spellEnd"/>
      <w:r w:rsidR="00CD6698">
        <w:t>)</w:t>
      </w:r>
      <w:r w:rsidR="00046E28">
        <w:t xml:space="preserve"> </w:t>
      </w:r>
      <w:r w:rsidR="00C33377">
        <w:t>y h’ es el candidato a activación y h es la activación</w:t>
      </w:r>
      <w:r w:rsidR="00046E28">
        <w:fldChar w:fldCharType="begin" w:fldLock="1"/>
      </w:r>
      <w:r w:rsidR="007836C7">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[10]","plainTextFormattedCitation":"[10]","previouslyFormattedCitation":"[10]"},"properties":{"noteIndex":0},"schema":"https://github.com/citation-style-language/schema/raw/master/csl-citation.json"}</w:instrText>
      </w:r>
      <w:r w:rsidR="00046E28">
        <w:fldChar w:fldCharType="separate"/>
      </w:r>
      <w:r w:rsidR="00FB28D7" w:rsidRPr="00FB28D7">
        <w:rPr>
          <w:noProof/>
        </w:rPr>
        <w:t>[10]</w:t>
      </w:r>
      <w:r w:rsidR="00046E28">
        <w:fldChar w:fldCharType="end"/>
      </w:r>
      <w:r w:rsidR="00046E28">
        <w:t>.</w:t>
      </w:r>
    </w:p>
    <w:p w14:paraId="76F56529" w14:textId="2DA9CEEA" w:rsidR="0088236D" w:rsidRDefault="00C33377" w:rsidP="00C22747">
      <w:pPr>
        <w:jc w:val="both"/>
      </w:pPr>
      <w:r>
        <w:t xml:space="preserve"> </w:t>
      </w:r>
    </w:p>
    <w:p w14:paraId="4F387A59" w14:textId="341F1C7D" w:rsidR="002850ED" w:rsidRDefault="00CD6698" w:rsidP="00C22747">
      <w:pPr>
        <w:jc w:val="both"/>
      </w:pPr>
      <w:r>
        <w:t xml:space="preserve">La siguiente formula </w:t>
      </w:r>
      <w:r w:rsidR="00E501A8">
        <w:t>(4</w:t>
      </w:r>
      <w:r w:rsidR="00604F28">
        <w:t xml:space="preserve">) </w:t>
      </w:r>
      <w:r>
        <w:t>es</w:t>
      </w:r>
      <w:r w:rsidR="00F74CCE">
        <w:t xml:space="preserve"> para cada j-</w:t>
      </w:r>
      <w:proofErr w:type="spellStart"/>
      <w:r w:rsidR="00F74CCE">
        <w:t>esimo</w:t>
      </w:r>
      <w:proofErr w:type="spellEnd"/>
      <w:r w:rsidR="00F74CCE">
        <w:t xml:space="preserve"> valor de la compuerta de </w:t>
      </w:r>
      <w:proofErr w:type="spellStart"/>
      <w:r w:rsidR="00F74CCE">
        <w:t>reset</w:t>
      </w:r>
      <w:proofErr w:type="spellEnd"/>
      <w:r w:rsidR="00F74CCE">
        <w:t>.</w:t>
      </w:r>
    </w:p>
    <w:p w14:paraId="6961EFE6" w14:textId="77777777" w:rsidR="009A2AF1" w:rsidRDefault="009A2AF1" w:rsidP="00C22747">
      <w:pPr>
        <w:jc w:val="both"/>
      </w:pPr>
    </w:p>
    <w:p w14:paraId="44BA7DD3" w14:textId="093E5D0F" w:rsidR="002850ED" w:rsidRDefault="00D7101D" w:rsidP="00C22747">
      <w:pPr>
        <w:jc w:val="both"/>
      </w:pPr>
      <m:oMath>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=σ(</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x</m:t>
                </m:r>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e>
          <m:sub>
            <m:r>
              <w:rPr>
                <w:rFonts w:ascii="Cambria Math" w:hAnsi="Cambria Math"/>
              </w:rPr>
              <m:t>j</m:t>
            </m:r>
          </m:sub>
        </m:sSub>
        <m:r>
          <w:rPr>
            <w:rFonts w:ascii="Cambria Math" w:hAnsi="Cambria Math"/>
          </w:rPr>
          <m:t>)</m:t>
        </m:r>
      </m:oMath>
      <w:r w:rsidR="0095327E">
        <w:t xml:space="preserve">                                                                                   (4)</w:t>
      </w:r>
    </w:p>
    <w:p w14:paraId="2271DD35" w14:textId="77777777" w:rsidR="0088236D" w:rsidRDefault="0088236D" w:rsidP="00C22747">
      <w:pPr>
        <w:jc w:val="both"/>
      </w:pPr>
    </w:p>
    <w:p w14:paraId="24560BDB" w14:textId="594BFDED" w:rsidR="00F74CCE" w:rsidRDefault="00E501A8" w:rsidP="00C22747">
      <w:pPr>
        <w:jc w:val="both"/>
      </w:pPr>
      <w:r>
        <w:t xml:space="preserve">En la formula (4) </w:t>
      </w:r>
      <m:oMath>
        <m:r>
          <w:rPr>
            <w:rFonts w:ascii="Cambria Math" w:hAnsi="Cambria Math"/>
          </w:rPr>
          <m:t>σ</m:t>
        </m:r>
      </m:oMath>
      <w:r w:rsidR="00F74CCE">
        <w:t xml:space="preserve"> es la función sigmoidea</w:t>
      </w:r>
      <w:r w:rsidR="00AC76DA">
        <w:t>,</w:t>
      </w:r>
      <w:r w:rsidR="00F74CCE">
        <w:t xml:space="preserve"> W y U son matrices que aprenden,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CD6698">
        <w:t xml:space="preserve"> es el </w:t>
      </w:r>
      <w:r w:rsidR="00AC76DA">
        <w:t>estado</w:t>
      </w:r>
      <w:r w:rsidR="00CD6698">
        <w:t xml:space="preserve"> oculto anterior y  x es la entrada</w:t>
      </w:r>
    </w:p>
    <w:p w14:paraId="1E9D8403" w14:textId="77777777" w:rsidR="00CD6698" w:rsidRDefault="00CD6698" w:rsidP="00C22747">
      <w:pPr>
        <w:jc w:val="both"/>
      </w:pPr>
    </w:p>
    <w:p w14:paraId="6399F3B7" w14:textId="5330389C" w:rsidR="00CD6698" w:rsidRDefault="00CD6698" w:rsidP="00C22747">
      <w:pPr>
        <w:jc w:val="both"/>
      </w:pPr>
      <w:r>
        <w:t>La siguiente formula</w:t>
      </w:r>
      <w:r w:rsidR="00E501A8">
        <w:t xml:space="preserve"> (5)</w:t>
      </w:r>
      <w:r>
        <w:t xml:space="preserve"> es  para cada j-</w:t>
      </w:r>
      <w:proofErr w:type="spellStart"/>
      <w:r>
        <w:t>esimo</w:t>
      </w:r>
      <w:proofErr w:type="spellEnd"/>
      <w:r>
        <w:t xml:space="preserve"> valor de la compuerta de actualización.</w:t>
      </w:r>
    </w:p>
    <w:p w14:paraId="532657F7" w14:textId="77777777" w:rsidR="00CD6698" w:rsidRDefault="00CD6698" w:rsidP="00C22747">
      <w:pPr>
        <w:jc w:val="both"/>
      </w:pPr>
    </w:p>
    <w:p w14:paraId="013BAEF6" w14:textId="55FD0363" w:rsidR="00DA2B9C" w:rsidRPr="00CD6698" w:rsidRDefault="00D7101D" w:rsidP="00C22747">
      <w:pPr>
        <w:jc w:val="both"/>
      </w:pPr>
      <m:oMath>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=σ(</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x</m:t>
                </m:r>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z</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e>
          <m:sub>
            <m:r>
              <w:rPr>
                <w:rFonts w:ascii="Cambria Math" w:hAnsi="Cambria Math"/>
              </w:rPr>
              <m:t>j</m:t>
            </m:r>
          </m:sub>
        </m:sSub>
        <m:r>
          <w:rPr>
            <w:rFonts w:ascii="Cambria Math" w:hAnsi="Cambria Math"/>
          </w:rPr>
          <m:t xml:space="preserve">) </m:t>
        </m:r>
      </m:oMath>
      <w:r w:rsidR="0095327E">
        <w:t xml:space="preserve">                                                                                 (5)</w:t>
      </w:r>
    </w:p>
    <w:p w14:paraId="65C22423" w14:textId="77777777" w:rsidR="00CD6698" w:rsidRPr="00F74CCE" w:rsidRDefault="00CD6698" w:rsidP="00C22747">
      <w:pPr>
        <w:jc w:val="both"/>
      </w:pPr>
    </w:p>
    <w:p w14:paraId="015FCC1E" w14:textId="205FFC11" w:rsidR="00CD6698" w:rsidRDefault="00E501A8" w:rsidP="00C22747">
      <w:pPr>
        <w:jc w:val="both"/>
      </w:pPr>
      <w:r>
        <w:t xml:space="preserve">En la formula (5) </w:t>
      </w:r>
      <m:oMath>
        <m:r>
          <w:rPr>
            <w:rFonts w:ascii="Cambria Math" w:hAnsi="Cambria Math"/>
          </w:rPr>
          <m:t>σ</m:t>
        </m:r>
      </m:oMath>
      <w:r w:rsidR="00CD6698">
        <w:t xml:space="preserve"> es la función sigmoidea W y U son matrices que aprenden,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CD6698">
        <w:t xml:space="preserve"> es el </w:t>
      </w:r>
      <w:r w:rsidR="00AC76DA">
        <w:t>estado</w:t>
      </w:r>
      <w:r w:rsidR="00CD6698">
        <w:t xml:space="preserve"> oculto anterior y  x es la entrada</w:t>
      </w:r>
    </w:p>
    <w:p w14:paraId="26C4C4E4" w14:textId="77777777" w:rsidR="00CD6698" w:rsidRDefault="00CD6698" w:rsidP="00C22747">
      <w:pPr>
        <w:jc w:val="both"/>
      </w:pPr>
    </w:p>
    <w:p w14:paraId="7D28F17A" w14:textId="26517F0C" w:rsidR="00CD6698" w:rsidRDefault="00CD6698" w:rsidP="00C22747">
      <w:pPr>
        <w:jc w:val="both"/>
      </w:pPr>
      <w:r>
        <w:t xml:space="preserve">La siguiente formula </w:t>
      </w:r>
      <w:r w:rsidR="00E501A8">
        <w:t xml:space="preserve">(6) </w:t>
      </w:r>
      <w:r>
        <w:t>es  para cada j-</w:t>
      </w:r>
      <w:proofErr w:type="spellStart"/>
      <w:r>
        <w:t>esimo</w:t>
      </w:r>
      <w:proofErr w:type="spellEnd"/>
      <w:r>
        <w:t xml:space="preserve"> valor de  activación, o también llamado estado oculto.</w:t>
      </w:r>
    </w:p>
    <w:p w14:paraId="63F12D3A" w14:textId="77777777" w:rsidR="00CD6698" w:rsidRDefault="00CD6698" w:rsidP="00C22747">
      <w:pPr>
        <w:jc w:val="both"/>
      </w:pPr>
    </w:p>
    <w:p w14:paraId="3D9F5910" w14:textId="570E597E" w:rsidR="00DA2B9C" w:rsidRDefault="00D7101D" w:rsidP="00C22747">
      <w:pPr>
        <w:jc w:val="both"/>
      </w:pPr>
      <m:oMath>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(t)</m:t>
            </m:r>
          </m:sup>
        </m:sSub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z</m:t>
                </m:r>
              </m:e>
              <m:sub>
                <m:r>
                  <w:rPr>
                    <w:rFonts w:ascii="Cambria Math" w:hAnsi="Cambria Math"/>
                  </w:rPr>
                  <m:t>j</m:t>
                </m:r>
              </m:sub>
            </m:sSub>
          </m:e>
        </m:d>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(t)</m:t>
            </m:r>
          </m:sup>
        </m:sSubSup>
      </m:oMath>
      <w:r w:rsidR="0095327E">
        <w:t xml:space="preserve">                                                                                    (6)</w:t>
      </w:r>
    </w:p>
    <w:p w14:paraId="2EBC1556" w14:textId="77777777" w:rsidR="00C94BC0" w:rsidRDefault="00C94BC0" w:rsidP="00C22747">
      <w:pPr>
        <w:jc w:val="both"/>
      </w:pPr>
    </w:p>
    <w:p w14:paraId="336ADC33" w14:textId="2C346388" w:rsidR="00CD6698" w:rsidRDefault="00E501A8" w:rsidP="00C22747">
      <w:pPr>
        <w:jc w:val="both"/>
      </w:pPr>
      <w:r>
        <w:t xml:space="preserve">En la formula (6) </w:t>
      </w:r>
      <m:oMath>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(t)</m:t>
            </m:r>
          </m:sup>
        </m:sSubSup>
      </m:oMath>
      <w:r w:rsidR="00CD6698">
        <w:t xml:space="preserve"> es el candidato a activación y se define en la siguiente fórmula para cada j-esimo valor.</w:t>
      </w:r>
    </w:p>
    <w:p w14:paraId="03B4A8E3" w14:textId="5451E4D8" w:rsidR="00F74CCE" w:rsidRDefault="00F74CCE" w:rsidP="00C22747">
      <w:pPr>
        <w:jc w:val="both"/>
      </w:pPr>
    </w:p>
    <w:p w14:paraId="40149754" w14:textId="30FE6998" w:rsidR="0014038A" w:rsidRDefault="00D7101D" w:rsidP="00C22747">
      <w:pPr>
        <w:jc w:val="both"/>
      </w:pPr>
      <m:oMath>
        <m:sSubSup>
          <m:sSubSupPr>
            <m:ctrlPr>
              <w:rPr>
                <w:rFonts w:ascii="Cambria Math" w:hAnsi="Cambria Math"/>
                <w:i/>
              </w:rPr>
            </m:ctrlPr>
          </m:sSubSupPr>
          <m:e>
            <m:sSup>
              <m:sSupPr>
                <m:ctrlPr>
                  <w:rPr>
                    <w:rFonts w:ascii="Cambria Math" w:hAnsi="Cambria Math"/>
                    <w:i/>
                  </w:rPr>
                </m:ctrlPr>
              </m:sSupPr>
              <m:e>
                <m:r>
                  <w:rPr>
                    <w:rFonts w:ascii="Cambria Math" w:hAnsi="Cambria Math"/>
                  </w:rPr>
                  <m:t>h</m:t>
                </m:r>
              </m:e>
              <m:sup>
                <m:r>
                  <w:rPr>
                    <w:rFonts w:ascii="Cambria Math" w:hAnsi="Cambria Math"/>
                  </w:rPr>
                  <m:t>'</m:t>
                </m:r>
              </m:sup>
            </m:sSup>
          </m:e>
          <m:sub>
            <m:r>
              <w:rPr>
                <w:rFonts w:ascii="Cambria Math" w:hAnsi="Cambria Math"/>
              </w:rPr>
              <m:t>j</m:t>
            </m:r>
          </m:sub>
          <m:sup>
            <m:d>
              <m:dPr>
                <m:ctrlPr>
                  <w:rPr>
                    <w:rFonts w:ascii="Cambria Math" w:hAnsi="Cambria Math"/>
                    <w:i/>
                  </w:rPr>
                </m:ctrlPr>
              </m:dPr>
              <m:e>
                <m:r>
                  <w:rPr>
                    <w:rFonts w:ascii="Cambria Math" w:hAnsi="Cambria Math"/>
                  </w:rPr>
                  <m:t>t</m:t>
                </m:r>
              </m:e>
            </m:d>
          </m:sup>
        </m:sSubSup>
        <m:r>
          <w:rPr>
            <w:rFonts w:ascii="Cambria Math" w:hAnsi="Cambria Math"/>
          </w:rPr>
          <m:t>=ϕ</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Wx</m:t>
                    </m:r>
                  </m:e>
                </m:d>
              </m:e>
              <m:sub>
                <m:r>
                  <w:rPr>
                    <w:rFonts w:ascii="Cambria Math" w:hAnsi="Cambria Math"/>
                  </w:rPr>
                  <m:t>j</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⊙h</m:t>
                            </m:r>
                          </m:e>
                          <m:sub>
                            <m:d>
                              <m:dPr>
                                <m:ctrlPr>
                                  <w:rPr>
                                    <w:rFonts w:ascii="Cambria Math" w:hAnsi="Cambria Math"/>
                                    <w:i/>
                                  </w:rPr>
                                </m:ctrlPr>
                              </m:dPr>
                              <m:e>
                                <m:r>
                                  <w:rPr>
                                    <w:rFonts w:ascii="Cambria Math" w:hAnsi="Cambria Math"/>
                                  </w:rPr>
                                  <m:t>t-1</m:t>
                                </m:r>
                              </m:e>
                            </m:d>
                          </m:sub>
                        </m:sSub>
                      </m:e>
                    </m:d>
                  </m:e>
                </m:d>
              </m:e>
              <m:sub>
                <m:r>
                  <w:rPr>
                    <w:rFonts w:ascii="Cambria Math" w:hAnsi="Cambria Math"/>
                  </w:rPr>
                  <m:t>j</m:t>
                </m:r>
              </m:sub>
            </m:sSub>
          </m:e>
        </m:d>
      </m:oMath>
      <w:r w:rsidR="0095327E">
        <w:t xml:space="preserve">                                                                   (7)</w:t>
      </w:r>
    </w:p>
    <w:p w14:paraId="5F5A8563" w14:textId="77777777" w:rsidR="00C94BC0" w:rsidRPr="00CD6698" w:rsidRDefault="00C94BC0" w:rsidP="00C22747">
      <w:pPr>
        <w:jc w:val="both"/>
      </w:pPr>
    </w:p>
    <w:p w14:paraId="3A6693AE" w14:textId="41A815B9" w:rsidR="00AC76DA" w:rsidRDefault="00E501A8" w:rsidP="00C22747">
      <w:pPr>
        <w:jc w:val="both"/>
      </w:pPr>
      <w:r>
        <w:lastRenderedPageBreak/>
        <w:t xml:space="preserve">En la formula (7) </w:t>
      </w:r>
      <m:oMath>
        <m:r>
          <w:rPr>
            <w:rFonts w:ascii="Cambria Math" w:hAnsi="Cambria Math"/>
          </w:rPr>
          <m:t>ϕ</m:t>
        </m:r>
      </m:oMath>
      <w:r w:rsidR="00CD6698">
        <w:t xml:space="preserve"> es la función de tangente hiperbólica y  </w:t>
      </w:r>
      <m:oMath>
        <m:r>
          <w:rPr>
            <w:rFonts w:ascii="Cambria Math" w:hAnsi="Cambria Math"/>
          </w:rPr>
          <m:t>⊙</m:t>
        </m:r>
      </m:oMath>
      <w:r w:rsidR="00CD6698">
        <w:t xml:space="preserve"> es el producto</w:t>
      </w:r>
      <w:r w:rsidR="00AC76DA">
        <w:t xml:space="preserve"> de</w:t>
      </w:r>
      <w:r w:rsidR="00CD6698">
        <w:t xml:space="preserve"> </w:t>
      </w:r>
      <w:proofErr w:type="spellStart"/>
      <w:r w:rsidR="00AC76DA" w:rsidRPr="00AC76DA">
        <w:t>Hadamard</w:t>
      </w:r>
      <w:proofErr w:type="spellEnd"/>
      <w:r w:rsidR="00AC76DA">
        <w:t xml:space="preserve">, W y U son matrices que aprenden,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AC76DA">
        <w:t xml:space="preserve"> es el estado oculto anterior y  x es la entrada</w:t>
      </w:r>
      <w:r w:rsidR="00046E28">
        <w:fldChar w:fldCharType="begin" w:fldLock="1"/>
      </w:r>
      <w:r w:rsidR="007836C7">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[10]","plainTextFormattedCitation":"[10]","previouslyFormattedCitation":"[10]"},"properties":{"noteIndex":0},"schema":"https://github.com/citation-style-language/schema/raw/master/csl-citation.json"}</w:instrText>
      </w:r>
      <w:r w:rsidR="00046E28">
        <w:fldChar w:fldCharType="separate"/>
      </w:r>
      <w:r w:rsidR="00FB28D7" w:rsidRPr="00FB28D7">
        <w:rPr>
          <w:noProof/>
        </w:rPr>
        <w:t>[10]</w:t>
      </w:r>
      <w:r w:rsidR="00046E28">
        <w:fldChar w:fldCharType="end"/>
      </w:r>
      <w:r w:rsidR="00AC76DA">
        <w:t>.</w:t>
      </w:r>
    </w:p>
    <w:p w14:paraId="7A1945F4" w14:textId="008B4D14" w:rsidR="00C94BC0" w:rsidRDefault="00C94BC0">
      <w:pPr>
        <w:spacing w:after="160" w:line="259" w:lineRule="auto"/>
      </w:pPr>
      <w:r>
        <w:br w:type="page"/>
      </w:r>
    </w:p>
    <w:p w14:paraId="4B398196" w14:textId="6EC2002D" w:rsidR="00CA726B" w:rsidRPr="001D52E7" w:rsidRDefault="00CA726B" w:rsidP="00D46505">
      <w:pPr>
        <w:pStyle w:val="Ttulo3"/>
        <w:numPr>
          <w:ilvl w:val="0"/>
          <w:numId w:val="13"/>
        </w:numPr>
        <w:ind w:left="284"/>
      </w:pPr>
      <w:bookmarkStart w:id="57" w:name="_Toc189755962"/>
      <w:r w:rsidRPr="001D52E7">
        <w:lastRenderedPageBreak/>
        <w:t>Arquitectur</w:t>
      </w:r>
      <w:r w:rsidR="001D52E7" w:rsidRPr="001D52E7">
        <w:t>a Codificador-Decodificador (</w:t>
      </w:r>
      <w:proofErr w:type="spellStart"/>
      <w:r w:rsidR="001D52E7" w:rsidRPr="00172FBB">
        <w:rPr>
          <w:i/>
        </w:rPr>
        <w:t>En</w:t>
      </w:r>
      <w:r w:rsidRPr="00172FBB">
        <w:rPr>
          <w:i/>
        </w:rPr>
        <w:t>c</w:t>
      </w:r>
      <w:r w:rsidR="001D52E7" w:rsidRPr="00172FBB">
        <w:rPr>
          <w:i/>
        </w:rPr>
        <w:t>o</w:t>
      </w:r>
      <w:r w:rsidRPr="00172FBB">
        <w:rPr>
          <w:i/>
        </w:rPr>
        <w:t>der-Decoder</w:t>
      </w:r>
      <w:proofErr w:type="spellEnd"/>
      <w:r w:rsidRPr="001D52E7">
        <w:t>)</w:t>
      </w:r>
      <w:bookmarkEnd w:id="57"/>
    </w:p>
    <w:p w14:paraId="3D10DBB3" w14:textId="77777777" w:rsidR="00CA726B" w:rsidRDefault="00CA726B" w:rsidP="00CA726B"/>
    <w:p w14:paraId="0F6F6B80" w14:textId="58BF2623" w:rsidR="00CA726B" w:rsidRDefault="0027391A" w:rsidP="0027391A">
      <w:pPr>
        <w:jc w:val="center"/>
      </w:pPr>
      <w:r>
        <w:rPr>
          <w:noProof/>
        </w:rPr>
        <w:drawing>
          <wp:inline distT="0" distB="0" distL="0" distR="0" wp14:anchorId="382701D4" wp14:editId="00543686">
            <wp:extent cx="2028825" cy="2092226"/>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9959" t="26287" r="42525" b="41583"/>
                    <a:stretch/>
                  </pic:blipFill>
                  <pic:spPr bwMode="auto">
                    <a:xfrm>
                      <a:off x="0" y="0"/>
                      <a:ext cx="2033075" cy="2096609"/>
                    </a:xfrm>
                    <a:prstGeom prst="rect">
                      <a:avLst/>
                    </a:prstGeom>
                    <a:ln>
                      <a:noFill/>
                    </a:ln>
                    <a:extLst>
                      <a:ext uri="{53640926-AAD7-44D8-BBD7-CCE9431645EC}">
                        <a14:shadowObscured xmlns:a14="http://schemas.microsoft.com/office/drawing/2010/main"/>
                      </a:ext>
                    </a:extLst>
                  </pic:spPr>
                </pic:pic>
              </a:graphicData>
            </a:graphic>
          </wp:inline>
        </w:drawing>
      </w:r>
    </w:p>
    <w:p w14:paraId="79797D6C" w14:textId="005B1D4F" w:rsidR="00065A8B" w:rsidRDefault="00065A8B" w:rsidP="00D70163">
      <w:pPr>
        <w:pStyle w:val="Figuras"/>
      </w:pPr>
      <w:bookmarkStart w:id="58" w:name="_Toc189756016"/>
      <w:r>
        <w:t xml:space="preserve">Figura </w:t>
      </w:r>
      <w:r w:rsidR="00E11316">
        <w:t>3</w:t>
      </w:r>
      <w:r>
        <w:t xml:space="preserve">: </w:t>
      </w:r>
      <w:r w:rsidR="00C94BC0">
        <w:t xml:space="preserve">Arquitectura </w:t>
      </w:r>
      <w:proofErr w:type="spellStart"/>
      <w:r w:rsidR="00C94BC0" w:rsidRPr="00172FBB">
        <w:rPr>
          <w:i/>
        </w:rPr>
        <w:t>encoder-decoder</w:t>
      </w:r>
      <w:proofErr w:type="spellEnd"/>
      <w:r w:rsidR="006C070C">
        <w:t xml:space="preserve"> GRU.</w:t>
      </w:r>
      <w:bookmarkEnd w:id="58"/>
    </w:p>
    <w:p w14:paraId="1724FA7D" w14:textId="77777777" w:rsidR="00C94BC0" w:rsidRDefault="00C94BC0" w:rsidP="00065A8B">
      <w:pPr>
        <w:jc w:val="center"/>
      </w:pPr>
    </w:p>
    <w:p w14:paraId="2E3FAF1D" w14:textId="2020BB8F" w:rsidR="0027391A" w:rsidRDefault="0027391A" w:rsidP="00C22747">
      <w:pPr>
        <w:jc w:val="both"/>
      </w:pPr>
      <w:r>
        <w:t xml:space="preserve">La arquitectura Codificador-Decodificador consta de un codificador, </w:t>
      </w:r>
      <w:r w:rsidR="007C4507" w:rsidRPr="007C4507">
        <w:t>siendo el codificador una capa de GRU</w:t>
      </w:r>
      <w:r w:rsidR="007C4507">
        <w:t xml:space="preserve"> </w:t>
      </w:r>
      <w:r>
        <w:t xml:space="preserve">que lee </w:t>
      </w:r>
      <w:r w:rsidR="007C4507">
        <w:t>los valores</w:t>
      </w:r>
      <w:r>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170C9">
        <w:t xml:space="preserve"> </w:t>
      </w:r>
      <w:r>
        <w:t>de la secuencia de entrada</w:t>
      </w:r>
      <w:r w:rsidR="007C4507">
        <w:t xml:space="preserve"> en orden</w:t>
      </w:r>
      <w:r>
        <w:t>, y modifica su estado oculto con cada nuevo va</w:t>
      </w:r>
      <w:r w:rsidR="007C4507">
        <w:t>lor</w:t>
      </w:r>
      <w:r>
        <w:t xml:space="preserve">, por otro lado el decodificador también es </w:t>
      </w:r>
      <w:r w:rsidR="00EA06C0">
        <w:t>una capa de</w:t>
      </w:r>
      <w:r>
        <w:t xml:space="preserve"> GRU que toma como entrada un vector </w:t>
      </w:r>
      <w:r w:rsidR="00F45D22">
        <w:t xml:space="preserve">c </w:t>
      </w:r>
      <w:r>
        <w:t>de los estados ocultos del codificador</w:t>
      </w:r>
      <w:r w:rsidR="001D52E7">
        <w:t>, de esta manera el dec</w:t>
      </w:r>
      <w:r w:rsidR="00EA06C0">
        <w:t>odificador tendría que aprender a predecir el siguiente valor de la secuencia</w:t>
      </w:r>
      <w:r w:rsidR="00EA06C0">
        <w:fldChar w:fldCharType="begin" w:fldLock="1"/>
      </w:r>
      <w:r w:rsidR="007836C7">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[10]","plainTextFormattedCitation":"[10]","previouslyFormattedCitation":"[10]"},"properties":{"noteIndex":0},"schema":"https://github.com/citation-style-language/schema/raw/master/csl-citation.json"}</w:instrText>
      </w:r>
      <w:r w:rsidR="00EA06C0">
        <w:fldChar w:fldCharType="separate"/>
      </w:r>
      <w:r w:rsidR="00FB28D7" w:rsidRPr="00FB28D7">
        <w:rPr>
          <w:noProof/>
        </w:rPr>
        <w:t>[10]</w:t>
      </w:r>
      <w:r w:rsidR="00EA06C0">
        <w:fldChar w:fldCharType="end"/>
      </w:r>
      <w:r w:rsidR="00EA06C0">
        <w:t>.</w:t>
      </w:r>
    </w:p>
    <w:p w14:paraId="19B40305" w14:textId="77777777" w:rsidR="00860A4E" w:rsidRDefault="00860A4E" w:rsidP="00B46272"/>
    <w:p w14:paraId="0AB69E85" w14:textId="77777777" w:rsidR="00B46272" w:rsidRPr="00B46272" w:rsidRDefault="00B46272" w:rsidP="00B46272"/>
    <w:p w14:paraId="27EE590C" w14:textId="655E2DC5" w:rsidR="00B46272" w:rsidRDefault="00B46272" w:rsidP="00D46505">
      <w:pPr>
        <w:pStyle w:val="Ttulo3"/>
        <w:numPr>
          <w:ilvl w:val="0"/>
          <w:numId w:val="13"/>
        </w:numPr>
        <w:ind w:left="284"/>
      </w:pPr>
      <w:bookmarkStart w:id="59" w:name="_Toc189755963"/>
      <w:r>
        <w:t xml:space="preserve">Algoritmo </w:t>
      </w:r>
      <w:proofErr w:type="spellStart"/>
      <w:r w:rsidRPr="007F03EF">
        <w:rPr>
          <w:i/>
        </w:rPr>
        <w:t>Hyperband</w:t>
      </w:r>
      <w:bookmarkEnd w:id="59"/>
      <w:proofErr w:type="spellEnd"/>
    </w:p>
    <w:p w14:paraId="1AEC1CED" w14:textId="77777777" w:rsidR="00B46272" w:rsidRPr="00B46272" w:rsidRDefault="00B46272" w:rsidP="00B46272"/>
    <w:p w14:paraId="145E8F92" w14:textId="659C625C" w:rsidR="00B46272" w:rsidRDefault="00D14BBF" w:rsidP="00C22747">
      <w:pPr>
        <w:jc w:val="both"/>
      </w:pPr>
      <w:r w:rsidRPr="007F03EF">
        <w:t xml:space="preserve">Es un algoritmo que se usa para el afinamiento de los </w:t>
      </w:r>
      <w:proofErr w:type="spellStart"/>
      <w:r w:rsidR="0085754F" w:rsidRPr="007F03EF">
        <w:t>hiperparametros</w:t>
      </w:r>
      <w:proofErr w:type="spellEnd"/>
      <w:r w:rsidRPr="007F03EF">
        <w:t xml:space="preserve">, este algoritmo </w:t>
      </w:r>
      <w:r w:rsidR="009D4817" w:rsidRPr="007F03EF">
        <w:t xml:space="preserve">ejecuta el algoritmo de </w:t>
      </w:r>
      <w:proofErr w:type="spellStart"/>
      <w:r w:rsidR="009D4817" w:rsidRPr="007F03EF">
        <w:rPr>
          <w:i/>
        </w:rPr>
        <w:t>Successive</w:t>
      </w:r>
      <w:proofErr w:type="spellEnd"/>
      <w:r w:rsidR="009D4817" w:rsidRPr="007F03EF">
        <w:rPr>
          <w:i/>
        </w:rPr>
        <w:t xml:space="preserve"> </w:t>
      </w:r>
      <w:proofErr w:type="spellStart"/>
      <w:r w:rsidR="009D4817" w:rsidRPr="007F03EF">
        <w:rPr>
          <w:i/>
        </w:rPr>
        <w:t>Halving</w:t>
      </w:r>
      <w:proofErr w:type="spellEnd"/>
      <w:r w:rsidR="00A66F4A" w:rsidRPr="007F03EF">
        <w:rPr>
          <w:i/>
        </w:rPr>
        <w:fldChar w:fldCharType="begin" w:fldLock="1"/>
      </w:r>
      <w:r w:rsidR="009D2820">
        <w:rPr>
          <w:i/>
        </w:rPr>
        <w:instrText>ADDIN CSL_CITATION {"citationItems":[{"id":"ITEM-1","itemData":{"ISSN":"15337928","abstract":"Performance of machine learning algorithms depends critically on identifying a good set of hyperparameters. While recent approaches use Bayesian optimization to adaptively select configurations, we focus on speeding up random search through adaptive resource allocation and early-stopping. We formulate hyperparameter optimization as a pure-exploration non-stochastic infinite-armed bandit problem where a predefined resource like iterations, data samples, or features is allocated to randomly sampled configurations. We introduce a novel algorithm, Hyperband, for this framework and analyze its theoretical properties, providing several desirable guarantees. Furthermore, we compare Hyperband with popular Bayesian optimization methods on a suite of hyperparameter optimization problems. We observe that Hyperband can provide over an order-of-magnitude speedup over our competitor set on a variety of deep-learning and kernel-based learning problems.","author":[{"dropping-particle":"","family":"Li","given":"Lisha","non-dropping-particle":"","parse-names":false,"suffix":""},{"dropping-particle":"","family":"Jamieson","given":"Kevin","non-dropping-particle":"","parse-names":false,"suffix":""},{"dropping-particle":"","family":"DeSalvo","given":"Giulia","non-dropping-particle":"","parse-names":false,"suffix":""},{"dropping-particle":"","family":"Rostamizadeh","given":"Afshin","non-dropping-particle":"","parse-names":false,"suffix":""},{"dropping-particle":"","family":"Talwalkar","given":"Ameet","non-dropping-particle":"","parse-names":false,"suffix":""}],"container-title":"Journal of Machine Learning Research","id":"ITEM-1","issued":{"date-parts":[["2018"]]},"page":"1-52","title":"Hyperband: A novel bandit-based approach to hyperparameter optimization","type":"article-journal","volume":"18"},"uris":["http://www.mendeley.com/documents/?uuid=31ad1345-432b-3620-ad7a-17a21cdf771c"]}],"mendeley":{"formattedCitation":"[35]","plainTextFormattedCitation":"[35]","previouslyFormattedCitation":"[35]"},"properties":{"noteIndex":0},"schema":"https://github.com/citation-style-language/schema/raw/master/csl-citation.json"}</w:instrText>
      </w:r>
      <w:r w:rsidR="00A66F4A" w:rsidRPr="007F03EF">
        <w:rPr>
          <w:i/>
        </w:rPr>
        <w:fldChar w:fldCharType="separate"/>
      </w:r>
      <w:r w:rsidR="009D2820" w:rsidRPr="009D2820">
        <w:rPr>
          <w:noProof/>
        </w:rPr>
        <w:t>[35]</w:t>
      </w:r>
      <w:r w:rsidR="00A66F4A" w:rsidRPr="007F03EF">
        <w:rPr>
          <w:i/>
        </w:rPr>
        <w:fldChar w:fldCharType="end"/>
      </w:r>
      <w:r w:rsidR="009D4817" w:rsidRPr="007F03EF">
        <w:rPr>
          <w:i/>
        </w:rPr>
        <w:t xml:space="preserve"> </w:t>
      </w:r>
      <w:r w:rsidR="009D4817" w:rsidRPr="007F03EF">
        <w:t xml:space="preserve">variando como entrada n y r, siendo n el número de configuraciones y r el número de recursos, como ser numero de </w:t>
      </w:r>
      <w:r w:rsidR="007F03EF" w:rsidRPr="007F03EF">
        <w:t>épocas</w:t>
      </w:r>
      <w:r w:rsidR="009D4817" w:rsidRPr="007F03EF">
        <w:t xml:space="preserve">, para de esta manera encontrar la mejor configuración de </w:t>
      </w:r>
      <w:proofErr w:type="spellStart"/>
      <w:r w:rsidR="0085754F" w:rsidRPr="007F03EF">
        <w:t>hiperparametros</w:t>
      </w:r>
      <w:proofErr w:type="spellEnd"/>
      <w:r w:rsidR="009D4817" w:rsidRPr="007F03EF">
        <w:fldChar w:fldCharType="begin" w:fldLock="1"/>
      </w:r>
      <w:r w:rsidR="009D2820">
        <w:instrText>ADDIN CSL_CITATION {"citationItems":[{"id":"ITEM-1","itemData":{"ISSN":"15337928","abstract":"Performance of machine learning algorithms depends critically on identifying a good set of hyperparameters. While recent approaches use Bayesian optimization to adaptively select configurations, we focus on speeding up random search through adaptive resource allocation and early-stopping. We formulate hyperparameter optimization as a pure-exploration non-stochastic infinite-armed bandit problem where a predefined resource like iterations, data samples, or features is allocated to randomly sampled configurations. We introduce a novel algorithm, Hyperband, for this framework and analyze its theoretical properties, providing several desirable guarantees. Furthermore, we compare Hyperband with popular Bayesian optimization methods on a suite of hyperparameter optimization problems. We observe that Hyperband can provide over an order-of-magnitude speedup over our competitor set on a variety of deep-learning and kernel-based learning problems.","author":[{"dropping-particle":"","family":"Li","given":"Lisha","non-dropping-particle":"","parse-names":false,"suffix":""},{"dropping-particle":"","family":"Jamieson","given":"Kevin","non-dropping-particle":"","parse-names":false,"suffix":""},{"dropping-particle":"","family":"DeSalvo","given":"Giulia","non-dropping-particle":"","parse-names":false,"suffix":""},{"dropping-particle":"","family":"Rostamizadeh","given":"Afshin","non-dropping-particle":"","parse-names":false,"suffix":""},{"dropping-particle":"","family":"Talwalkar","given":"Ameet","non-dropping-particle":"","parse-names":false,"suffix":""}],"container-title":"Journal of Machine Learning Research","id":"ITEM-1","issued":{"date-parts":[["2018"]]},"page":"1-52","title":"Hyperband: A novel bandit-based approach to hyperparameter optimization","type":"article-journal","volume":"18"},"uris":["http://www.mendeley.com/documents/?uuid=31ad1345-432b-3620-ad7a-17a21cdf771c"]}],"mendeley":{"formattedCitation":"[35]","plainTextFormattedCitation":"[35]","previouslyFormattedCitation":"[35]"},"properties":{"noteIndex":0},"schema":"https://github.com/citation-style-language/schema/raw/master/csl-citation.json"}</w:instrText>
      </w:r>
      <w:r w:rsidR="009D4817" w:rsidRPr="007F03EF">
        <w:fldChar w:fldCharType="separate"/>
      </w:r>
      <w:r w:rsidR="009D2820" w:rsidRPr="009D2820">
        <w:rPr>
          <w:noProof/>
        </w:rPr>
        <w:t>[35]</w:t>
      </w:r>
      <w:r w:rsidR="009D4817" w:rsidRPr="007F03EF">
        <w:fldChar w:fldCharType="end"/>
      </w:r>
      <w:r w:rsidR="000044AF" w:rsidRPr="007F03EF">
        <w:t>, a diferencia de la búsqueda aleatoria</w:t>
      </w:r>
      <w:r w:rsidR="00D71E3D" w:rsidRPr="007F03EF">
        <w:fldChar w:fldCharType="begin" w:fldLock="1"/>
      </w:r>
      <w:r w:rsidR="009D2820">
        <w:instrText>ADDIN CSL_CITATION {"citationItems":[{"id":"ITEM-1","itemData":{"abstract":"Grid search and manual search are the most widely used strategies for hyper-parameter optimization. This paper shows empirically and theoretically that randomly chosen trials are more efficient for hyper-parameter optimization than trials on a grid. Empirical evidence comes from a comparison with a large previous study that used grid search and manual search to configure neural networks and deep belief networks. Compared with neural networks configured by a pure grid search, we find that random search over the same domain is able to find models that are as good or better within a small fraction of the computation time. Granting random search the same computational budget, random search finds better models by effectively searching a larger, less promising configuration space. Compared with deep belief networks configured by a thoughtful combination of manual search and grid search, purely random search over the same 32-dimensional configuration space found statistically equal performance on four of seven data sets, and superior performance on one of seven. A Gaussian process analysis of the function from hyper-parameters to validation set performance reveals that for most data sets only a few of the hyper-parameters really matter, but that different hyper-parameters are important on different data sets. This phenomenon makes grid search a poor choice for configuring algorithms for new data sets. Our analysis casts some light on why recent \"High Throughput\" methods achieve surprising success-they appear to search through a large number of hyper-parameters because most hyper-parameters do not matter much. We anticipate that growing interest in large hierarchical models will place an increasing burden on techniques for hyper-parameter optimization; this work shows that random search is a natural base-line against which to judge progress in the development of adaptive (sequential) hyper-parameter optimization algorithms.","author":[{"dropping-particle":"","family":"Bergstra","given":"James","non-dropping-particle":"","parse-names":false,"suffix":""},{"dropping-particle":"","family":"Yoshua","given":"Bengio","non-dropping-particle":"","parse-names":false,"suffix":""}],"container-title":"Journal of Machine Learning Research","id":"ITEM-1","issue":"10","issued":{"date-parts":[["2012"]]},"page":"281-305","title":"Random search for hyper-parameter optimization","type":"article-journal","volume":"13"},"uris":["http://www.mendeley.com/documents/?uuid=0d324fe3-c4ee-34ac-bca1-331e21e82801"]}],"mendeley":{"formattedCitation":"[36]","plainTextFormattedCitation":"[36]","previouslyFormattedCitation":"[36]"},"properties":{"noteIndex":0},"schema":"https://github.com/citation-style-language/schema/raw/master/csl-citation.json"}</w:instrText>
      </w:r>
      <w:r w:rsidR="00D71E3D" w:rsidRPr="007F03EF">
        <w:fldChar w:fldCharType="separate"/>
      </w:r>
      <w:r w:rsidR="009D2820" w:rsidRPr="009D2820">
        <w:rPr>
          <w:noProof/>
        </w:rPr>
        <w:t>[36]</w:t>
      </w:r>
      <w:r w:rsidR="00D71E3D" w:rsidRPr="007F03EF">
        <w:fldChar w:fldCharType="end"/>
      </w:r>
      <w:r w:rsidR="000044AF" w:rsidRPr="007F03EF">
        <w:t xml:space="preserve"> y la </w:t>
      </w:r>
      <w:r w:rsidR="00386AF5" w:rsidRPr="007F03EF">
        <w:t>Optimización</w:t>
      </w:r>
      <w:r w:rsidR="000044AF" w:rsidRPr="007F03EF">
        <w:t xml:space="preserve"> bayesiana</w:t>
      </w:r>
      <w:r w:rsidR="00D71E3D" w:rsidRPr="007F03EF">
        <w:fldChar w:fldCharType="begin" w:fldLock="1"/>
      </w:r>
      <w:r w:rsidR="009D2820">
        <w:instrText>ADDIN CSL_CITATION {"citationItems":[{"id":"ITEM-1","itemData":{"abstract":"The use of machine learning algorithms frequently involves careful tuning of learning parameters and model hyperparameters. Unfortunately, this tuning is often a \"black art\" requiring expert experience, rules of thumb, or sometimes brute-force search. There is therefore great appeal for automatic approaches that can optimize the performance of any given learning algorithm to the problem at hand. In this work, we consider this problem through the framework of Bayesian optimization , in which a learning algorithm's generalization performance is modeled as a sample from a Gaussian process (GP). We show that certain choices for the nature of the GP, such as the type of kernel and the treatment of its hyperparame-ters, can play a crucial role in obtaining a good optimizer that can achieve expert-level performance. We describe new algorithms that take into account the variable cost (duration) of learning algorithm experiments and that can leverage the presence of multiple cores for parallel experimentation. We show that these proposed algorithms improve on previous automatic procedures and can reach or surpass human expert-level optimization for many algorithms including latent Dirichlet allocation, structured SVMs and convolutional neural networks.","author":[{"dropping-particle":"","family":"Snoek","given":"Jasper","non-dropping-particle":"","parse-names":false,"suffix":""},{"dropping-particle":"","family":"Larochelle","given":"Hugo","non-dropping-particle":"","parse-names":false,"suffix":""},{"dropping-particle":"","family":"Adams","given":"Ryan P.","non-dropping-particle":"","parse-names":false,"suffix":""}],"container-title":"Advances in Neural Information Processing Systems","id":"ITEM-1","issued":{"date-parts":[["2012"]]},"title":"Practical Bayesian Optimization of Machine Learning Algorithms","type":"article-journal","volume":"25"},"uris":["http://www.mendeley.com/documents/?uuid=2af10fb8-f7cf-36cb-997b-f9deba91bd2f"]}],"mendeley":{"formattedCitation":"[37]","plainTextFormattedCitation":"[37]","previouslyFormattedCitation":"[37]"},"properties":{"noteIndex":0},"schema":"https://github.com/citation-style-language/schema/raw/master/csl-citation.json"}</w:instrText>
      </w:r>
      <w:r w:rsidR="00D71E3D" w:rsidRPr="007F03EF">
        <w:fldChar w:fldCharType="separate"/>
      </w:r>
      <w:r w:rsidR="009D2820" w:rsidRPr="009D2820">
        <w:rPr>
          <w:noProof/>
        </w:rPr>
        <w:t>[37]</w:t>
      </w:r>
      <w:r w:rsidR="00D71E3D" w:rsidRPr="007F03EF">
        <w:fldChar w:fldCharType="end"/>
      </w:r>
      <w:r w:rsidR="000044AF" w:rsidRPr="007F03EF">
        <w:t xml:space="preserve"> el algoritmo </w:t>
      </w:r>
      <w:proofErr w:type="spellStart"/>
      <w:r w:rsidR="000044AF" w:rsidRPr="000A2DE0">
        <w:t>Hyperband</w:t>
      </w:r>
      <w:proofErr w:type="spellEnd"/>
      <w:r w:rsidR="000044AF" w:rsidRPr="007F03EF">
        <w:t xml:space="preserve"> no tiene como dato de entrada un número máximo de </w:t>
      </w:r>
      <w:proofErr w:type="spellStart"/>
      <w:r w:rsidR="000044AF" w:rsidRPr="007F03EF">
        <w:t>trials</w:t>
      </w:r>
      <w:proofErr w:type="spellEnd"/>
      <w:r w:rsidR="000044AF" w:rsidRPr="007F03EF">
        <w:t xml:space="preserve">, solo los valores </w:t>
      </w:r>
      <w:r w:rsidR="000044AF" w:rsidRPr="007F03EF">
        <w:lastRenderedPageBreak/>
        <w:t xml:space="preserve">de R </w:t>
      </w:r>
      <w:r w:rsidR="0048076A" w:rsidRPr="007F03EF">
        <w:t>(</w:t>
      </w:r>
      <w:r w:rsidR="000044AF" w:rsidRPr="007F03EF">
        <w:t>épocas</w:t>
      </w:r>
      <w:r w:rsidR="0048076A" w:rsidRPr="007F03EF">
        <w:t>)</w:t>
      </w:r>
      <w:r w:rsidR="000044AF" w:rsidRPr="007F03EF">
        <w:t xml:space="preserve"> y n </w:t>
      </w:r>
      <w:r w:rsidR="0048076A" w:rsidRPr="007F03EF">
        <w:t>el cual</w:t>
      </w:r>
      <w:r w:rsidR="000044AF" w:rsidRPr="007F03EF">
        <w:t xml:space="preserve"> </w:t>
      </w:r>
      <w:r w:rsidR="0048076A" w:rsidRPr="007F03EF">
        <w:t xml:space="preserve">por </w:t>
      </w:r>
      <w:r w:rsidR="000044AF" w:rsidRPr="007F03EF">
        <w:t>defecto es 3</w:t>
      </w:r>
      <w:r w:rsidR="00D71E3D" w:rsidRPr="007F03EF">
        <w:t xml:space="preserve">, también se menciona que </w:t>
      </w:r>
      <w:proofErr w:type="spellStart"/>
      <w:r w:rsidR="00D71E3D" w:rsidRPr="000A2DE0">
        <w:t>Hyperband</w:t>
      </w:r>
      <w:proofErr w:type="spellEnd"/>
      <w:r w:rsidR="00D71E3D" w:rsidRPr="007F03EF">
        <w:t xml:space="preserve"> es 5 a 30 veces más rápido que los algoritmos de  Optimización Bayesiana</w:t>
      </w:r>
      <w:r w:rsidR="007F03EF" w:rsidRPr="007F03EF">
        <w:fldChar w:fldCharType="begin" w:fldLock="1"/>
      </w:r>
      <w:r w:rsidR="009D2820">
        <w:instrText>ADDIN CSL_CITATION {"citationItems":[{"id":"ITEM-1","itemData":{"ISSN":"15337928","abstract":"Performance of machine learning algorithms depends critically on identifying a good set of hyperparameters. While recent approaches use Bayesian optimization to adaptively select configurations, we focus on speeding up random search through adaptive resource allocation and early-stopping. We formulate hyperparameter optimization as a pure-exploration non-stochastic infinite-armed bandit problem where a predefined resource like iterations, data samples, or features is allocated to randomly sampled configurations. We introduce a novel algorithm, Hyperband, for this framework and analyze its theoretical properties, providing several desirable guarantees. Furthermore, we compare Hyperband with popular Bayesian optimization methods on a suite of hyperparameter optimization problems. We observe that Hyperband can provide over an order-of-magnitude speedup over our competitor set on a variety of deep-learning and kernel-based learning problems.","author":[{"dropping-particle":"","family":"Li","given":"Lisha","non-dropping-particle":"","parse-names":false,"suffix":""},{"dropping-particle":"","family":"Jamieson","given":"Kevin","non-dropping-particle":"","parse-names":false,"suffix":""},{"dropping-particle":"","family":"DeSalvo","given":"Giulia","non-dropping-particle":"","parse-names":false,"suffix":""},{"dropping-particle":"","family":"Rostamizadeh","given":"Afshin","non-dropping-particle":"","parse-names":false,"suffix":""},{"dropping-particle":"","family":"Talwalkar","given":"Ameet","non-dropping-particle":"","parse-names":false,"suffix":""}],"container-title":"Journal of Machine Learning Research","id":"ITEM-1","issued":{"date-parts":[["2018"]]},"page":"1-52","title":"Hyperband: A novel bandit-based approach to hyperparameter optimization","type":"article-journal","volume":"18"},"uris":["http://www.mendeley.com/documents/?uuid=31ad1345-432b-3620-ad7a-17a21cdf771c"]}],"mendeley":{"formattedCitation":"[35]","plainTextFormattedCitation":"[35]","previouslyFormattedCitation":"[35]"},"properties":{"noteIndex":0},"schema":"https://github.com/citation-style-language/schema/raw/master/csl-citation.json"}</w:instrText>
      </w:r>
      <w:r w:rsidR="007F03EF" w:rsidRPr="007F03EF">
        <w:fldChar w:fldCharType="separate"/>
      </w:r>
      <w:r w:rsidR="009D2820" w:rsidRPr="009D2820">
        <w:rPr>
          <w:noProof/>
        </w:rPr>
        <w:t>[35]</w:t>
      </w:r>
      <w:r w:rsidR="007F03EF" w:rsidRPr="007F03EF">
        <w:fldChar w:fldCharType="end"/>
      </w:r>
      <w:r w:rsidR="00D71E3D" w:rsidRPr="007F03EF">
        <w:t>.</w:t>
      </w:r>
    </w:p>
    <w:p w14:paraId="3DACFA6F" w14:textId="77777777" w:rsidR="0004583A" w:rsidRDefault="0004583A" w:rsidP="00B46272"/>
    <w:p w14:paraId="508D8BFC" w14:textId="77777777" w:rsidR="000F4078" w:rsidRPr="000F4078" w:rsidRDefault="000F4078" w:rsidP="000D0D9D">
      <w:pPr>
        <w:ind w:left="708" w:hanging="708"/>
      </w:pPr>
    </w:p>
    <w:p w14:paraId="0462F38C" w14:textId="706CB199" w:rsidR="00B46272" w:rsidRDefault="0024281C" w:rsidP="00D46505">
      <w:pPr>
        <w:pStyle w:val="Ttulo3"/>
        <w:numPr>
          <w:ilvl w:val="0"/>
          <w:numId w:val="13"/>
        </w:numPr>
        <w:ind w:left="284"/>
      </w:pPr>
      <w:bookmarkStart w:id="60" w:name="_Toc189755964"/>
      <w:r>
        <w:t>Detención Temprana (</w:t>
      </w:r>
      <w:proofErr w:type="spellStart"/>
      <w:r w:rsidRPr="0024281C">
        <w:rPr>
          <w:i/>
        </w:rPr>
        <w:t>Early</w:t>
      </w:r>
      <w:proofErr w:type="spellEnd"/>
      <w:r w:rsidRPr="0024281C">
        <w:rPr>
          <w:i/>
        </w:rPr>
        <w:t xml:space="preserve"> </w:t>
      </w:r>
      <w:proofErr w:type="spellStart"/>
      <w:r w:rsidRPr="0024281C">
        <w:rPr>
          <w:i/>
        </w:rPr>
        <w:t>Stopping</w:t>
      </w:r>
      <w:proofErr w:type="spellEnd"/>
      <w:r>
        <w:rPr>
          <w:i/>
        </w:rPr>
        <w:t>)</w:t>
      </w:r>
      <w:bookmarkEnd w:id="60"/>
    </w:p>
    <w:p w14:paraId="6AFEA9A0" w14:textId="77777777" w:rsidR="0024281C" w:rsidRDefault="0024281C" w:rsidP="0024281C"/>
    <w:p w14:paraId="3D63E3FC" w14:textId="08C6C5CB" w:rsidR="0024281C" w:rsidRDefault="0024281C" w:rsidP="00C22747">
      <w:pPr>
        <w:jc w:val="both"/>
      </w:pPr>
      <w:r>
        <w:t>La detención temprana es una configuración que sirve para cortar el entrenamiento de manera temprana</w:t>
      </w:r>
      <w:r w:rsidR="003D510F">
        <w:fldChar w:fldCharType="begin" w:fldLock="1"/>
      </w:r>
      <w:r w:rsidR="009D2820">
        <w:instrText>ADDIN CSL_CITATION {"citationItems":[{"id":"ITEM-1","itemData":{"DOI":"10.1109/INDIN41052.2019.8972270","ISBN":"9781728129273","ISSN":"19354576","abstract":"Quality control is usually performed at the end of production lines. This postponed quality control, in case of deviation of the process values from desired quantities can lead to late detection of batches of defective products. A prediction model allows a virtual online quality control. Observation of any unfavourable trend or degradation in the predicted quality can enable preventive measures. There are many cases where quality control is performed manually and less often. This leads to limited data which is challenging for training any machine learning system used for purpose of prediction.In this paper the goal is prediction of quality measure with respect to the past history of all relevant process values such as sensor readings. We present a machine learning model based on bidirectional Long Short-term Memory (LSTM) recurrent neural networks and gradient boosting. This model is applied to a set of real world data from microfluidic chip production plant and we show that despite limited amount of training data compared to the large input space, it is capable of predicting the relevant quality values, and especially their basic trends over time including drifting phases and changing behaviors.","author":[{"dropping-particle":"","family":"Baghbanpourasl","given":"Amirreza","non-dropping-particle":"","parse-names":false,"suffix":""},{"dropping-particle":"","family":"Lughofer","given":"Edwin","non-dropping-particle":"","parse-names":false,"suffix":""},{"dropping-particle":"","family":"Meyer-Heye","given":"Pauline","non-dropping-particle":"","parse-names":false,"suffix":""},{"dropping-particle":"","family":"Zorrer","given":"Helmut","non-dropping-particle":"","parse-names":false,"suffix":""},{"dropping-particle":"","family":"Eitzinger","given":"Christian","non-dropping-particle":"","parse-names":false,"suffix":""}],"container-title":"IEEE International Conference on Industrial Informatics (INDIN)","id":"ITEM-1","issued":{"date-parts":[["2019"]]},"page":"1638-1643","title":"Virtual quality control using bidirectional lstm networks and gradient boosting","type":"paper-conference","volume":"2019-July"},"uris":["http://www.mendeley.com/documents/?uuid=3748ed37-a350-3880-a806-1bdf95f3b280"]}],"mendeley":{"formattedCitation":"[38]","plainTextFormattedCitation":"[38]","previouslyFormattedCitation":"[38]"},"properties":{"noteIndex":0},"schema":"https://github.com/citation-style-language/schema/raw/master/csl-citation.json"}</w:instrText>
      </w:r>
      <w:r w:rsidR="003D510F">
        <w:fldChar w:fldCharType="separate"/>
      </w:r>
      <w:r w:rsidR="009D2820" w:rsidRPr="009D2820">
        <w:rPr>
          <w:noProof/>
        </w:rPr>
        <w:t>[38]</w:t>
      </w:r>
      <w:r w:rsidR="003D510F">
        <w:fldChar w:fldCharType="end"/>
      </w:r>
      <w:r>
        <w:t xml:space="preserve">, esto es, se configura de manera que si el rendimiento no mejora en un </w:t>
      </w:r>
      <w:r w:rsidR="00315517">
        <w:t>número</w:t>
      </w:r>
      <w:r>
        <w:t xml:space="preserve"> x de épocas  se detiene el trial. Por ejemplo si se configura un modelo para que entrene 150 épocas pero la detención temprana está configurada en 20, y al entrenar el modelo no mejora el rendimiento desde la época 40 a la 60, este se detiene y no continúa el entrenamiento. </w:t>
      </w:r>
    </w:p>
    <w:p w14:paraId="3584751D" w14:textId="5939DD64" w:rsidR="005C6958" w:rsidRDefault="005C6958" w:rsidP="00C22747">
      <w:pPr>
        <w:jc w:val="both"/>
      </w:pPr>
      <w:r>
        <w:t xml:space="preserve">En </w:t>
      </w:r>
      <w:r w:rsidR="00386AF5">
        <w:t>el</w:t>
      </w:r>
      <w:r>
        <w:t xml:space="preserve"> documento científico</w:t>
      </w:r>
      <w:r>
        <w:fldChar w:fldCharType="begin" w:fldLock="1"/>
      </w:r>
      <w:r w:rsidR="009D2820">
        <w:instrText>ADDIN CSL_CITATION {"citationItems":[{"id":"ITEM-1","itemData":{"DOI":"10.18653/v1/P17-2035","ISBN":"9781945626760","abstract":"We present a neural architecture for containment relation identification between medical events and/or temporal expressions. We experiment on a corpus of de-identified clinical notes in English from the Mayo Clinic, namely the THYME corpus. Our model achieves an F-measure of 0.613 and outperforms the best result reported on this corpus to date.","author":[{"dropping-particle":"","family":"Tourille","given":"Julien","non-dropping-particle":"","parse-names":false,"suffix":""},{"dropping-particle":"","family":"Ferret","given":"Olivier","non-dropping-particle":"","parse-names":false,"suffix":""},{"dropping-particle":"","family":"Tannier","given":"Xavier","non-dropping-particle":"","parse-names":false,"suffix":""},{"dropping-particle":"","family":"Nvol","given":"Aurelie L.","non-dropping-particle":"","parse-names":false,"suffix":""}],"container-title":"ACL 2017 - 55th Annual Meeting of the Association for Computational Linguistics, Proceedings of the Conference (Long Papers)","id":"ITEM-1","issued":{"date-parts":[["2017"]]},"page":"224-230","title":"Neural architecture for temporal relation extraction: A Bi-LSTM approach for detecting narrative containers","type":"paper-conference","volume":"2"},"uris":["http://www.mendeley.com/documents/?uuid=aaa97b25-a6cc-3649-af11-9eae453732be"]}],"mendeley":{"formattedCitation":"[39]","plainTextFormattedCitation":"[39]","previouslyFormattedCitation":"[39]"},"properties":{"noteIndex":0},"schema":"https://github.com/citation-style-language/schema/raw/master/csl-citation.json"}</w:instrText>
      </w:r>
      <w:r>
        <w:fldChar w:fldCharType="separate"/>
      </w:r>
      <w:r w:rsidR="009D2820" w:rsidRPr="009D2820">
        <w:rPr>
          <w:noProof/>
        </w:rPr>
        <w:t>[39]</w:t>
      </w:r>
      <w:r>
        <w:fldChar w:fldCharType="end"/>
      </w:r>
      <w:r>
        <w:t xml:space="preserve"> se menciona el uso de una detención temprana de 10, además en este otro documento científico</w:t>
      </w:r>
      <w:r>
        <w:fldChar w:fldCharType="begin" w:fldLock="1"/>
      </w:r>
      <w:r w:rsidR="009D2820">
        <w:instrText>ADDIN CSL_CITATION {"citationItems":[{"id":"ITEM-1","itemData":{"DOI":"10.1109/INDIN41052.2019.8972270","ISBN":"9781728129273","ISSN":"19354576","abstract":"Quality control is usually performed at the end of production lines. This postponed quality control, in case of deviation of the process values from desired quantities can lead to late detection of batches of defective products. A prediction model allows a virtual online quality control. Observation of any unfavourable trend or degradation in the predicted quality can enable preventive measures. There are many cases where quality control is performed manually and less often. This leads to limited data which is challenging for training any machine learning system used for purpose of prediction.In this paper the goal is prediction of quality measure with respect to the past history of all relevant process values such as sensor readings. We present a machine learning model based on bidirectional Long Short-term Memory (LSTM) recurrent neural networks and gradient boosting. This model is applied to a set of real world data from microfluidic chip production plant and we show that despite limited amount of training data compared to the large input space, it is capable of predicting the relevant quality values, and especially their basic trends over time including drifting phases and changing behaviors.","author":[{"dropping-particle":"","family":"Baghbanpourasl","given":"Amirreza","non-dropping-particle":"","parse-names":false,"suffix":""},{"dropping-particle":"","family":"Lughofer","given":"Edwin","non-dropping-particle":"","parse-names":false,"suffix":""},{"dropping-particle":"","family":"Meyer-Heye","given":"Pauline","non-dropping-particle":"","parse-names":false,"suffix":""},{"dropping-particle":"","family":"Zorrer","given":"Helmut","non-dropping-particle":"","parse-names":false,"suffix":""},{"dropping-particle":"","family":"Eitzinger","given":"Christian","non-dropping-particle":"","parse-names":false,"suffix":""}],"container-title":"IEEE International Conference on Industrial Informatics (INDIN)","id":"ITEM-1","issued":{"date-parts":[["2019"]]},"page":"1638-1643","title":"Virtual quality control using bidirectional lstm networks and gradient boosting","type":"paper-conference","volume":"2019-July"},"uris":["http://www.mendeley.com/documents/?uuid=3748ed37-a350-3880-a806-1bdf95f3b280"]}],"mendeley":{"formattedCitation":"[38]","plainTextFormattedCitation":"[38]","previouslyFormattedCitation":"[38]"},"properties":{"noteIndex":0},"schema":"https://github.com/citation-style-language/schema/raw/master/csl-citation.json"}</w:instrText>
      </w:r>
      <w:r>
        <w:fldChar w:fldCharType="separate"/>
      </w:r>
      <w:r w:rsidR="009D2820" w:rsidRPr="009D2820">
        <w:rPr>
          <w:noProof/>
        </w:rPr>
        <w:t>[38]</w:t>
      </w:r>
      <w:r>
        <w:fldChar w:fldCharType="end"/>
      </w:r>
      <w:r>
        <w:t xml:space="preserve"> se menciona el uso </w:t>
      </w:r>
      <w:r w:rsidR="003D510F">
        <w:t>la detención temprana</w:t>
      </w:r>
      <w:r>
        <w:t xml:space="preserve"> para </w:t>
      </w:r>
      <w:r w:rsidR="003D510F">
        <w:t>evitar el sobre entrenamiento.</w:t>
      </w:r>
    </w:p>
    <w:p w14:paraId="44026F29" w14:textId="324BD188" w:rsidR="00D46505" w:rsidRDefault="00D46505" w:rsidP="00D46505">
      <w:pPr>
        <w:pStyle w:val="Ttulo3"/>
        <w:numPr>
          <w:ilvl w:val="0"/>
          <w:numId w:val="13"/>
        </w:numPr>
        <w:ind w:left="284"/>
      </w:pPr>
      <w:bookmarkStart w:id="61" w:name="_Toc189755965"/>
      <w:proofErr w:type="spellStart"/>
      <w:r>
        <w:t>G</w:t>
      </w:r>
      <w:r w:rsidRPr="00D46505">
        <w:t>ithub</w:t>
      </w:r>
      <w:bookmarkEnd w:id="61"/>
      <w:proofErr w:type="spellEnd"/>
    </w:p>
    <w:p w14:paraId="32339B08" w14:textId="77777777" w:rsidR="000F5A9B" w:rsidRPr="000F5A9B" w:rsidRDefault="000F5A9B" w:rsidP="000F5A9B"/>
    <w:p w14:paraId="5D6EA10C" w14:textId="0ABFA903" w:rsidR="00687FE7" w:rsidRDefault="008E36D9" w:rsidP="00C22747">
      <w:pPr>
        <w:jc w:val="both"/>
      </w:pPr>
      <w:proofErr w:type="spellStart"/>
      <w:r>
        <w:t>Github</w:t>
      </w:r>
      <w:proofErr w:type="spellEnd"/>
      <w:r>
        <w:t xml:space="preserve"> según su página oficial es una plataforma que hospeda repositorios de </w:t>
      </w:r>
      <w:proofErr w:type="spellStart"/>
      <w:r>
        <w:t>Git</w:t>
      </w:r>
      <w:proofErr w:type="spellEnd"/>
      <w:r>
        <w:t xml:space="preserve">, ofreciendo además </w:t>
      </w:r>
      <w:r w:rsidR="00EA06C0">
        <w:t xml:space="preserve">el servicio de </w:t>
      </w:r>
      <w:r>
        <w:t>que los equipos de desarrollo puedan trabajar en grupo</w:t>
      </w:r>
      <w:r w:rsidR="002925F9">
        <w:fldChar w:fldCharType="begin" w:fldLock="1"/>
      </w:r>
      <w:r w:rsidR="009D2820">
        <w:instrText>ADDIN CSL_CITATION {"citationItems":[{"id":"ITEM-1","itemData":{"URL":"https://docs.github.com/es/get-started/using-git/about-git","accessed":{"date-parts":[["2024","2","6"]]},"author":[{"dropping-particle":"","family":"GitHub","given":"","non-dropping-particle":"","parse-names":false,"suffix":""}],"id":"ITEM-1","issued":{"date-parts":[["0"]]},"title":"Acerca de Git","type":"webpage"},"uris":["http://www.mendeley.com/documents/?uuid=ef8dd81a-3635-4c79-aa05-5eed40000b22"]}],"mendeley":{"formattedCitation":"[31]","plainTextFormattedCitation":"[31]","previouslyFormattedCitation":"[31]"},"properties":{"noteIndex":0},"schema":"https://github.com/citation-style-language/schema/raw/master/csl-citation.json"}</w:instrText>
      </w:r>
      <w:r w:rsidR="002925F9">
        <w:fldChar w:fldCharType="separate"/>
      </w:r>
      <w:r w:rsidR="009D2820" w:rsidRPr="009D2820">
        <w:rPr>
          <w:noProof/>
        </w:rPr>
        <w:t>[31]</w:t>
      </w:r>
      <w:r w:rsidR="002925F9">
        <w:fldChar w:fldCharType="end"/>
      </w:r>
      <w:r>
        <w:t>.</w:t>
      </w:r>
    </w:p>
    <w:p w14:paraId="44316849" w14:textId="77777777" w:rsidR="00687FE7" w:rsidRPr="00687FE7" w:rsidRDefault="00687FE7" w:rsidP="00687FE7"/>
    <w:p w14:paraId="4B100401" w14:textId="77777777" w:rsidR="004004F8" w:rsidRPr="004004F8" w:rsidRDefault="004004F8" w:rsidP="004004F8"/>
    <w:p w14:paraId="21C13A08" w14:textId="602EEC38" w:rsidR="004004F8" w:rsidRDefault="004004F8">
      <w:pPr>
        <w:spacing w:after="160" w:line="259" w:lineRule="auto"/>
        <w:rPr>
          <w:rFonts w:eastAsiaTheme="majorEastAsia"/>
        </w:rPr>
      </w:pPr>
      <w:r>
        <w:rPr>
          <w:rFonts w:eastAsiaTheme="majorEastAsia"/>
        </w:rPr>
        <w:br w:type="page"/>
      </w:r>
    </w:p>
    <w:p w14:paraId="10A5576A" w14:textId="549B9DFF" w:rsidR="00033C01" w:rsidRDefault="00033C01" w:rsidP="00033C01">
      <w:pPr>
        <w:pStyle w:val="Ttulo2"/>
      </w:pPr>
      <w:bookmarkStart w:id="62" w:name="_Toc189755966"/>
      <w:r>
        <w:lastRenderedPageBreak/>
        <w:t>4.3 Comprensión de los datos</w:t>
      </w:r>
      <w:bookmarkEnd w:id="62"/>
    </w:p>
    <w:p w14:paraId="306E183D" w14:textId="77777777" w:rsidR="00033C01" w:rsidRDefault="00033C01" w:rsidP="00033C01">
      <w:pPr>
        <w:rPr>
          <w:rFonts w:eastAsiaTheme="majorEastAsia"/>
        </w:rPr>
      </w:pPr>
    </w:p>
    <w:p w14:paraId="273EFC48" w14:textId="39E1BAB2" w:rsidR="00033C01" w:rsidRDefault="00033C01" w:rsidP="00C22747">
      <w:pPr>
        <w:jc w:val="both"/>
      </w:pPr>
      <w:r w:rsidRPr="00960A1C">
        <w:t>Esta fase inicia con recolectar los datos y continúa con actividades</w:t>
      </w:r>
      <w:r w:rsidR="009B5CC0">
        <w:t xml:space="preserve"> </w:t>
      </w:r>
      <w:r w:rsidRPr="00960A1C">
        <w:t xml:space="preserve">para familiarizarse con los datos, identificar problemas de calidad de los datos, descubrir los primeros conocimientos </w:t>
      </w:r>
      <w:r>
        <w:t>de</w:t>
      </w:r>
      <w:r w:rsidRPr="00960A1C">
        <w:t xml:space="preserve"> los datos</w:t>
      </w:r>
      <w:r>
        <w:fldChar w:fldCharType="begin" w:fldLock="1"/>
      </w:r>
      <w:r w:rsidR="009D2820">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Rüdiger","given":"Wirth","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d3fb6a6a-fde1-305d-8d39-53c2d4f04830"]}],"mendeley":{"formattedCitation":"[40]","plainTextFormattedCitation":"[40]","previouslyFormattedCitation":"[40]"},"properties":{"noteIndex":0},"schema":"https://github.com/citation-style-language/schema/raw/master/csl-citation.json"}</w:instrText>
      </w:r>
      <w:r>
        <w:fldChar w:fldCharType="separate"/>
      </w:r>
      <w:r w:rsidR="009D2820" w:rsidRPr="009D2820">
        <w:rPr>
          <w:noProof/>
        </w:rPr>
        <w:t>[40]</w:t>
      </w:r>
      <w:r>
        <w:fldChar w:fldCharType="end"/>
      </w:r>
      <w:r>
        <w:t>.</w:t>
      </w:r>
    </w:p>
    <w:p w14:paraId="4B9F03CD" w14:textId="77777777" w:rsidR="00033C01" w:rsidRDefault="00033C01" w:rsidP="00033C01"/>
    <w:p w14:paraId="51A2CCDE" w14:textId="77B0D3F6" w:rsidR="00033C01" w:rsidRDefault="00033C01" w:rsidP="00033C01">
      <w:pPr>
        <w:pStyle w:val="Ttulo3"/>
      </w:pPr>
      <w:bookmarkStart w:id="63" w:name="_Toc189755967"/>
      <w:r>
        <w:t>4.3.1 Recolección de datos iniciales</w:t>
      </w:r>
      <w:bookmarkEnd w:id="63"/>
    </w:p>
    <w:p w14:paraId="55C07236" w14:textId="77777777" w:rsidR="00033C01" w:rsidRDefault="00033C01" w:rsidP="00033C01"/>
    <w:p w14:paraId="52EA668B" w14:textId="16752A38" w:rsidR="00033C01" w:rsidRDefault="00033C01" w:rsidP="00033C01">
      <w:r>
        <w:t>Se tienen acceso a datos históricos de las siguientes 3 páginas webs:</w:t>
      </w:r>
    </w:p>
    <w:p w14:paraId="7273BFEA" w14:textId="77777777" w:rsidR="00033C01" w:rsidRDefault="00033C01" w:rsidP="00033C01"/>
    <w:p w14:paraId="732A231F" w14:textId="77777777" w:rsidR="00033C01" w:rsidRDefault="00033C01" w:rsidP="00033C01">
      <w:pPr>
        <w:pStyle w:val="Prrafodelista"/>
        <w:numPr>
          <w:ilvl w:val="0"/>
          <w:numId w:val="4"/>
        </w:numPr>
        <w:ind w:left="709" w:hanging="425"/>
        <w:jc w:val="both"/>
      </w:pPr>
      <w:r>
        <w:t xml:space="preserve">Sitio Institucional de la </w:t>
      </w:r>
      <w:proofErr w:type="spellStart"/>
      <w:r>
        <w:t>U.Na.M</w:t>
      </w:r>
      <w:proofErr w:type="spellEnd"/>
      <w:r>
        <w:t xml:space="preserve">. disponible en </w:t>
      </w:r>
      <w:hyperlink r:id="rId23" w:history="1">
        <w:r w:rsidRPr="00C51346">
          <w:rPr>
            <w:rStyle w:val="Hipervnculo"/>
          </w:rPr>
          <w:t>https://unam.edu.ar/</w:t>
        </w:r>
      </w:hyperlink>
      <w:r>
        <w:t xml:space="preserve"> </w:t>
      </w:r>
    </w:p>
    <w:p w14:paraId="32923ECB" w14:textId="733A8015" w:rsidR="00033C01" w:rsidRDefault="00ED0C8C" w:rsidP="00033C01">
      <w:pPr>
        <w:pStyle w:val="Prrafodelista"/>
        <w:numPr>
          <w:ilvl w:val="0"/>
          <w:numId w:val="4"/>
        </w:numPr>
        <w:ind w:left="709" w:hanging="425"/>
        <w:jc w:val="both"/>
      </w:pPr>
      <w:r>
        <w:t>Sitio de la E</w:t>
      </w:r>
      <w:r w:rsidR="00033C01">
        <w:t xml:space="preserve">ditorial Universitaria disponible en </w:t>
      </w:r>
      <w:hyperlink r:id="rId24" w:history="1">
        <w:r w:rsidR="00033C01" w:rsidRPr="00C51346">
          <w:rPr>
            <w:rStyle w:val="Hipervnculo"/>
          </w:rPr>
          <w:t>https://editorial.unam.edu.ar/</w:t>
        </w:r>
      </w:hyperlink>
      <w:r w:rsidR="00033C01">
        <w:t xml:space="preserve">  </w:t>
      </w:r>
    </w:p>
    <w:p w14:paraId="00D1786A" w14:textId="76748AAF" w:rsidR="00033C01" w:rsidRDefault="00033C01" w:rsidP="00033C01">
      <w:pPr>
        <w:pStyle w:val="Prrafodelista"/>
        <w:numPr>
          <w:ilvl w:val="0"/>
          <w:numId w:val="4"/>
        </w:numPr>
        <w:ind w:left="709" w:hanging="425"/>
        <w:jc w:val="both"/>
      </w:pPr>
      <w:r>
        <w:t xml:space="preserve">Portal de acceso al contenido generado por la radio y la televisión de la Universidad disponible en </w:t>
      </w:r>
      <w:hyperlink r:id="rId25" w:history="1">
        <w:r w:rsidRPr="00C51346">
          <w:rPr>
            <w:rStyle w:val="Hipervnculo"/>
          </w:rPr>
          <w:t>https://transmedia.unam.edu.ar/</w:t>
        </w:r>
      </w:hyperlink>
      <w:r>
        <w:t xml:space="preserve"> </w:t>
      </w:r>
    </w:p>
    <w:p w14:paraId="48D5FA8F" w14:textId="77777777" w:rsidR="00033C01" w:rsidRDefault="00033C01" w:rsidP="00033C01"/>
    <w:p w14:paraId="7106A1EF" w14:textId="2237148B" w:rsidR="00033C01" w:rsidRDefault="00033C01" w:rsidP="00E64D8C">
      <w:pPr>
        <w:jc w:val="both"/>
      </w:pPr>
      <w:r>
        <w:t>De las cuales tenemos</w:t>
      </w:r>
      <w:r w:rsidR="006F7C73">
        <w:t xml:space="preserve"> una</w:t>
      </w:r>
      <w:r>
        <w:t xml:space="preserve"> mayor cantidad de datos registrados por UA y </w:t>
      </w:r>
      <w:r w:rsidR="006F7C73">
        <w:t xml:space="preserve">una </w:t>
      </w:r>
      <w:r>
        <w:t xml:space="preserve">menor cantidad de datos </w:t>
      </w:r>
      <w:r w:rsidR="008E7FD2">
        <w:t xml:space="preserve">expresados en días </w:t>
      </w:r>
      <w:r>
        <w:t>registrados en GA4, las siguientes tabla</w:t>
      </w:r>
      <w:r w:rsidR="008E7FD2">
        <w:t>s explican los datos correspondientes por fecha que se tienen de dichas páginas web.</w:t>
      </w:r>
    </w:p>
    <w:p w14:paraId="77EBB2D2" w14:textId="77777777" w:rsidR="008E7FD2" w:rsidRDefault="008E7FD2" w:rsidP="00033C01"/>
    <w:p w14:paraId="0A1A89C5" w14:textId="77777777" w:rsidR="008E7FD2" w:rsidRDefault="008E7FD2" w:rsidP="00033C01"/>
    <w:tbl>
      <w:tblPr>
        <w:tblStyle w:val="Tablaconcuadrcula"/>
        <w:tblW w:w="0" w:type="auto"/>
        <w:tblLook w:val="04A0" w:firstRow="1" w:lastRow="0" w:firstColumn="1" w:lastColumn="0" w:noHBand="0" w:noVBand="1"/>
      </w:tblPr>
      <w:tblGrid>
        <w:gridCol w:w="3249"/>
        <w:gridCol w:w="2484"/>
        <w:gridCol w:w="2478"/>
      </w:tblGrid>
      <w:tr w:rsidR="008E7FD2" w14:paraId="3309FB46" w14:textId="77777777" w:rsidTr="008E7FD2">
        <w:tc>
          <w:tcPr>
            <w:tcW w:w="2737" w:type="dxa"/>
          </w:tcPr>
          <w:p w14:paraId="784703FE" w14:textId="3C9E4F40" w:rsidR="008E7FD2" w:rsidRDefault="008E7FD2" w:rsidP="00033C01">
            <w:r>
              <w:t>Página Web</w:t>
            </w:r>
          </w:p>
        </w:tc>
        <w:tc>
          <w:tcPr>
            <w:tcW w:w="2737" w:type="dxa"/>
          </w:tcPr>
          <w:p w14:paraId="57711318" w14:textId="2FA80305" w:rsidR="008E7FD2" w:rsidRDefault="008E7FD2" w:rsidP="00033C01">
            <w:r>
              <w:t>Desde</w:t>
            </w:r>
          </w:p>
        </w:tc>
        <w:tc>
          <w:tcPr>
            <w:tcW w:w="2737" w:type="dxa"/>
          </w:tcPr>
          <w:p w14:paraId="27F6683F" w14:textId="269D46D1" w:rsidR="008E7FD2" w:rsidRDefault="008E7FD2" w:rsidP="00033C01">
            <w:r>
              <w:t>Hasta</w:t>
            </w:r>
          </w:p>
        </w:tc>
      </w:tr>
      <w:tr w:rsidR="008E7FD2" w14:paraId="62AF1C0D" w14:textId="77777777" w:rsidTr="008E7FD2">
        <w:tc>
          <w:tcPr>
            <w:tcW w:w="2737" w:type="dxa"/>
          </w:tcPr>
          <w:p w14:paraId="20F983B9" w14:textId="2D830B40" w:rsidR="008E7FD2" w:rsidRDefault="00D7101D" w:rsidP="00033C01">
            <w:hyperlink r:id="rId26" w:history="1">
              <w:r w:rsidR="008E7FD2" w:rsidRPr="00C51346">
                <w:rPr>
                  <w:rStyle w:val="Hipervnculo"/>
                </w:rPr>
                <w:t>https://unam.edu.ar/</w:t>
              </w:r>
            </w:hyperlink>
          </w:p>
        </w:tc>
        <w:tc>
          <w:tcPr>
            <w:tcW w:w="2737" w:type="dxa"/>
          </w:tcPr>
          <w:p w14:paraId="1F3F1B23" w14:textId="4D032EE2" w:rsidR="008E7FD2" w:rsidRDefault="008E7FD2" w:rsidP="00033C01">
            <w:r>
              <w:t>28-05-2018</w:t>
            </w:r>
          </w:p>
        </w:tc>
        <w:tc>
          <w:tcPr>
            <w:tcW w:w="2737" w:type="dxa"/>
          </w:tcPr>
          <w:p w14:paraId="5300D9C4" w14:textId="0D9967AB" w:rsidR="008E7FD2" w:rsidRDefault="008E7FD2" w:rsidP="00033C01">
            <w:r>
              <w:t>04-07-2023</w:t>
            </w:r>
          </w:p>
        </w:tc>
      </w:tr>
      <w:tr w:rsidR="008E7FD2" w14:paraId="464284AE" w14:textId="77777777" w:rsidTr="008E7FD2">
        <w:tc>
          <w:tcPr>
            <w:tcW w:w="2737" w:type="dxa"/>
          </w:tcPr>
          <w:p w14:paraId="72D4157B" w14:textId="1534FBF8" w:rsidR="008E7FD2" w:rsidRDefault="00D7101D" w:rsidP="00033C01">
            <w:hyperlink r:id="rId27" w:history="1">
              <w:r w:rsidR="008E7FD2" w:rsidRPr="00C51346">
                <w:rPr>
                  <w:rStyle w:val="Hipervnculo"/>
                </w:rPr>
                <w:t>https://editorial.unam.edu.ar/</w:t>
              </w:r>
            </w:hyperlink>
            <w:r w:rsidR="008E7FD2">
              <w:t xml:space="preserve">  </w:t>
            </w:r>
          </w:p>
        </w:tc>
        <w:tc>
          <w:tcPr>
            <w:tcW w:w="2737" w:type="dxa"/>
          </w:tcPr>
          <w:p w14:paraId="4D490C10" w14:textId="2A84CD04" w:rsidR="008E7FD2" w:rsidRDefault="008E7FD2" w:rsidP="00033C01">
            <w:r>
              <w:t>08-10-2018</w:t>
            </w:r>
          </w:p>
        </w:tc>
        <w:tc>
          <w:tcPr>
            <w:tcW w:w="2737" w:type="dxa"/>
          </w:tcPr>
          <w:p w14:paraId="0660AFBC" w14:textId="43B9E852" w:rsidR="008E7FD2" w:rsidRDefault="008E7FD2" w:rsidP="00033C01">
            <w:r>
              <w:t>04-10-2023</w:t>
            </w:r>
          </w:p>
        </w:tc>
      </w:tr>
      <w:tr w:rsidR="008E7FD2" w14:paraId="34AAC909" w14:textId="77777777" w:rsidTr="008E7FD2">
        <w:tc>
          <w:tcPr>
            <w:tcW w:w="2737" w:type="dxa"/>
          </w:tcPr>
          <w:p w14:paraId="00E8E8B2" w14:textId="4804BC81" w:rsidR="008E7FD2" w:rsidRDefault="00D7101D" w:rsidP="00033C01">
            <w:hyperlink r:id="rId28" w:history="1">
              <w:r w:rsidR="008E7FD2" w:rsidRPr="00C51346">
                <w:rPr>
                  <w:rStyle w:val="Hipervnculo"/>
                </w:rPr>
                <w:t>https://transmedia.unam.edu.ar/</w:t>
              </w:r>
            </w:hyperlink>
          </w:p>
        </w:tc>
        <w:tc>
          <w:tcPr>
            <w:tcW w:w="2737" w:type="dxa"/>
          </w:tcPr>
          <w:p w14:paraId="0233B435" w14:textId="736DFC41" w:rsidR="008E7FD2" w:rsidRDefault="008E7FD2" w:rsidP="00033C01">
            <w:r>
              <w:t>22-08-2018</w:t>
            </w:r>
          </w:p>
        </w:tc>
        <w:tc>
          <w:tcPr>
            <w:tcW w:w="2737" w:type="dxa"/>
          </w:tcPr>
          <w:p w14:paraId="149509EF" w14:textId="5D734757" w:rsidR="008E7FD2" w:rsidRDefault="008E7FD2" w:rsidP="00033C01">
            <w:r>
              <w:t>01-06-2023</w:t>
            </w:r>
          </w:p>
        </w:tc>
      </w:tr>
    </w:tbl>
    <w:p w14:paraId="2A38B951" w14:textId="181B3E80" w:rsidR="00033C01" w:rsidRPr="00417A28" w:rsidRDefault="008E7FD2" w:rsidP="00417A28">
      <w:pPr>
        <w:pStyle w:val="Tablas"/>
      </w:pPr>
      <w:bookmarkStart w:id="64" w:name="_Toc189755991"/>
      <w:r w:rsidRPr="00417A28">
        <w:t>Tabla</w:t>
      </w:r>
      <w:r w:rsidR="00703FF0" w:rsidRPr="00417A28">
        <w:t xml:space="preserve"> 1</w:t>
      </w:r>
      <w:r w:rsidRPr="00417A28">
        <w:t xml:space="preserve"> de datos de </w:t>
      </w:r>
      <w:r w:rsidRPr="00417A28">
        <w:rPr>
          <w:i/>
        </w:rPr>
        <w:t xml:space="preserve">Universal </w:t>
      </w:r>
      <w:proofErr w:type="spellStart"/>
      <w:r w:rsidRPr="00417A28">
        <w:rPr>
          <w:i/>
        </w:rPr>
        <w:t>Analytics</w:t>
      </w:r>
      <w:bookmarkEnd w:id="64"/>
      <w:proofErr w:type="spellEnd"/>
    </w:p>
    <w:p w14:paraId="6D10A47A" w14:textId="77777777" w:rsidR="008E7FD2" w:rsidRDefault="008E7FD2" w:rsidP="008E7FD2"/>
    <w:tbl>
      <w:tblPr>
        <w:tblStyle w:val="Tablaconcuadrcula"/>
        <w:tblW w:w="0" w:type="auto"/>
        <w:tblLook w:val="04A0" w:firstRow="1" w:lastRow="0" w:firstColumn="1" w:lastColumn="0" w:noHBand="0" w:noVBand="1"/>
      </w:tblPr>
      <w:tblGrid>
        <w:gridCol w:w="3249"/>
        <w:gridCol w:w="2484"/>
        <w:gridCol w:w="2478"/>
      </w:tblGrid>
      <w:tr w:rsidR="008E7FD2" w14:paraId="3E18887F" w14:textId="77777777" w:rsidTr="008E7FD2">
        <w:tc>
          <w:tcPr>
            <w:tcW w:w="2737" w:type="dxa"/>
          </w:tcPr>
          <w:p w14:paraId="3282C67F" w14:textId="77777777" w:rsidR="008E7FD2" w:rsidRDefault="008E7FD2" w:rsidP="008E7FD2">
            <w:r>
              <w:t>Página Web</w:t>
            </w:r>
          </w:p>
        </w:tc>
        <w:tc>
          <w:tcPr>
            <w:tcW w:w="2737" w:type="dxa"/>
          </w:tcPr>
          <w:p w14:paraId="5E05B872" w14:textId="77777777" w:rsidR="008E7FD2" w:rsidRDefault="008E7FD2" w:rsidP="008E7FD2">
            <w:r>
              <w:t>Desde</w:t>
            </w:r>
          </w:p>
        </w:tc>
        <w:tc>
          <w:tcPr>
            <w:tcW w:w="2737" w:type="dxa"/>
          </w:tcPr>
          <w:p w14:paraId="1C81E41A" w14:textId="77777777" w:rsidR="008E7FD2" w:rsidRDefault="008E7FD2" w:rsidP="008E7FD2">
            <w:r>
              <w:t>Hasta</w:t>
            </w:r>
          </w:p>
        </w:tc>
      </w:tr>
      <w:tr w:rsidR="008E7FD2" w14:paraId="60CDC729" w14:textId="77777777" w:rsidTr="008E7FD2">
        <w:tc>
          <w:tcPr>
            <w:tcW w:w="2737" w:type="dxa"/>
          </w:tcPr>
          <w:p w14:paraId="4E393BD0" w14:textId="77777777" w:rsidR="008E7FD2" w:rsidRDefault="00D7101D" w:rsidP="008E7FD2">
            <w:hyperlink r:id="rId29" w:history="1">
              <w:r w:rsidR="008E7FD2" w:rsidRPr="00C51346">
                <w:rPr>
                  <w:rStyle w:val="Hipervnculo"/>
                </w:rPr>
                <w:t>https://unam.edu.ar/</w:t>
              </w:r>
            </w:hyperlink>
          </w:p>
        </w:tc>
        <w:tc>
          <w:tcPr>
            <w:tcW w:w="2737" w:type="dxa"/>
          </w:tcPr>
          <w:p w14:paraId="04B885F0" w14:textId="42D0F066" w:rsidR="008E7FD2" w:rsidRDefault="008E7FD2" w:rsidP="008E7FD2">
            <w:r>
              <w:t>14-06-2022</w:t>
            </w:r>
          </w:p>
        </w:tc>
        <w:tc>
          <w:tcPr>
            <w:tcW w:w="2737" w:type="dxa"/>
          </w:tcPr>
          <w:p w14:paraId="35F706D4" w14:textId="64A34EE2" w:rsidR="008E7FD2" w:rsidRDefault="008E7FD2" w:rsidP="008E7FD2">
            <w:r>
              <w:t>23-11-2023</w:t>
            </w:r>
          </w:p>
        </w:tc>
      </w:tr>
      <w:tr w:rsidR="008E7FD2" w14:paraId="0EE4BA73" w14:textId="77777777" w:rsidTr="008E7FD2">
        <w:tc>
          <w:tcPr>
            <w:tcW w:w="2737" w:type="dxa"/>
          </w:tcPr>
          <w:p w14:paraId="515E490F" w14:textId="77777777" w:rsidR="008E7FD2" w:rsidRDefault="00D7101D" w:rsidP="008E7FD2">
            <w:hyperlink r:id="rId30" w:history="1">
              <w:r w:rsidR="008E7FD2" w:rsidRPr="00C51346">
                <w:rPr>
                  <w:rStyle w:val="Hipervnculo"/>
                </w:rPr>
                <w:t>https://editorial.unam.edu.ar/</w:t>
              </w:r>
            </w:hyperlink>
            <w:r w:rsidR="008E7FD2">
              <w:t xml:space="preserve">  </w:t>
            </w:r>
          </w:p>
        </w:tc>
        <w:tc>
          <w:tcPr>
            <w:tcW w:w="2737" w:type="dxa"/>
          </w:tcPr>
          <w:p w14:paraId="2925A422" w14:textId="4E1271C6" w:rsidR="008E7FD2" w:rsidRDefault="008E7FD2" w:rsidP="008E7FD2">
            <w:r>
              <w:t>14-06-2022</w:t>
            </w:r>
          </w:p>
        </w:tc>
        <w:tc>
          <w:tcPr>
            <w:tcW w:w="2737" w:type="dxa"/>
          </w:tcPr>
          <w:p w14:paraId="24168478" w14:textId="10C3CE60" w:rsidR="008E7FD2" w:rsidRDefault="008E7FD2" w:rsidP="008E7FD2">
            <w:r>
              <w:t>24-01-2024</w:t>
            </w:r>
          </w:p>
        </w:tc>
      </w:tr>
      <w:tr w:rsidR="008E7FD2" w14:paraId="75E30963" w14:textId="77777777" w:rsidTr="008E7FD2">
        <w:tc>
          <w:tcPr>
            <w:tcW w:w="2737" w:type="dxa"/>
          </w:tcPr>
          <w:p w14:paraId="77D192DC" w14:textId="77777777" w:rsidR="008E7FD2" w:rsidRDefault="00D7101D" w:rsidP="008E7FD2">
            <w:hyperlink r:id="rId31" w:history="1">
              <w:r w:rsidR="008E7FD2" w:rsidRPr="00C51346">
                <w:rPr>
                  <w:rStyle w:val="Hipervnculo"/>
                </w:rPr>
                <w:t>https://transmedia.unam.edu.ar/</w:t>
              </w:r>
            </w:hyperlink>
          </w:p>
        </w:tc>
        <w:tc>
          <w:tcPr>
            <w:tcW w:w="2737" w:type="dxa"/>
          </w:tcPr>
          <w:p w14:paraId="3DFBEDE5" w14:textId="4D49CA47" w:rsidR="008E7FD2" w:rsidRDefault="008E7FD2" w:rsidP="008E7FD2">
            <w:r>
              <w:t>14-06-2022</w:t>
            </w:r>
          </w:p>
        </w:tc>
        <w:tc>
          <w:tcPr>
            <w:tcW w:w="2737" w:type="dxa"/>
          </w:tcPr>
          <w:p w14:paraId="04E23A4B" w14:textId="22E1F450" w:rsidR="008E7FD2" w:rsidRDefault="008E7FD2" w:rsidP="008E7FD2">
            <w:r>
              <w:t>01-01-2024</w:t>
            </w:r>
          </w:p>
        </w:tc>
      </w:tr>
    </w:tbl>
    <w:p w14:paraId="21EC195F" w14:textId="5F2A5C13" w:rsidR="008E7FD2" w:rsidRPr="00033C01" w:rsidRDefault="008E7FD2" w:rsidP="00417A28">
      <w:pPr>
        <w:pStyle w:val="Tablas"/>
      </w:pPr>
      <w:bookmarkStart w:id="65" w:name="_Toc189755992"/>
      <w:r>
        <w:t xml:space="preserve">Tabla </w:t>
      </w:r>
      <w:r w:rsidR="00703FF0">
        <w:t xml:space="preserve">2 </w:t>
      </w:r>
      <w:r>
        <w:t xml:space="preserve">de datos de </w:t>
      </w:r>
      <w:r w:rsidR="00620813" w:rsidRPr="00E501A8">
        <w:rPr>
          <w:i/>
        </w:rPr>
        <w:t>Google</w:t>
      </w:r>
      <w:r w:rsidRPr="00E501A8">
        <w:rPr>
          <w:i/>
        </w:rPr>
        <w:t xml:space="preserve"> </w:t>
      </w:r>
      <w:proofErr w:type="spellStart"/>
      <w:r w:rsidRPr="00E501A8">
        <w:rPr>
          <w:i/>
        </w:rPr>
        <w:t>Analytics</w:t>
      </w:r>
      <w:proofErr w:type="spellEnd"/>
      <w:r>
        <w:t xml:space="preserve"> 4</w:t>
      </w:r>
      <w:bookmarkEnd w:id="65"/>
    </w:p>
    <w:p w14:paraId="05DA3D11" w14:textId="77777777" w:rsidR="008E7FD2" w:rsidRDefault="008E7FD2" w:rsidP="00033C01"/>
    <w:p w14:paraId="13218992" w14:textId="69069335" w:rsidR="005E390E" w:rsidRDefault="005E390E" w:rsidP="00F252E0">
      <w:pPr>
        <w:jc w:val="both"/>
      </w:pPr>
      <w:r>
        <w:t xml:space="preserve">Para poder descargar los datos se procedió a conectar </w:t>
      </w:r>
      <w:r w:rsidR="00620813" w:rsidRPr="00E501A8">
        <w:rPr>
          <w:i/>
        </w:rPr>
        <w:t>Google</w:t>
      </w:r>
      <w:r w:rsidRPr="00E501A8">
        <w:rPr>
          <w:i/>
        </w:rPr>
        <w:t xml:space="preserve"> </w:t>
      </w:r>
      <w:proofErr w:type="spellStart"/>
      <w:r w:rsidRPr="00E501A8">
        <w:rPr>
          <w:i/>
        </w:rPr>
        <w:t>Analytics</w:t>
      </w:r>
      <w:proofErr w:type="spellEnd"/>
      <w:r>
        <w:t xml:space="preserve"> como fuente de datos de </w:t>
      </w:r>
      <w:proofErr w:type="spellStart"/>
      <w:r w:rsidRPr="00E501A8">
        <w:rPr>
          <w:i/>
        </w:rPr>
        <w:t>Looker</w:t>
      </w:r>
      <w:proofErr w:type="spellEnd"/>
      <w:r w:rsidRPr="00E501A8">
        <w:rPr>
          <w:i/>
        </w:rPr>
        <w:t xml:space="preserve"> Studio</w:t>
      </w:r>
      <w:r>
        <w:t xml:space="preserve">, de esta manera se </w:t>
      </w:r>
      <w:r w:rsidR="00CA2963">
        <w:t>pueden</w:t>
      </w:r>
      <w:r>
        <w:t xml:space="preserve"> pasar los datos a tablas en </w:t>
      </w:r>
      <w:proofErr w:type="spellStart"/>
      <w:r w:rsidRPr="00E501A8">
        <w:rPr>
          <w:i/>
        </w:rPr>
        <w:t>Looker</w:t>
      </w:r>
      <w:proofErr w:type="spellEnd"/>
      <w:r w:rsidRPr="00E501A8">
        <w:rPr>
          <w:i/>
        </w:rPr>
        <w:t xml:space="preserve"> Studio</w:t>
      </w:r>
      <w:r>
        <w:t xml:space="preserve"> y posteriormente descargar los datos en archivos CSV.</w:t>
      </w:r>
    </w:p>
    <w:p w14:paraId="308B7266" w14:textId="36620D65" w:rsidR="00370B0D" w:rsidRDefault="00370B0D">
      <w:pPr>
        <w:spacing w:after="160" w:line="259" w:lineRule="auto"/>
      </w:pPr>
      <w:r>
        <w:br w:type="page"/>
      </w:r>
    </w:p>
    <w:p w14:paraId="26FBC2CC" w14:textId="4E296230" w:rsidR="005E390E" w:rsidRDefault="005E390E" w:rsidP="005E390E">
      <w:pPr>
        <w:pStyle w:val="Ttulo3"/>
      </w:pPr>
      <w:bookmarkStart w:id="66" w:name="_Toc189755968"/>
      <w:r>
        <w:lastRenderedPageBreak/>
        <w:t xml:space="preserve">4.3.2 </w:t>
      </w:r>
      <w:r w:rsidRPr="005E390E">
        <w:t>Preparación de los datos</w:t>
      </w:r>
      <w:bookmarkEnd w:id="66"/>
    </w:p>
    <w:p w14:paraId="2C0766EE" w14:textId="71562418" w:rsidR="005E390E" w:rsidRDefault="005E390E" w:rsidP="00202082">
      <w:pPr>
        <w:jc w:val="both"/>
      </w:pPr>
      <w:r>
        <w:t xml:space="preserve">Identificando algunos problemas de calidad de los datos la página web </w:t>
      </w:r>
      <w:hyperlink r:id="rId32" w:history="1">
        <w:r w:rsidRPr="00C51346">
          <w:rPr>
            <w:rStyle w:val="Hipervnculo"/>
          </w:rPr>
          <w:t>https://unam.edu.ar/</w:t>
        </w:r>
      </w:hyperlink>
      <w:r w:rsidRPr="005E390E">
        <w:t xml:space="preserve"> </w:t>
      </w:r>
      <w:r>
        <w:t xml:space="preserve">desde noviembre del </w:t>
      </w:r>
      <w:r w:rsidR="00B030EC">
        <w:t xml:space="preserve">2023 </w:t>
      </w:r>
      <w:r>
        <w:t>no está capturando el tráfico correctamente en GA4</w:t>
      </w:r>
      <w:r w:rsidRPr="009A2AF1">
        <w:t xml:space="preserve">, por lo que se </w:t>
      </w:r>
      <w:r w:rsidRPr="00B87D66">
        <w:rPr>
          <w:u w:val="single"/>
        </w:rPr>
        <w:t>procede</w:t>
      </w:r>
      <w:r w:rsidRPr="009A2AF1">
        <w:t xml:space="preserve"> a descartar este conjunto de datos.</w:t>
      </w:r>
    </w:p>
    <w:p w14:paraId="10B39120" w14:textId="7143ABB7" w:rsidR="00F221FF" w:rsidRDefault="00B87D66" w:rsidP="00202082">
      <w:pPr>
        <w:jc w:val="both"/>
      </w:pPr>
      <w:r>
        <w:rPr>
          <w:noProof/>
        </w:rPr>
        <w:drawing>
          <wp:inline distT="0" distB="0" distL="0" distR="0" wp14:anchorId="2FAD1D88" wp14:editId="3C99BF10">
            <wp:extent cx="5219700" cy="41338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9700" cy="4133850"/>
                    </a:xfrm>
                    <a:prstGeom prst="rect">
                      <a:avLst/>
                    </a:prstGeom>
                    <a:noFill/>
                    <a:ln>
                      <a:noFill/>
                    </a:ln>
                  </pic:spPr>
                </pic:pic>
              </a:graphicData>
            </a:graphic>
          </wp:inline>
        </w:drawing>
      </w:r>
    </w:p>
    <w:p w14:paraId="5691F845" w14:textId="353A4723" w:rsidR="0001629D" w:rsidRDefault="0001629D" w:rsidP="0001629D">
      <w:pPr>
        <w:pStyle w:val="Figuras"/>
      </w:pPr>
      <w:bookmarkStart w:id="67" w:name="_Toc189756017"/>
      <w:r w:rsidRPr="00DD6AB6">
        <w:t xml:space="preserve">Figura 4: Diagrama de Flujo del </w:t>
      </w:r>
      <w:r w:rsidR="00DD6AB6" w:rsidRPr="00DD6AB6">
        <w:t>Pre procesamiento</w:t>
      </w:r>
      <w:bookmarkEnd w:id="67"/>
    </w:p>
    <w:p w14:paraId="2C56B0E1" w14:textId="5732DE9A" w:rsidR="005E390E" w:rsidRDefault="005E390E" w:rsidP="00202082">
      <w:pPr>
        <w:jc w:val="both"/>
      </w:pPr>
      <w:r>
        <w:t>Lo siguiente que se procedió a</w:t>
      </w:r>
      <w:r w:rsidR="000C4FB4">
        <w:t xml:space="preserve"> realizar, comenzando </w:t>
      </w:r>
      <w:r>
        <w:t xml:space="preserve">por la página web </w:t>
      </w:r>
      <w:hyperlink r:id="rId34" w:history="1">
        <w:r w:rsidRPr="00C51346">
          <w:rPr>
            <w:rStyle w:val="Hipervnculo"/>
          </w:rPr>
          <w:t>https://transmedia.unam.edu.ar/</w:t>
        </w:r>
      </w:hyperlink>
      <w:r w:rsidRPr="005E390E">
        <w:t xml:space="preserve">  </w:t>
      </w:r>
      <w:r w:rsidR="000C4FB4">
        <w:t>se d</w:t>
      </w:r>
      <w:r>
        <w:t>escargar</w:t>
      </w:r>
      <w:r w:rsidR="000C4FB4">
        <w:t>on</w:t>
      </w:r>
      <w:r>
        <w:t xml:space="preserve"> los datos en archivos </w:t>
      </w:r>
      <w:r w:rsidR="00E64D8C">
        <w:t>CSV</w:t>
      </w:r>
      <w:r w:rsidR="000C4FB4">
        <w:t xml:space="preserve"> del </w:t>
      </w:r>
      <w:proofErr w:type="spellStart"/>
      <w:r w:rsidR="000C4FB4" w:rsidRPr="00E501A8">
        <w:rPr>
          <w:i/>
        </w:rPr>
        <w:t>Looker</w:t>
      </w:r>
      <w:proofErr w:type="spellEnd"/>
      <w:r w:rsidR="000C4FB4" w:rsidRPr="00E501A8">
        <w:rPr>
          <w:i/>
        </w:rPr>
        <w:t xml:space="preserve"> Studio</w:t>
      </w:r>
      <w:r w:rsidR="00396C45">
        <w:t xml:space="preserve"> de UA</w:t>
      </w:r>
      <w:r>
        <w:t xml:space="preserve">, son 5 archivos CSV que se procede a unificar en un solo </w:t>
      </w:r>
      <w:r w:rsidR="0054508F">
        <w:t xml:space="preserve">archivo </w:t>
      </w:r>
      <w:r w:rsidR="000C4FB4">
        <w:t>a través de código en Python.</w:t>
      </w:r>
    </w:p>
    <w:p w14:paraId="52AA9CD5" w14:textId="77777777" w:rsidR="000C4FB4" w:rsidRDefault="000C4FB4" w:rsidP="00202082">
      <w:pPr>
        <w:jc w:val="both"/>
      </w:pPr>
    </w:p>
    <w:p w14:paraId="528F2D19" w14:textId="0818295C" w:rsidR="000C4FB4" w:rsidRDefault="000C4FB4" w:rsidP="00202082">
      <w:pPr>
        <w:jc w:val="both"/>
      </w:pPr>
      <w:r>
        <w:t>Se descargaron los siguientes datos</w:t>
      </w:r>
      <w:r w:rsidR="0028002D">
        <w:t xml:space="preserve"> en 5 archivos CSV</w:t>
      </w:r>
      <w:r>
        <w:t>:</w:t>
      </w:r>
    </w:p>
    <w:p w14:paraId="65D00E9F" w14:textId="77777777" w:rsidR="009A2AF1" w:rsidRDefault="009A2AF1" w:rsidP="00202082">
      <w:pPr>
        <w:jc w:val="both"/>
      </w:pPr>
    </w:p>
    <w:p w14:paraId="5351EA12" w14:textId="0C61B9F5" w:rsidR="002535EA" w:rsidRDefault="000C4FB4" w:rsidP="00202082">
      <w:pPr>
        <w:pStyle w:val="Prrafodelista"/>
        <w:ind w:left="0"/>
        <w:jc w:val="both"/>
      </w:pPr>
      <w:r>
        <w:lastRenderedPageBreak/>
        <w:t>Vistas por Sistemas Operativos</w:t>
      </w:r>
      <w:r w:rsidR="00F442AB">
        <w:t xml:space="preserve">, </w:t>
      </w:r>
      <w:r>
        <w:t>Vistas por Agrupa</w:t>
      </w:r>
      <w:r w:rsidR="00F442AB">
        <w:t xml:space="preserve">ción de canales predeterminados, número de vistas de página, </w:t>
      </w:r>
      <w:r>
        <w:t>Usuarios Nuevos</w:t>
      </w:r>
      <w:r w:rsidR="00F442AB">
        <w:t xml:space="preserve">, </w:t>
      </w:r>
      <w:r>
        <w:t>Usuarios</w:t>
      </w:r>
      <w:r w:rsidR="00F442AB">
        <w:t xml:space="preserve">, </w:t>
      </w:r>
      <w:r>
        <w:t>Numero de Sesiones Por usuario</w:t>
      </w:r>
      <w:r w:rsidR="00F442AB">
        <w:t xml:space="preserve">, </w:t>
      </w:r>
      <w:r>
        <w:t>Sesiones</w:t>
      </w:r>
      <w:r w:rsidR="00F442AB">
        <w:t xml:space="preserve">, </w:t>
      </w:r>
      <w:r>
        <w:t>Vistas por Categoría de dispositivo</w:t>
      </w:r>
      <w:r w:rsidR="00F442AB">
        <w:t xml:space="preserve">, </w:t>
      </w:r>
      <w:r>
        <w:t>Vistas por País</w:t>
      </w:r>
    </w:p>
    <w:p w14:paraId="0F270522" w14:textId="34103838" w:rsidR="000C4FB4" w:rsidRDefault="000C4FB4" w:rsidP="00202082">
      <w:pPr>
        <w:jc w:val="both"/>
      </w:pPr>
    </w:p>
    <w:p w14:paraId="626F7EEB" w14:textId="57B21523" w:rsidR="000C4FB4" w:rsidRDefault="000C4FB4" w:rsidP="00202082">
      <w:pPr>
        <w:jc w:val="both"/>
      </w:pPr>
      <w:r>
        <w:t>Se procedieron a transformar los datos</w:t>
      </w:r>
      <w:r w:rsidR="00CD7FDC">
        <w:t xml:space="preserve"> obtenidos de los archivos CSV </w:t>
      </w:r>
      <w:r w:rsidR="00CD7FDC" w:rsidRPr="00E501A8">
        <w:t xml:space="preserve">de </w:t>
      </w:r>
      <w:proofErr w:type="spellStart"/>
      <w:r w:rsidR="00CD7FDC" w:rsidRPr="00E501A8">
        <w:t>Looker</w:t>
      </w:r>
      <w:proofErr w:type="spellEnd"/>
      <w:r w:rsidR="00CD7FDC" w:rsidRPr="00E501A8">
        <w:t xml:space="preserve"> Studio</w:t>
      </w:r>
      <w:r>
        <w:t xml:space="preserve"> para obtener las columnas del </w:t>
      </w:r>
      <w:proofErr w:type="spellStart"/>
      <w:r w:rsidRPr="00E64D8C">
        <w:rPr>
          <w:i/>
        </w:rPr>
        <w:t>dataframe</w:t>
      </w:r>
      <w:proofErr w:type="spellEnd"/>
      <w:r w:rsidR="00CD7FDC">
        <w:t>.</w:t>
      </w:r>
    </w:p>
    <w:p w14:paraId="65E1C11F" w14:textId="77777777" w:rsidR="00CD7FDC" w:rsidRDefault="00CD7FDC" w:rsidP="00202082">
      <w:pPr>
        <w:jc w:val="both"/>
      </w:pPr>
    </w:p>
    <w:p w14:paraId="3DF323AC" w14:textId="38076DDE" w:rsidR="000C4FB4" w:rsidRDefault="000C4FB4" w:rsidP="00202082">
      <w:pPr>
        <w:jc w:val="both"/>
      </w:pPr>
      <w:r>
        <w:t>De vistas por sistema operativo salieron las siguientes columnas:</w:t>
      </w:r>
    </w:p>
    <w:p w14:paraId="3C1DA679" w14:textId="1A5D07A6" w:rsidR="000C4FB4" w:rsidRDefault="000C4FB4" w:rsidP="00F252E0">
      <w:pPr>
        <w:jc w:val="both"/>
      </w:pPr>
      <w:r w:rsidRPr="00F442AB">
        <w:t>Windows</w:t>
      </w:r>
      <w:r w:rsidR="00F442AB" w:rsidRPr="00F442AB">
        <w:t>,</w:t>
      </w:r>
      <w:r w:rsidR="00F442AB">
        <w:t xml:space="preserve"> </w:t>
      </w:r>
      <w:r w:rsidRPr="00F442AB">
        <w:t>Android</w:t>
      </w:r>
      <w:r w:rsidR="00F442AB" w:rsidRPr="00F442AB">
        <w:t>,</w:t>
      </w:r>
      <w:r w:rsidR="00E501A8">
        <w:t xml:space="preserve"> </w:t>
      </w:r>
      <w:r w:rsidRPr="00F442AB">
        <w:t>Linux</w:t>
      </w:r>
      <w:r w:rsidR="00F442AB" w:rsidRPr="00F442AB">
        <w:t>,</w:t>
      </w:r>
      <w:r w:rsidR="00F442AB">
        <w:t xml:space="preserve"> </w:t>
      </w:r>
      <w:r w:rsidRPr="00F442AB">
        <w:t>Macintosh</w:t>
      </w:r>
      <w:r w:rsidR="00F442AB" w:rsidRPr="00F442AB">
        <w:t>,</w:t>
      </w:r>
      <w:r w:rsidR="00F442AB">
        <w:t xml:space="preserve"> </w:t>
      </w:r>
      <w:r w:rsidRPr="00F442AB">
        <w:t>Sistema operativo (</w:t>
      </w:r>
      <w:proofErr w:type="spellStart"/>
      <w:r w:rsidRPr="00F442AB">
        <w:t>not</w:t>
      </w:r>
      <w:proofErr w:type="spellEnd"/>
      <w:r w:rsidRPr="00F442AB">
        <w:t xml:space="preserve"> set)</w:t>
      </w:r>
      <w:r w:rsidR="00F442AB" w:rsidRPr="00F442AB">
        <w:t>,</w:t>
      </w:r>
      <w:r w:rsidR="00F442AB">
        <w:t xml:space="preserve"> </w:t>
      </w:r>
      <w:r w:rsidRPr="00F442AB">
        <w:t>iOS</w:t>
      </w:r>
      <w:r w:rsidR="00F442AB" w:rsidRPr="00F442AB">
        <w:t>,</w:t>
      </w:r>
      <w:r w:rsidR="00F442AB">
        <w:t xml:space="preserve"> </w:t>
      </w:r>
      <w:r w:rsidRPr="00F442AB">
        <w:t xml:space="preserve">Windows </w:t>
      </w:r>
      <w:proofErr w:type="spellStart"/>
      <w:r w:rsidRPr="00F442AB">
        <w:t>Phone</w:t>
      </w:r>
      <w:proofErr w:type="spellEnd"/>
      <w:r w:rsidR="00F442AB" w:rsidRPr="00F442AB">
        <w:t>,</w:t>
      </w:r>
      <w:r w:rsidR="00E501A8">
        <w:t xml:space="preserve"> </w:t>
      </w:r>
      <w:r w:rsidRPr="00F442AB">
        <w:t>Chrome OS</w:t>
      </w:r>
      <w:r w:rsidR="00F442AB" w:rsidRPr="00F442AB">
        <w:t xml:space="preserve">, </w:t>
      </w:r>
      <w:proofErr w:type="spellStart"/>
      <w:r w:rsidRPr="00F442AB">
        <w:t>Tizen</w:t>
      </w:r>
      <w:proofErr w:type="spellEnd"/>
      <w:r w:rsidR="00F442AB" w:rsidRPr="00F442AB">
        <w:t xml:space="preserve">, </w:t>
      </w:r>
      <w:r w:rsidRPr="00F442AB">
        <w:t>Sistema operativo promedio</w:t>
      </w:r>
      <w:r w:rsidR="00F442AB" w:rsidRPr="00F442AB">
        <w:t xml:space="preserve">, </w:t>
      </w:r>
      <w:r w:rsidRPr="00CD7FDC">
        <w:t xml:space="preserve">Sistema operativo </w:t>
      </w:r>
      <w:proofErr w:type="spellStart"/>
      <w:r w:rsidRPr="00CD7FDC">
        <w:t>std</w:t>
      </w:r>
      <w:proofErr w:type="spellEnd"/>
      <w:r w:rsidR="004C44FE">
        <w:t>,</w:t>
      </w:r>
    </w:p>
    <w:p w14:paraId="45B16466" w14:textId="03082C5D" w:rsidR="004C44FE" w:rsidRPr="004C44FE" w:rsidRDefault="004C44FE" w:rsidP="00F252E0">
      <w:pPr>
        <w:jc w:val="both"/>
      </w:pPr>
      <w:proofErr w:type="gramStart"/>
      <w:r w:rsidRPr="004C44FE">
        <w:t>mediana</w:t>
      </w:r>
      <w:proofErr w:type="gramEnd"/>
      <w:r w:rsidRPr="004C44FE">
        <w:t xml:space="preserve"> Sistema operativo</w:t>
      </w:r>
      <w:r>
        <w:t>.</w:t>
      </w:r>
    </w:p>
    <w:p w14:paraId="5CBF1E2B" w14:textId="77777777" w:rsidR="004C44FE" w:rsidRPr="00F442AB" w:rsidRDefault="004C44FE" w:rsidP="00202082">
      <w:pPr>
        <w:jc w:val="both"/>
      </w:pPr>
    </w:p>
    <w:p w14:paraId="19965A00" w14:textId="26B863C3" w:rsidR="000C4FB4" w:rsidRDefault="00396C45" w:rsidP="00202082">
      <w:pPr>
        <w:jc w:val="both"/>
      </w:pPr>
      <w:r>
        <w:t xml:space="preserve">Siendo </w:t>
      </w:r>
      <w:r w:rsidRPr="00396C45">
        <w:t>Sistema operativo (</w:t>
      </w:r>
      <w:proofErr w:type="spellStart"/>
      <w:r w:rsidRPr="00396C45">
        <w:t>not</w:t>
      </w:r>
      <w:proofErr w:type="spellEnd"/>
      <w:r w:rsidRPr="00396C45">
        <w:t xml:space="preserve"> set)</w:t>
      </w:r>
      <w:r>
        <w:t xml:space="preserve"> donde se registran las vistas los sistemas operativos que UA no pudo detectar, </w:t>
      </w:r>
      <w:r w:rsidRPr="00396C45">
        <w:t>Sistema operativo promedio</w:t>
      </w:r>
      <w:r>
        <w:t xml:space="preserve"> </w:t>
      </w:r>
      <w:r w:rsidR="001A414E">
        <w:t xml:space="preserve">es </w:t>
      </w:r>
      <w:r>
        <w:t xml:space="preserve">el promedio de las otras columnas de sistemas operativos, </w:t>
      </w:r>
      <w:r w:rsidRPr="00396C45">
        <w:t xml:space="preserve">Sistema operativo </w:t>
      </w:r>
      <w:proofErr w:type="spellStart"/>
      <w:r w:rsidRPr="00396C45">
        <w:t>std</w:t>
      </w:r>
      <w:proofErr w:type="spellEnd"/>
      <w:r>
        <w:t xml:space="preserve"> el </w:t>
      </w:r>
      <w:r w:rsidR="00E501A8">
        <w:t>desvió</w:t>
      </w:r>
      <w:r>
        <w:t xml:space="preserve"> estándar de</w:t>
      </w:r>
      <w:r w:rsidR="001A414E">
        <w:t xml:space="preserve"> las columnas de </w:t>
      </w:r>
      <w:r w:rsidR="001A414E" w:rsidRPr="00396C45">
        <w:t xml:space="preserve">Sistema operativo </w:t>
      </w:r>
      <w:r>
        <w:t>y el resto son vistas de sistemas operativos conocidos, por ejemplo la columna Windows tendrá en cada fila datos de las vistas de los usuarios que accedieron a la página web a través de un dispositivo cuyo sistema operativo es Windows.</w:t>
      </w:r>
    </w:p>
    <w:p w14:paraId="044462D1" w14:textId="5CC76D92" w:rsidR="00396C45" w:rsidRDefault="00396C45" w:rsidP="00202082">
      <w:pPr>
        <w:spacing w:after="160" w:line="259" w:lineRule="auto"/>
        <w:jc w:val="both"/>
      </w:pPr>
      <w:r>
        <w:br w:type="page"/>
      </w:r>
    </w:p>
    <w:p w14:paraId="53120345" w14:textId="102E56DF" w:rsidR="00396C45" w:rsidRDefault="00396C45" w:rsidP="00202082">
      <w:pPr>
        <w:jc w:val="both"/>
      </w:pPr>
      <w:r>
        <w:lastRenderedPageBreak/>
        <w:t xml:space="preserve">De vistas por </w:t>
      </w:r>
      <w:r w:rsidRPr="00396C45">
        <w:t>Agrupación de canales predeterminados</w:t>
      </w:r>
      <w:r>
        <w:t xml:space="preserve"> salieron las siguientes columnas:</w:t>
      </w:r>
    </w:p>
    <w:p w14:paraId="069DC318" w14:textId="77777777" w:rsidR="00396C45" w:rsidRDefault="00396C45" w:rsidP="00202082">
      <w:pPr>
        <w:jc w:val="both"/>
      </w:pPr>
    </w:p>
    <w:p w14:paraId="6D522045" w14:textId="1E3A86A3" w:rsidR="00396C45" w:rsidRDefault="00396C45" w:rsidP="00202082">
      <w:pPr>
        <w:pStyle w:val="Prrafodelista"/>
        <w:ind w:left="0"/>
        <w:jc w:val="both"/>
      </w:pPr>
      <w:proofErr w:type="spellStart"/>
      <w:r w:rsidRPr="001F343A">
        <w:t>Organic</w:t>
      </w:r>
      <w:proofErr w:type="spellEnd"/>
      <w:r w:rsidRPr="001F343A">
        <w:t xml:space="preserve"> </w:t>
      </w:r>
      <w:proofErr w:type="spellStart"/>
      <w:r w:rsidRPr="001F343A">
        <w:t>Search</w:t>
      </w:r>
      <w:proofErr w:type="spellEnd"/>
      <w:r w:rsidR="001F343A" w:rsidRPr="001F343A">
        <w:t xml:space="preserve">, </w:t>
      </w:r>
      <w:r w:rsidRPr="001F343A">
        <w:t>Social</w:t>
      </w:r>
      <w:r w:rsidR="001F343A" w:rsidRPr="001F343A">
        <w:t xml:space="preserve">, </w:t>
      </w:r>
      <w:proofErr w:type="spellStart"/>
      <w:r w:rsidRPr="001F343A">
        <w:t>Direct</w:t>
      </w:r>
      <w:proofErr w:type="spellEnd"/>
      <w:r w:rsidR="001F343A" w:rsidRPr="00C724B5">
        <w:rPr>
          <w:b/>
        </w:rPr>
        <w:t>,</w:t>
      </w:r>
      <w:r w:rsidR="001F343A" w:rsidRPr="001F343A">
        <w:t xml:space="preserve"> </w:t>
      </w:r>
      <w:proofErr w:type="spellStart"/>
      <w:r w:rsidRPr="001F343A">
        <w:t>Referral</w:t>
      </w:r>
      <w:proofErr w:type="spellEnd"/>
      <w:r w:rsidR="001F343A" w:rsidRPr="001F343A">
        <w:t xml:space="preserve">, </w:t>
      </w:r>
      <w:r>
        <w:t>Agrupación de canales predeterminada promedio</w:t>
      </w:r>
      <w:r w:rsidR="001F343A">
        <w:t xml:space="preserve">, </w:t>
      </w:r>
      <w:r>
        <w:t xml:space="preserve">Agrupación de canales predeterminada </w:t>
      </w:r>
      <w:proofErr w:type="spellStart"/>
      <w:r>
        <w:t>std</w:t>
      </w:r>
      <w:proofErr w:type="spellEnd"/>
      <w:r w:rsidR="004C44FE">
        <w:t>,</w:t>
      </w:r>
      <w:r w:rsidR="004C44FE" w:rsidRPr="004C44FE">
        <w:t xml:space="preserve"> mediana Agrupación de canales predeterminada</w:t>
      </w:r>
    </w:p>
    <w:p w14:paraId="4E8F94C3" w14:textId="77777777" w:rsidR="00396C45" w:rsidRDefault="00396C45" w:rsidP="00202082">
      <w:pPr>
        <w:jc w:val="both"/>
      </w:pPr>
    </w:p>
    <w:p w14:paraId="60257A78" w14:textId="4BB61894" w:rsidR="00CD7FDC" w:rsidRDefault="00396C45" w:rsidP="00202082">
      <w:pPr>
        <w:jc w:val="both"/>
      </w:pPr>
      <w:r w:rsidRPr="00396C45">
        <w:t xml:space="preserve">Donde </w:t>
      </w:r>
      <w:proofErr w:type="spellStart"/>
      <w:r w:rsidRPr="00396C45">
        <w:t>Organic</w:t>
      </w:r>
      <w:proofErr w:type="spellEnd"/>
      <w:r w:rsidRPr="00396C45">
        <w:t xml:space="preserve"> </w:t>
      </w:r>
      <w:proofErr w:type="spellStart"/>
      <w:r w:rsidRPr="00396C45">
        <w:t>Search</w:t>
      </w:r>
      <w:proofErr w:type="spellEnd"/>
      <w:r w:rsidRPr="00396C45">
        <w:t xml:space="preserve">, Social, </w:t>
      </w:r>
      <w:proofErr w:type="spellStart"/>
      <w:r w:rsidRPr="00396C45">
        <w:t>Direct</w:t>
      </w:r>
      <w:proofErr w:type="spellEnd"/>
      <w:r w:rsidRPr="00396C45">
        <w:t xml:space="preserve"> y </w:t>
      </w:r>
      <w:proofErr w:type="spellStart"/>
      <w:r w:rsidRPr="00396C45">
        <w:t>Referral</w:t>
      </w:r>
      <w:proofErr w:type="spellEnd"/>
      <w:r w:rsidRPr="00396C45">
        <w:t xml:space="preserve"> son los canales predeterminados, </w:t>
      </w:r>
      <w:r>
        <w:t>es decir</w:t>
      </w:r>
      <w:r w:rsidR="00CD7FDC">
        <w:t>,</w:t>
      </w:r>
      <w:r>
        <w:t xml:space="preserve"> las fuentes de tráficos más comunes</w:t>
      </w:r>
      <w:r w:rsidR="00CD7FDC">
        <w:fldChar w:fldCharType="begin" w:fldLock="1"/>
      </w:r>
      <w:r w:rsidR="00CB38B5">
        <w:instrText>ADDIN CSL_CITATION {"citationItems":[{"id":"ITEM-1","itemData":{"URL":"https://support.google.com/analytics/answer/6010097","accessed":{"date-parts":[["2024","2","7"]]},"author":[{"dropping-particle":"","family":"Google Lcc","given":"","non-dropping-particle":"","parse-names":false,"suffix":""}],"id":"ITEM-1","issued":{"date-parts":[["0"]]},"title":"[UA] Información sobre las agrupaciones de canales","type":"webpage"},"uris":["http://www.mendeley.com/documents/?uuid=151fc5bc-149e-4ef7-b9a0-b51885220a14"]}],"mendeley":{"formattedCitation":"[41]","plainTextFormattedCitation":"[41]","previouslyFormattedCitation":"[41]"},"properties":{"noteIndex":0},"schema":"https://github.com/citation-style-language/schema/raw/master/csl-citation.json"}</w:instrText>
      </w:r>
      <w:r w:rsidR="00CD7FDC">
        <w:fldChar w:fldCharType="separate"/>
      </w:r>
      <w:r w:rsidR="009D2820" w:rsidRPr="009D2820">
        <w:rPr>
          <w:noProof/>
        </w:rPr>
        <w:t>[41]</w:t>
      </w:r>
      <w:r w:rsidR="00CD7FDC">
        <w:fldChar w:fldCharType="end"/>
      </w:r>
      <w:r w:rsidR="00CD7FDC">
        <w:t xml:space="preserve">, </w:t>
      </w:r>
      <w:r w:rsidR="00CD7FDC" w:rsidRPr="00CD7FDC">
        <w:t>Agrupación de canales predeterminada promedio</w:t>
      </w:r>
      <w:r w:rsidR="00CD7FDC">
        <w:t xml:space="preserve"> es el promedio de</w:t>
      </w:r>
      <w:r w:rsidR="004C44FE">
        <w:t xml:space="preserve"> los canales predeterminados, </w:t>
      </w:r>
      <w:r w:rsidR="00CD7FDC">
        <w:t xml:space="preserve">Agrupación de canales predeterminada </w:t>
      </w:r>
      <w:proofErr w:type="spellStart"/>
      <w:r w:rsidR="00CD7FDC">
        <w:t>std</w:t>
      </w:r>
      <w:proofErr w:type="spellEnd"/>
      <w:r w:rsidR="00CD7FDC">
        <w:t xml:space="preserve"> es el desvío estándar</w:t>
      </w:r>
      <w:r w:rsidR="004C44FE">
        <w:t xml:space="preserve"> y </w:t>
      </w:r>
      <w:r w:rsidR="004C44FE" w:rsidRPr="004C44FE">
        <w:t>mediana Agrupación de canales predeterminada</w:t>
      </w:r>
      <w:r w:rsidR="004C44FE">
        <w:t xml:space="preserve"> es la mediana de las columnas de agrupación de canales predeterminados</w:t>
      </w:r>
      <w:r w:rsidR="00CD7FDC">
        <w:t>.</w:t>
      </w:r>
    </w:p>
    <w:p w14:paraId="20BAA133" w14:textId="77777777" w:rsidR="00CD7FDC" w:rsidRDefault="00CD7FDC" w:rsidP="00202082">
      <w:pPr>
        <w:jc w:val="both"/>
      </w:pPr>
    </w:p>
    <w:p w14:paraId="1A6DA3EC" w14:textId="7B364AAE" w:rsidR="00CD7FDC" w:rsidRDefault="00CD7FDC" w:rsidP="00202082">
      <w:pPr>
        <w:jc w:val="both"/>
      </w:pPr>
      <w:r>
        <w:t>De vistas por Categoría de dispositivo</w:t>
      </w:r>
      <w:r w:rsidRPr="00CD7FDC">
        <w:t xml:space="preserve"> </w:t>
      </w:r>
      <w:r>
        <w:t>salieron las siguientes columnas:</w:t>
      </w:r>
    </w:p>
    <w:p w14:paraId="79CDDF2C" w14:textId="77777777" w:rsidR="009A2AF1" w:rsidRDefault="009A2AF1" w:rsidP="00202082">
      <w:pPr>
        <w:jc w:val="both"/>
      </w:pPr>
    </w:p>
    <w:p w14:paraId="6CDBED05" w14:textId="33944ADC" w:rsidR="00CD7FDC" w:rsidRDefault="00CD7FDC" w:rsidP="00202082">
      <w:pPr>
        <w:pStyle w:val="Prrafodelista"/>
        <w:ind w:left="0"/>
        <w:jc w:val="both"/>
      </w:pPr>
      <w:r w:rsidRPr="001F343A">
        <w:t>Mobile</w:t>
      </w:r>
      <w:r w:rsidR="001F343A" w:rsidRPr="001F343A">
        <w:t xml:space="preserve">, </w:t>
      </w:r>
      <w:r w:rsidRPr="001F343A">
        <w:t>Desktop</w:t>
      </w:r>
      <w:r w:rsidR="001F343A" w:rsidRPr="001F343A">
        <w:t xml:space="preserve">, </w:t>
      </w:r>
      <w:r w:rsidRPr="001F343A">
        <w:t>Tablet</w:t>
      </w:r>
      <w:r w:rsidR="001F343A" w:rsidRPr="001F343A">
        <w:t xml:space="preserve">, </w:t>
      </w:r>
      <w:r w:rsidRPr="00CD7FDC">
        <w:t>Categ</w:t>
      </w:r>
      <w:r>
        <w:t>oría de dispositivo promedio</w:t>
      </w:r>
      <w:r w:rsidR="001F343A">
        <w:t xml:space="preserve">, </w:t>
      </w:r>
      <w:r>
        <w:t xml:space="preserve">Categoría de dispositivo </w:t>
      </w:r>
      <w:proofErr w:type="spellStart"/>
      <w:r>
        <w:t>std</w:t>
      </w:r>
      <w:proofErr w:type="spellEnd"/>
      <w:r w:rsidR="009A2AF1">
        <w:t>.</w:t>
      </w:r>
      <w:r w:rsidR="004C44FE">
        <w:t>,</w:t>
      </w:r>
      <w:r w:rsidR="004C44FE" w:rsidRPr="004C44FE">
        <w:rPr>
          <w:rFonts w:ascii="Courier New" w:hAnsi="Courier New" w:cs="Courier New"/>
          <w:color w:val="1F1F1F"/>
          <w:sz w:val="21"/>
          <w:szCs w:val="21"/>
          <w:shd w:val="clear" w:color="auto" w:fill="FFFFFF"/>
        </w:rPr>
        <w:t xml:space="preserve"> </w:t>
      </w:r>
      <w:r w:rsidR="004C44FE" w:rsidRPr="004C44FE">
        <w:t>mediana Dispositivos</w:t>
      </w:r>
      <w:r w:rsidR="004C44FE">
        <w:t>.</w:t>
      </w:r>
    </w:p>
    <w:p w14:paraId="5A861FA0" w14:textId="77777777" w:rsidR="00CD7FDC" w:rsidRDefault="00CD7FDC" w:rsidP="00202082">
      <w:pPr>
        <w:pStyle w:val="Prrafodelista"/>
        <w:jc w:val="both"/>
      </w:pPr>
    </w:p>
    <w:p w14:paraId="6F08C79C" w14:textId="08BA40BB" w:rsidR="00B84D89" w:rsidRDefault="00CD7FDC" w:rsidP="00202082">
      <w:pPr>
        <w:jc w:val="both"/>
      </w:pPr>
      <w:r>
        <w:t xml:space="preserve">Donde </w:t>
      </w:r>
      <w:r w:rsidRPr="00CD7FDC">
        <w:t>Mobile</w:t>
      </w:r>
      <w:r>
        <w:t>,</w:t>
      </w:r>
      <w:r w:rsidRPr="00CD7FDC">
        <w:t xml:space="preserve"> Desktop</w:t>
      </w:r>
      <w:r w:rsidR="001F343A">
        <w:t xml:space="preserve"> y</w:t>
      </w:r>
      <w:r w:rsidRPr="00CD7FDC">
        <w:t xml:space="preserve"> Tablet</w:t>
      </w:r>
      <w:r>
        <w:t xml:space="preserve"> </w:t>
      </w:r>
      <w:r w:rsidR="00B84D89">
        <w:t xml:space="preserve">son la </w:t>
      </w:r>
      <w:r w:rsidR="00B84D89" w:rsidRPr="00B84D89">
        <w:t>Categoría de dispositivo</w:t>
      </w:r>
      <w:r w:rsidR="00B84D89">
        <w:t>, es decir, el tipo de dispositivo que tenía el usuario cuando se registró la visita en la página web</w:t>
      </w:r>
      <w:r w:rsidR="00B84D89">
        <w:fldChar w:fldCharType="begin" w:fldLock="1"/>
      </w:r>
      <w:r w:rsidR="00CB38B5">
        <w:instrText>ADDIN CSL_CITATION {"citationItems":[{"id":"ITEM-1","itemData":{"URL":"https://support.google.com/analytics/answer/12980150","accessed":{"date-parts":[["2023","2","7"]]},"author":[{"dropping-particle":"","family":"Google Lcc","given":"","non-dropping-particle":"","parse-names":false,"suffix":""}],"id":"ITEM-1","issued":{"date-parts":[["0"]]},"title":"[GA4] Informe \"Detalles de la tecnología\"","type":"webpage"},"uris":["http://www.mendeley.com/documents/?uuid=d4a1ede2-47e6-4ddb-af8f-d12cc768859d"]}],"mendeley":{"formattedCitation":"[42]","plainTextFormattedCitation":"[42]","previouslyFormattedCitation":"[42]"},"properties":{"noteIndex":0},"schema":"https://github.com/citation-style-language/schema/raw/master/csl-citation.json"}</w:instrText>
      </w:r>
      <w:r w:rsidR="00B84D89">
        <w:fldChar w:fldCharType="separate"/>
      </w:r>
      <w:r w:rsidR="009D2820" w:rsidRPr="009D2820">
        <w:rPr>
          <w:noProof/>
        </w:rPr>
        <w:t>[42]</w:t>
      </w:r>
      <w:r w:rsidR="00B84D89">
        <w:fldChar w:fldCharType="end"/>
      </w:r>
      <w:r w:rsidR="00B84D89">
        <w:t xml:space="preserve">, además </w:t>
      </w:r>
      <w:r w:rsidR="00B84D89" w:rsidRPr="00B84D89">
        <w:t>Categoría de dispositivo promedio</w:t>
      </w:r>
      <w:r w:rsidR="00064DB1">
        <w:t xml:space="preserve"> es como su nombre indica el promedio de vistas por Categoría de dispositivo</w:t>
      </w:r>
      <w:r w:rsidR="004C44FE">
        <w:t>,</w:t>
      </w:r>
      <w:r w:rsidR="00B84D89">
        <w:t xml:space="preserve"> Categoría de dispositivo </w:t>
      </w:r>
      <w:proofErr w:type="spellStart"/>
      <w:r w:rsidR="00B84D89">
        <w:t>std</w:t>
      </w:r>
      <w:proofErr w:type="spellEnd"/>
      <w:r w:rsidR="00B84D89">
        <w:t xml:space="preserve"> es el desvió estándar</w:t>
      </w:r>
      <w:r w:rsidR="004C44FE">
        <w:t xml:space="preserve"> y </w:t>
      </w:r>
      <w:r w:rsidR="004C44FE" w:rsidRPr="004C44FE">
        <w:t>mediana Dispositivos</w:t>
      </w:r>
      <w:r w:rsidR="004C44FE">
        <w:t xml:space="preserve"> es la mediana de las columnas de dispositivos</w:t>
      </w:r>
      <w:r w:rsidR="00B84D89">
        <w:t>.</w:t>
      </w:r>
    </w:p>
    <w:p w14:paraId="66782E0A" w14:textId="7A82BA51" w:rsidR="00CD7FDC" w:rsidRPr="00CD7FDC" w:rsidRDefault="00CD7FDC" w:rsidP="00202082">
      <w:pPr>
        <w:jc w:val="both"/>
      </w:pPr>
    </w:p>
    <w:p w14:paraId="20656642" w14:textId="7E3F37F0" w:rsidR="008E7FD2" w:rsidRDefault="00A31F16" w:rsidP="00202082">
      <w:pPr>
        <w:jc w:val="both"/>
      </w:pPr>
      <w:r>
        <w:t>Las siguientes son tal cual del CSV no se necesitó mayor trabajo de transformación:</w:t>
      </w:r>
    </w:p>
    <w:p w14:paraId="58EA0AB3" w14:textId="77777777" w:rsidR="009A2AF1" w:rsidRDefault="009A2AF1" w:rsidP="00202082">
      <w:pPr>
        <w:jc w:val="both"/>
      </w:pPr>
    </w:p>
    <w:p w14:paraId="6AFA595F" w14:textId="74C908B3" w:rsidR="00A31F16" w:rsidRDefault="001F343A" w:rsidP="00202082">
      <w:pPr>
        <w:pStyle w:val="Prrafodelista"/>
        <w:ind w:left="0"/>
        <w:jc w:val="both"/>
      </w:pPr>
      <w:r>
        <w:lastRenderedPageBreak/>
        <w:t>N</w:t>
      </w:r>
      <w:r w:rsidR="0028002D" w:rsidRPr="0028002D">
        <w:t xml:space="preserve">úmero de vistas de </w:t>
      </w:r>
      <w:r w:rsidRPr="0028002D">
        <w:t>página,</w:t>
      </w:r>
      <w:r>
        <w:t xml:space="preserve"> </w:t>
      </w:r>
      <w:r w:rsidR="00A31F16">
        <w:t>Usuarios Nuevos</w:t>
      </w:r>
      <w:r>
        <w:t xml:space="preserve">, </w:t>
      </w:r>
      <w:r w:rsidR="00A31F16">
        <w:t>Usuarios</w:t>
      </w:r>
      <w:r>
        <w:t>, Número</w:t>
      </w:r>
      <w:r w:rsidR="00A31F16">
        <w:t xml:space="preserve"> de Sesiones Por usuario</w:t>
      </w:r>
      <w:r>
        <w:t xml:space="preserve">, </w:t>
      </w:r>
      <w:r w:rsidR="00A31F16">
        <w:t>Sesiones</w:t>
      </w:r>
      <w:r w:rsidR="0085754F">
        <w:t>.</w:t>
      </w:r>
    </w:p>
    <w:p w14:paraId="1211A055" w14:textId="77777777" w:rsidR="00A31F16" w:rsidRDefault="00A31F16" w:rsidP="00202082">
      <w:pPr>
        <w:jc w:val="both"/>
      </w:pPr>
    </w:p>
    <w:p w14:paraId="4AA6B268" w14:textId="626465B3" w:rsidR="004C44FE" w:rsidRPr="00396C45" w:rsidRDefault="00A31F16" w:rsidP="002E7AFC">
      <w:pPr>
        <w:jc w:val="both"/>
      </w:pPr>
      <w:r>
        <w:t xml:space="preserve">Es decir una columna de </w:t>
      </w:r>
      <w:r w:rsidRPr="00A31F16">
        <w:t>Usuarios Nuevos</w:t>
      </w:r>
      <w:r>
        <w:t xml:space="preserve"> del CSV se pasó al </w:t>
      </w:r>
      <w:proofErr w:type="spellStart"/>
      <w:r w:rsidRPr="00E64D8C">
        <w:rPr>
          <w:i/>
        </w:rPr>
        <w:t>dataframe</w:t>
      </w:r>
      <w:proofErr w:type="spellEnd"/>
      <w:r>
        <w:t xml:space="preserve"> como una columna de </w:t>
      </w:r>
      <w:r w:rsidRPr="00A31F16">
        <w:t>Usuarios Nuevos</w:t>
      </w:r>
      <w:r w:rsidR="004C44FE">
        <w:t xml:space="preserve"> sin </w:t>
      </w:r>
      <w:r w:rsidR="00D55BD5">
        <w:t>mayores complicaciones</w:t>
      </w:r>
      <w:r>
        <w:t>.</w:t>
      </w:r>
      <w:r w:rsidR="00A00433">
        <w:t xml:space="preserve"> </w:t>
      </w:r>
      <w:r w:rsidR="0028002D">
        <w:t>De vistas por País se procedió a dividir en 2 columnas, las vistas que son de Argentina y las que son de otros países.</w:t>
      </w:r>
      <w:r w:rsidR="002E7AFC">
        <w:t xml:space="preserve"> El proceso se continuó usando Google </w:t>
      </w:r>
      <w:proofErr w:type="spellStart"/>
      <w:r w:rsidR="002E7AFC">
        <w:t>Colaboratory</w:t>
      </w:r>
      <w:proofErr w:type="spellEnd"/>
      <w:r w:rsidR="002E7AFC">
        <w:t xml:space="preserve"> en Google Drive.</w:t>
      </w:r>
    </w:p>
    <w:p w14:paraId="389B8C53" w14:textId="59CB4610" w:rsidR="00F1782E" w:rsidRDefault="00F1782E" w:rsidP="00801FB7">
      <w:pPr>
        <w:jc w:val="both"/>
        <w:rPr>
          <w:rFonts w:eastAsiaTheme="majorEastAsia"/>
        </w:rPr>
      </w:pPr>
      <w:r>
        <w:rPr>
          <w:rFonts w:eastAsiaTheme="majorEastAsia"/>
        </w:rPr>
        <w:br w:type="page"/>
      </w:r>
    </w:p>
    <w:p w14:paraId="1A0B0418" w14:textId="3AB72765" w:rsidR="00D55B4B" w:rsidRDefault="00FA1763" w:rsidP="00D55B4B">
      <w:pPr>
        <w:pStyle w:val="Ttulo3"/>
      </w:pPr>
      <w:bookmarkStart w:id="68" w:name="_Toc189755969"/>
      <w:r>
        <w:lastRenderedPageBreak/>
        <w:t xml:space="preserve">4.3.4 </w:t>
      </w:r>
      <w:r w:rsidR="00D55B4B">
        <w:t>Detección de Anomalías</w:t>
      </w:r>
      <w:bookmarkEnd w:id="68"/>
    </w:p>
    <w:p w14:paraId="1B4BD9BD" w14:textId="77777777" w:rsidR="00D8103E" w:rsidRPr="00D8103E" w:rsidRDefault="00D8103E" w:rsidP="00D8103E"/>
    <w:p w14:paraId="4ABAAD3C" w14:textId="224AAADC" w:rsidR="00F1782E" w:rsidRDefault="008A184D" w:rsidP="00202082">
      <w:pPr>
        <w:jc w:val="both"/>
        <w:rPr>
          <w:rFonts w:eastAsiaTheme="majorEastAsia"/>
        </w:rPr>
      </w:pPr>
      <w:r>
        <w:rPr>
          <w:rFonts w:eastAsiaTheme="majorEastAsia"/>
        </w:rPr>
        <w:t xml:space="preserve">Finalmente se realizó una limpieza de los </w:t>
      </w:r>
      <w:r w:rsidR="001668D5">
        <w:rPr>
          <w:rFonts w:eastAsiaTheme="majorEastAsia"/>
        </w:rPr>
        <w:t xml:space="preserve">datos </w:t>
      </w:r>
      <w:r w:rsidR="005F797C">
        <w:rPr>
          <w:rFonts w:eastAsiaTheme="majorEastAsia"/>
        </w:rPr>
        <w:t>anómalos</w:t>
      </w:r>
      <w:r w:rsidR="0030456E">
        <w:rPr>
          <w:rFonts w:eastAsiaTheme="majorEastAsia"/>
        </w:rPr>
        <w:t xml:space="preserve"> (</w:t>
      </w:r>
      <w:proofErr w:type="spellStart"/>
      <w:r w:rsidRPr="005F797C">
        <w:rPr>
          <w:rFonts w:eastAsiaTheme="majorEastAsia"/>
          <w:i/>
        </w:rPr>
        <w:t>outliers</w:t>
      </w:r>
      <w:proofErr w:type="spellEnd"/>
      <w:r w:rsidR="0030456E">
        <w:rPr>
          <w:rFonts w:eastAsiaTheme="majorEastAsia"/>
          <w:i/>
        </w:rPr>
        <w:t>)</w:t>
      </w:r>
      <w:r>
        <w:rPr>
          <w:rFonts w:eastAsiaTheme="majorEastAsia"/>
        </w:rPr>
        <w:t xml:space="preserve"> detectados usando </w:t>
      </w:r>
      <w:r w:rsidR="005F797C">
        <w:rPr>
          <w:rFonts w:eastAsiaTheme="majorEastAsia"/>
        </w:rPr>
        <w:t>l</w:t>
      </w:r>
      <w:r w:rsidR="00F1782E">
        <w:rPr>
          <w:rFonts w:eastAsiaTheme="majorEastAsia"/>
        </w:rPr>
        <w:t xml:space="preserve">os k vecinos más cercanos - </w:t>
      </w:r>
      <w:r>
        <w:rPr>
          <w:rFonts w:eastAsiaTheme="majorEastAsia"/>
        </w:rPr>
        <w:t>KNN</w:t>
      </w:r>
      <w:r w:rsidR="00F1782E">
        <w:rPr>
          <w:rFonts w:eastAsiaTheme="majorEastAsia"/>
        </w:rPr>
        <w:t xml:space="preserve"> (</w:t>
      </w:r>
      <w:r w:rsidR="00F1782E" w:rsidRPr="00F1782E">
        <w:rPr>
          <w:rFonts w:eastAsiaTheme="majorEastAsia"/>
          <w:i/>
        </w:rPr>
        <w:t xml:space="preserve">K </w:t>
      </w:r>
      <w:proofErr w:type="spellStart"/>
      <w:r w:rsidR="00F1782E" w:rsidRPr="00F1782E">
        <w:rPr>
          <w:rFonts w:eastAsiaTheme="majorEastAsia"/>
          <w:i/>
        </w:rPr>
        <w:t>Nearest</w:t>
      </w:r>
      <w:proofErr w:type="spellEnd"/>
      <w:r w:rsidR="00F1782E" w:rsidRPr="00F1782E">
        <w:rPr>
          <w:rFonts w:eastAsiaTheme="majorEastAsia"/>
          <w:i/>
        </w:rPr>
        <w:t xml:space="preserve"> </w:t>
      </w:r>
      <w:proofErr w:type="spellStart"/>
      <w:r w:rsidR="00F1782E" w:rsidRPr="00F1782E">
        <w:rPr>
          <w:rFonts w:eastAsiaTheme="majorEastAsia"/>
          <w:i/>
        </w:rPr>
        <w:t>Neighbors</w:t>
      </w:r>
      <w:proofErr w:type="spellEnd"/>
      <w:r w:rsidR="00F1782E">
        <w:rPr>
          <w:rFonts w:eastAsiaTheme="majorEastAsia"/>
        </w:rPr>
        <w:t>)</w:t>
      </w:r>
      <w:r w:rsidR="00CE4790">
        <w:rPr>
          <w:rFonts w:eastAsiaTheme="majorEastAsia"/>
        </w:rPr>
        <w:t>, donde se tom</w:t>
      </w:r>
      <w:r w:rsidR="00D55B4B">
        <w:rPr>
          <w:rFonts w:eastAsiaTheme="majorEastAsia"/>
        </w:rPr>
        <w:t xml:space="preserve">aron los 7 vecinos más cercanos, se consideran más probable que sean </w:t>
      </w:r>
      <w:proofErr w:type="spellStart"/>
      <w:r w:rsidR="00D55B4B" w:rsidRPr="00D55B4B">
        <w:rPr>
          <w:rFonts w:eastAsiaTheme="majorEastAsia"/>
          <w:i/>
        </w:rPr>
        <w:t>outliers</w:t>
      </w:r>
      <w:proofErr w:type="spellEnd"/>
      <w:r w:rsidR="00D55B4B">
        <w:rPr>
          <w:rFonts w:eastAsiaTheme="majorEastAsia"/>
        </w:rPr>
        <w:t xml:space="preserve"> aquellos datos del </w:t>
      </w:r>
      <w:proofErr w:type="spellStart"/>
      <w:r w:rsidR="00D55B4B" w:rsidRPr="00D55B4B">
        <w:rPr>
          <w:rFonts w:eastAsiaTheme="majorEastAsia"/>
          <w:i/>
        </w:rPr>
        <w:t>dataset</w:t>
      </w:r>
      <w:proofErr w:type="spellEnd"/>
      <w:r w:rsidR="00D55B4B">
        <w:rPr>
          <w:rFonts w:eastAsiaTheme="majorEastAsia"/>
        </w:rPr>
        <w:t xml:space="preserve"> que estén más alejados de sus vecinos </w:t>
      </w:r>
      <w:r w:rsidR="00E32A06">
        <w:rPr>
          <w:rFonts w:eastAsiaTheme="majorEastAsia"/>
        </w:rPr>
        <w:t>más</w:t>
      </w:r>
      <w:r w:rsidR="00D55B4B">
        <w:rPr>
          <w:rFonts w:eastAsiaTheme="majorEastAsia"/>
        </w:rPr>
        <w:t xml:space="preserve"> cercanos</w:t>
      </w:r>
      <w:r w:rsidR="00E32A06">
        <w:rPr>
          <w:rFonts w:eastAsiaTheme="majorEastAsia"/>
        </w:rPr>
        <w:fldChar w:fldCharType="begin" w:fldLock="1"/>
      </w:r>
      <w:r w:rsidR="009D2820">
        <w:rPr>
          <w:rFonts w:eastAsiaTheme="majorEastAsia"/>
        </w:rPr>
        <w:instrText>ADDIN CSL_CITATION {"citationItems":[{"id":"ITEM-1","itemData":{"DOI":"10.1109/ICDSP.2015.7251924","ISBN":"9781479980581","abstract":"This paper presents a k-nearest neighbors (kNN) method to detect outliers in large-scale traffic data collected daily in every modern city. Outliers include hardware and data errors as well as abnormal traffic behaviors. The proposed kNN method detects outliers by exploiting the relationship among neighborhoods in data points. The farther a data point is beyond its neighbors, the more possible the data is an outlier. Traffic data here was recorded in a video format, and converted to spatial-temporal (ST) traffic signals by statistics. The ST signals are then transformed to a two-dimensional (2D) (x, y) -coordinate plane by Principal Component Analysis (PCA) for dimension reduction. The distance-based kNN method is evaluated by unsupervised and semi-supervised approaches. The semi-supervised approach reaches 96.19% accuracy.","author":[{"dropping-particle":"","family":"Dang","given":"Taurus T.","non-dropping-particle":"","parse-names":false,"suffix":""},{"dropping-particle":"","family":"Ngan","given":"Henry Y.T.","non-dropping-particle":"","parse-names":false,"suffix":""},{"dropping-particle":"","family":"Liu","given":"Wei","non-dropping-particle":"","parse-names":false,"suffix":""}],"container-title":"International Conference on Digital Signal Processing, DSP","id":"ITEM-1","issued":{"date-parts":[["2015"]]},"page":"507-510","title":"Distance-based k-nearest neighbors outlier detection method in large-scale traffic data","type":"article-journal","volume":"2015-Septe"},"uris":["http://www.mendeley.com/documents/?uuid=825d4e9d-f1e6-36ae-9067-8aa98e58f0a7"]}],"mendeley":{"formattedCitation":"[43]","plainTextFormattedCitation":"[43]","previouslyFormattedCitation":"[43]"},"properties":{"noteIndex":0},"schema":"https://github.com/citation-style-language/schema/raw/master/csl-citation.json"}</w:instrText>
      </w:r>
      <w:r w:rsidR="00E32A06">
        <w:rPr>
          <w:rFonts w:eastAsiaTheme="majorEastAsia"/>
        </w:rPr>
        <w:fldChar w:fldCharType="separate"/>
      </w:r>
      <w:r w:rsidR="009D2820" w:rsidRPr="009D2820">
        <w:rPr>
          <w:rFonts w:eastAsiaTheme="majorEastAsia"/>
          <w:noProof/>
        </w:rPr>
        <w:t>[43]</w:t>
      </w:r>
      <w:r w:rsidR="00E32A06">
        <w:rPr>
          <w:rFonts w:eastAsiaTheme="majorEastAsia"/>
        </w:rPr>
        <w:fldChar w:fldCharType="end"/>
      </w:r>
      <w:r w:rsidR="00D55B4B">
        <w:rPr>
          <w:rFonts w:eastAsiaTheme="majorEastAsia"/>
        </w:rPr>
        <w:t>.</w:t>
      </w:r>
    </w:p>
    <w:p w14:paraId="3F270775" w14:textId="77777777" w:rsidR="00F1782E" w:rsidRDefault="00F1782E" w:rsidP="008A184D">
      <w:pPr>
        <w:rPr>
          <w:rFonts w:eastAsiaTheme="majorEastAsia"/>
        </w:rPr>
      </w:pPr>
    </w:p>
    <w:p w14:paraId="18C98043" w14:textId="5BD5A6D0" w:rsidR="00F1782E" w:rsidRDefault="00E11316" w:rsidP="008A184D">
      <w:pPr>
        <w:rPr>
          <w:rFonts w:eastAsiaTheme="majorEastAsia"/>
        </w:rPr>
      </w:pPr>
      <w:r>
        <w:rPr>
          <w:rFonts w:eastAsiaTheme="majorEastAsia"/>
          <w:noProof/>
        </w:rPr>
        <w:drawing>
          <wp:inline distT="0" distB="0" distL="0" distR="0" wp14:anchorId="3FD187F2" wp14:editId="5829EF7E">
            <wp:extent cx="5219700" cy="3848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9700" cy="3848100"/>
                    </a:xfrm>
                    <a:prstGeom prst="rect">
                      <a:avLst/>
                    </a:prstGeom>
                    <a:noFill/>
                    <a:ln>
                      <a:noFill/>
                    </a:ln>
                  </pic:spPr>
                </pic:pic>
              </a:graphicData>
            </a:graphic>
          </wp:inline>
        </w:drawing>
      </w:r>
    </w:p>
    <w:p w14:paraId="5F4629D9" w14:textId="2AC80610" w:rsidR="00F1782E" w:rsidRDefault="00F1782E" w:rsidP="008A184D">
      <w:pPr>
        <w:rPr>
          <w:rFonts w:eastAsiaTheme="majorEastAsia"/>
        </w:rPr>
      </w:pPr>
    </w:p>
    <w:p w14:paraId="51B683A2" w14:textId="39AACBC9" w:rsidR="00CE4790" w:rsidRDefault="0001629D" w:rsidP="00D70163">
      <w:pPr>
        <w:pStyle w:val="Figuras"/>
        <w:rPr>
          <w:rFonts w:eastAsiaTheme="majorEastAsia"/>
        </w:rPr>
      </w:pPr>
      <w:bookmarkStart w:id="69" w:name="_Toc189756018"/>
      <w:r>
        <w:rPr>
          <w:rFonts w:eastAsiaTheme="majorEastAsia"/>
        </w:rPr>
        <w:t>Figura 5</w:t>
      </w:r>
      <w:r w:rsidR="00703FF0">
        <w:rPr>
          <w:rFonts w:eastAsiaTheme="majorEastAsia"/>
        </w:rPr>
        <w:t>:</w:t>
      </w:r>
      <w:r w:rsidR="00CE4790">
        <w:rPr>
          <w:rFonts w:eastAsiaTheme="majorEastAsia"/>
        </w:rPr>
        <w:t xml:space="preserve"> Distancia Promedio de los 7 Vecinos más cercanos para cada fila</w:t>
      </w:r>
      <w:r w:rsidR="00703FF0">
        <w:rPr>
          <w:rFonts w:eastAsiaTheme="majorEastAsia"/>
        </w:rPr>
        <w:t xml:space="preserve"> </w:t>
      </w:r>
      <w:r w:rsidR="00343EBF">
        <w:rPr>
          <w:rFonts w:eastAsiaTheme="majorEastAsia"/>
        </w:rPr>
        <w:t xml:space="preserve">del </w:t>
      </w:r>
      <w:proofErr w:type="spellStart"/>
      <w:r w:rsidR="00343EBF" w:rsidRPr="00E64D8C">
        <w:rPr>
          <w:rFonts w:eastAsiaTheme="majorEastAsia"/>
          <w:i/>
        </w:rPr>
        <w:t>dataframe</w:t>
      </w:r>
      <w:proofErr w:type="spellEnd"/>
      <w:r w:rsidR="00343EBF">
        <w:rPr>
          <w:rFonts w:eastAsiaTheme="majorEastAsia"/>
        </w:rPr>
        <w:t xml:space="preserve"> de </w:t>
      </w:r>
      <w:r w:rsidR="009C1EFE">
        <w:rPr>
          <w:rFonts w:eastAsiaTheme="majorEastAsia"/>
        </w:rPr>
        <w:t xml:space="preserve">TUM </w:t>
      </w:r>
      <w:proofErr w:type="spellStart"/>
      <w:r w:rsidR="00343EBF">
        <w:rPr>
          <w:rFonts w:eastAsiaTheme="majorEastAsia"/>
        </w:rPr>
        <w:t>Transmedia</w:t>
      </w:r>
      <w:proofErr w:type="spellEnd"/>
      <w:r w:rsidR="00703FF0">
        <w:rPr>
          <w:rFonts w:eastAsiaTheme="majorEastAsia"/>
        </w:rPr>
        <w:t>.</w:t>
      </w:r>
      <w:bookmarkEnd w:id="69"/>
    </w:p>
    <w:p w14:paraId="7A32AC32" w14:textId="77777777" w:rsidR="004254D0" w:rsidRDefault="004254D0" w:rsidP="00CE4790">
      <w:pPr>
        <w:jc w:val="center"/>
        <w:rPr>
          <w:rFonts w:eastAsiaTheme="majorEastAsia"/>
        </w:rPr>
      </w:pPr>
    </w:p>
    <w:p w14:paraId="13830B73" w14:textId="6410719F" w:rsidR="00064DB1" w:rsidRDefault="004254D0" w:rsidP="00202082">
      <w:pPr>
        <w:jc w:val="both"/>
        <w:rPr>
          <w:rFonts w:eastAsiaTheme="majorEastAsia"/>
        </w:rPr>
      </w:pPr>
      <w:r>
        <w:rPr>
          <w:rFonts w:eastAsiaTheme="majorEastAsia"/>
        </w:rPr>
        <w:t xml:space="preserve">En la figura anterior muestra la distancia  Promedio de los 7 vecinos más cercanos para cada fila del conjunto de datos, de esta manera podemos considerar los que se encuentren más lejanos de sus 7 vecinos más cercanos como un </w:t>
      </w:r>
      <w:proofErr w:type="spellStart"/>
      <w:r w:rsidRPr="00E32A06">
        <w:rPr>
          <w:rFonts w:eastAsiaTheme="majorEastAsia"/>
          <w:i/>
        </w:rPr>
        <w:t>outlier</w:t>
      </w:r>
      <w:proofErr w:type="spellEnd"/>
      <w:r>
        <w:rPr>
          <w:rFonts w:eastAsiaTheme="majorEastAsia"/>
        </w:rPr>
        <w:t xml:space="preserve">, en este caso se quitaron las filas del conjunto de datos que estén por encima de </w:t>
      </w:r>
      <w:r w:rsidRPr="00CF73B0">
        <w:rPr>
          <w:rFonts w:eastAsiaTheme="majorEastAsia"/>
        </w:rPr>
        <w:t>500</w:t>
      </w:r>
      <w:r>
        <w:rPr>
          <w:rFonts w:eastAsiaTheme="majorEastAsia"/>
        </w:rPr>
        <w:t xml:space="preserve">, finalizando así </w:t>
      </w:r>
      <w:r>
        <w:rPr>
          <w:rFonts w:eastAsiaTheme="majorEastAsia"/>
        </w:rPr>
        <w:lastRenderedPageBreak/>
        <w:t xml:space="preserve">el proceso de limpieza de los datos de </w:t>
      </w:r>
      <w:r w:rsidR="009C1EFE">
        <w:rPr>
          <w:rFonts w:eastAsiaTheme="majorEastAsia"/>
        </w:rPr>
        <w:t xml:space="preserve">TUM </w:t>
      </w:r>
      <w:proofErr w:type="spellStart"/>
      <w:r>
        <w:rPr>
          <w:rFonts w:eastAsiaTheme="majorEastAsia"/>
        </w:rPr>
        <w:t>Transmedia</w:t>
      </w:r>
      <w:proofErr w:type="spellEnd"/>
      <w:r>
        <w:rPr>
          <w:rFonts w:eastAsiaTheme="majorEastAsia"/>
        </w:rPr>
        <w:t>.</w:t>
      </w:r>
      <w:r w:rsidR="00064DB1">
        <w:rPr>
          <w:rFonts w:eastAsiaTheme="majorEastAsia"/>
        </w:rPr>
        <w:t xml:space="preserve"> En la figura 4 se puede observar una línea </w:t>
      </w:r>
      <w:r w:rsidR="00944D8C">
        <w:rPr>
          <w:rFonts w:eastAsiaTheme="majorEastAsia"/>
        </w:rPr>
        <w:t>naranja</w:t>
      </w:r>
      <w:r w:rsidR="00064DB1">
        <w:rPr>
          <w:rFonts w:eastAsiaTheme="majorEastAsia"/>
        </w:rPr>
        <w:t xml:space="preserve"> y una línea </w:t>
      </w:r>
      <w:r w:rsidR="00944D8C">
        <w:rPr>
          <w:rFonts w:eastAsiaTheme="majorEastAsia"/>
        </w:rPr>
        <w:t>verde</w:t>
      </w:r>
      <w:r w:rsidR="00064DB1">
        <w:rPr>
          <w:rFonts w:eastAsiaTheme="majorEastAsia"/>
        </w:rPr>
        <w:t>, estas son,</w:t>
      </w:r>
      <w:r w:rsidR="00944D8C">
        <w:rPr>
          <w:rFonts w:eastAsiaTheme="majorEastAsia"/>
        </w:rPr>
        <w:t xml:space="preserve"> la media de las distancias sumado un desvío estándar y la media de las distancias sumada con 2 desvíos estándar.</w:t>
      </w:r>
    </w:p>
    <w:p w14:paraId="3FD219C0" w14:textId="155D5009" w:rsidR="004254D0" w:rsidRDefault="00573745" w:rsidP="00202082">
      <w:pPr>
        <w:jc w:val="both"/>
        <w:rPr>
          <w:rFonts w:eastAsiaTheme="majorEastAsia"/>
        </w:rPr>
      </w:pPr>
      <w:r>
        <w:rPr>
          <w:rFonts w:eastAsiaTheme="majorEastAsia"/>
        </w:rPr>
        <w:t xml:space="preserve">En el </w:t>
      </w:r>
      <w:r w:rsidR="007F03EF">
        <w:t xml:space="preserve">documento </w:t>
      </w:r>
      <w:r w:rsidR="007F03EF" w:rsidRPr="007B7446">
        <w:t>científico</w:t>
      </w:r>
      <w:r w:rsidR="007F03EF">
        <w:rPr>
          <w:rFonts w:eastAsiaTheme="majorEastAsia"/>
        </w:rPr>
        <w:t xml:space="preserve"> </w:t>
      </w:r>
      <w:r>
        <w:rPr>
          <w:rFonts w:eastAsiaTheme="majorEastAsia"/>
        </w:rPr>
        <w:fldChar w:fldCharType="begin" w:fldLock="1"/>
      </w:r>
      <w:r w:rsidR="009D2820">
        <w:rPr>
          <w:rFonts w:eastAsiaTheme="majorEastAsia"/>
        </w:rPr>
        <w:instrText>ADDIN CSL_CITATION {"citationItems":[{"id":"ITEM-1","itemData":{"DOI":"10.1145/3444690","ISSN":"0360-0300","abstract":"Recent advances in technology have brought major breakthroughs in data collection, enabling a large amount of data to be gathered over time and thus generating time series. Mining this data has become an important task for researchers and practitioners in the past few years, including the detection of outliers or anomalies that may represent errors or events of interest. This review aims to provide a structured and comprehensive state-of-the-art on unsupervised outlier detection techniques in the context of time series. To this end, a taxonomy is presented based on the main aspects that characterize an outlier detection technique.","author":[{"dropping-particle":"","family":"Blázquez-Garc\\'\\ia","given":"Ane","non-dropping-particle":"","parse-names":false,"suffix":""},{"dropping-particle":"","family":"Conde","given":"Angel","non-dropping-particle":"","parse-names":false,"suffix":""},{"dropping-particle":"","family":"Mori","given":"Usue","non-dropping-particle":"","parse-names":false,"suffix":""},{"dropping-particle":"","family":"Lozano","given":"Jose A","non-dropping-particle":"","parse-names":false,"suffix":""}],"container-title":"ACM Comput. Surv.","id":"ITEM-1","issue":"3","issued":{"date-parts":[["2021"]]},"publisher":"Association for Computing Machinery","publisher-place":"New York, NY, USA","title":"A Review on Outlier/Anomaly Detection in Time Series Data","type":"article-journal","volume":"54"},"uris":["http://www.mendeley.com/documents/?uuid=86f92117-080e-4c77-8887-a25edb3d1dec"]}],"mendeley":{"formattedCitation":"[44]","plainTextFormattedCitation":"[44]","previouslyFormattedCitation":"[44]"},"properties":{"noteIndex":0},"schema":"https://github.com/citation-style-language/schema/raw/master/csl-citation.json"}</w:instrText>
      </w:r>
      <w:r>
        <w:rPr>
          <w:rFonts w:eastAsiaTheme="majorEastAsia"/>
        </w:rPr>
        <w:fldChar w:fldCharType="separate"/>
      </w:r>
      <w:r w:rsidR="009D2820" w:rsidRPr="009D2820">
        <w:rPr>
          <w:rFonts w:eastAsiaTheme="majorEastAsia"/>
          <w:noProof/>
        </w:rPr>
        <w:t>[44]</w:t>
      </w:r>
      <w:r>
        <w:rPr>
          <w:rFonts w:eastAsiaTheme="majorEastAsia"/>
        </w:rPr>
        <w:fldChar w:fldCharType="end"/>
      </w:r>
      <w:r>
        <w:rPr>
          <w:rFonts w:eastAsiaTheme="majorEastAsia"/>
        </w:rPr>
        <w:t xml:space="preserve"> que trata sobre </w:t>
      </w:r>
      <w:proofErr w:type="spellStart"/>
      <w:r>
        <w:rPr>
          <w:rFonts w:eastAsiaTheme="majorEastAsia"/>
        </w:rPr>
        <w:t>outliers</w:t>
      </w:r>
      <w:proofErr w:type="spellEnd"/>
      <w:r>
        <w:rPr>
          <w:rFonts w:eastAsiaTheme="majorEastAsia"/>
        </w:rPr>
        <w:t xml:space="preserve"> en series temporales se menciona que a los </w:t>
      </w:r>
      <w:proofErr w:type="spellStart"/>
      <w:r w:rsidRPr="00E64D8C">
        <w:rPr>
          <w:rFonts w:eastAsiaTheme="majorEastAsia"/>
          <w:i/>
        </w:rPr>
        <w:t>outliers</w:t>
      </w:r>
      <w:proofErr w:type="spellEnd"/>
      <w:r>
        <w:rPr>
          <w:rFonts w:eastAsiaTheme="majorEastAsia"/>
        </w:rPr>
        <w:t xml:space="preserve"> normalmente se los elimina o se los reemplaza con algún valor, en este caso se decidió eliminarlos del conjunto de datos.</w:t>
      </w:r>
    </w:p>
    <w:p w14:paraId="6F57A468" w14:textId="77777777" w:rsidR="005F797C" w:rsidRDefault="005F797C" w:rsidP="00CE4790">
      <w:pPr>
        <w:jc w:val="center"/>
        <w:rPr>
          <w:rFonts w:eastAsiaTheme="majorEastAsia"/>
        </w:rPr>
      </w:pPr>
    </w:p>
    <w:p w14:paraId="104B1096" w14:textId="3FB5B3E4" w:rsidR="005F797C" w:rsidRDefault="004254D0" w:rsidP="00CE4790">
      <w:pPr>
        <w:jc w:val="center"/>
        <w:rPr>
          <w:rFonts w:eastAsiaTheme="majorEastAsia"/>
        </w:rPr>
      </w:pPr>
      <w:r>
        <w:rPr>
          <w:rFonts w:eastAsiaTheme="majorEastAsia"/>
          <w:noProof/>
        </w:rPr>
        <w:drawing>
          <wp:inline distT="0" distB="0" distL="0" distR="0" wp14:anchorId="5BF81512" wp14:editId="31D47C6A">
            <wp:extent cx="5000625" cy="36766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00625" cy="3676650"/>
                    </a:xfrm>
                    <a:prstGeom prst="rect">
                      <a:avLst/>
                    </a:prstGeom>
                    <a:noFill/>
                    <a:ln>
                      <a:noFill/>
                    </a:ln>
                  </pic:spPr>
                </pic:pic>
              </a:graphicData>
            </a:graphic>
          </wp:inline>
        </w:drawing>
      </w:r>
    </w:p>
    <w:p w14:paraId="17703977" w14:textId="77777777" w:rsidR="00E11316" w:rsidRDefault="00E11316" w:rsidP="00CE4790">
      <w:pPr>
        <w:jc w:val="center"/>
        <w:rPr>
          <w:rFonts w:eastAsiaTheme="majorEastAsia"/>
        </w:rPr>
      </w:pPr>
    </w:p>
    <w:p w14:paraId="48027F02" w14:textId="2C5BFE13" w:rsidR="00E11316" w:rsidRDefault="0001629D" w:rsidP="00D70163">
      <w:pPr>
        <w:pStyle w:val="Figuras"/>
        <w:rPr>
          <w:rFonts w:eastAsiaTheme="majorEastAsia"/>
        </w:rPr>
      </w:pPr>
      <w:bookmarkStart w:id="70" w:name="_Toc189756019"/>
      <w:r>
        <w:rPr>
          <w:rFonts w:eastAsiaTheme="majorEastAsia"/>
        </w:rPr>
        <w:t>Figura 6</w:t>
      </w:r>
      <w:r w:rsidR="00E11316">
        <w:rPr>
          <w:rFonts w:eastAsiaTheme="majorEastAsia"/>
        </w:rPr>
        <w:t xml:space="preserve">: Grafico de dispersión de </w:t>
      </w:r>
      <w:r w:rsidR="004254D0" w:rsidRPr="004254D0">
        <w:rPr>
          <w:rFonts w:eastAsiaTheme="majorEastAsia"/>
        </w:rPr>
        <w:t>Número de vistas de página</w:t>
      </w:r>
      <w:r w:rsidR="004254D0">
        <w:rPr>
          <w:rFonts w:eastAsiaTheme="majorEastAsia"/>
        </w:rPr>
        <w:t xml:space="preserve"> y Usuarios nuevos del </w:t>
      </w:r>
      <w:proofErr w:type="spellStart"/>
      <w:r w:rsidR="00E11316" w:rsidRPr="00E64D8C">
        <w:rPr>
          <w:rFonts w:eastAsiaTheme="majorEastAsia"/>
          <w:i/>
        </w:rPr>
        <w:t>dataframe</w:t>
      </w:r>
      <w:proofErr w:type="spellEnd"/>
      <w:r w:rsidR="00E11316">
        <w:rPr>
          <w:rFonts w:eastAsiaTheme="majorEastAsia"/>
        </w:rPr>
        <w:t xml:space="preserve"> de </w:t>
      </w:r>
      <w:r w:rsidR="009C1EFE">
        <w:rPr>
          <w:rFonts w:eastAsiaTheme="majorEastAsia"/>
        </w:rPr>
        <w:t xml:space="preserve">TUM </w:t>
      </w:r>
      <w:proofErr w:type="spellStart"/>
      <w:r w:rsidR="00E11316">
        <w:rPr>
          <w:rFonts w:eastAsiaTheme="majorEastAsia"/>
        </w:rPr>
        <w:t>Transmedia</w:t>
      </w:r>
      <w:proofErr w:type="spellEnd"/>
      <w:r w:rsidR="00E11316">
        <w:rPr>
          <w:rFonts w:eastAsiaTheme="majorEastAsia"/>
        </w:rPr>
        <w:t>.</w:t>
      </w:r>
      <w:bookmarkEnd w:id="70"/>
    </w:p>
    <w:p w14:paraId="2D5CF065" w14:textId="7773D5AB" w:rsidR="004254D0" w:rsidRDefault="004254D0" w:rsidP="00E11316">
      <w:pPr>
        <w:jc w:val="center"/>
        <w:rPr>
          <w:rFonts w:eastAsiaTheme="majorEastAsia"/>
        </w:rPr>
      </w:pPr>
      <w:r>
        <w:rPr>
          <w:rFonts w:eastAsiaTheme="majorEastAsia"/>
          <w:noProof/>
        </w:rPr>
        <w:lastRenderedPageBreak/>
        <w:drawing>
          <wp:inline distT="0" distB="0" distL="0" distR="0" wp14:anchorId="0E28885A" wp14:editId="43C1A8C1">
            <wp:extent cx="4933950" cy="36671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33950" cy="3667125"/>
                    </a:xfrm>
                    <a:prstGeom prst="rect">
                      <a:avLst/>
                    </a:prstGeom>
                    <a:noFill/>
                    <a:ln>
                      <a:noFill/>
                    </a:ln>
                  </pic:spPr>
                </pic:pic>
              </a:graphicData>
            </a:graphic>
          </wp:inline>
        </w:drawing>
      </w:r>
    </w:p>
    <w:p w14:paraId="47594D97" w14:textId="0026FAF5" w:rsidR="00E11316" w:rsidRDefault="0001629D" w:rsidP="0064646C">
      <w:pPr>
        <w:pStyle w:val="Figuras"/>
        <w:rPr>
          <w:rFonts w:eastAsiaTheme="majorEastAsia"/>
        </w:rPr>
      </w:pPr>
      <w:bookmarkStart w:id="71" w:name="_Toc189756020"/>
      <w:r>
        <w:rPr>
          <w:rFonts w:eastAsiaTheme="majorEastAsia"/>
        </w:rPr>
        <w:t>Figura 7</w:t>
      </w:r>
      <w:r w:rsidR="004254D0">
        <w:rPr>
          <w:rFonts w:eastAsiaTheme="majorEastAsia"/>
        </w:rPr>
        <w:t xml:space="preserve">: Grafico de dispersión de </w:t>
      </w:r>
      <w:r w:rsidR="004254D0" w:rsidRPr="004254D0">
        <w:rPr>
          <w:rFonts w:eastAsiaTheme="majorEastAsia"/>
        </w:rPr>
        <w:t>Número de vistas de página</w:t>
      </w:r>
      <w:r w:rsidR="004254D0">
        <w:rPr>
          <w:rFonts w:eastAsiaTheme="majorEastAsia"/>
        </w:rPr>
        <w:t xml:space="preserve"> y Sesiones del </w:t>
      </w:r>
      <w:proofErr w:type="spellStart"/>
      <w:r w:rsidR="004254D0" w:rsidRPr="00E64D8C">
        <w:rPr>
          <w:rFonts w:eastAsiaTheme="majorEastAsia"/>
          <w:i/>
        </w:rPr>
        <w:t>dataframe</w:t>
      </w:r>
      <w:proofErr w:type="spellEnd"/>
      <w:r w:rsidR="004254D0">
        <w:rPr>
          <w:rFonts w:eastAsiaTheme="majorEastAsia"/>
        </w:rPr>
        <w:t xml:space="preserve"> de </w:t>
      </w:r>
      <w:r w:rsidR="009C1EFE">
        <w:rPr>
          <w:rFonts w:eastAsiaTheme="majorEastAsia"/>
        </w:rPr>
        <w:t xml:space="preserve">TUM </w:t>
      </w:r>
      <w:proofErr w:type="spellStart"/>
      <w:r w:rsidR="004254D0">
        <w:rPr>
          <w:rFonts w:eastAsiaTheme="majorEastAsia"/>
        </w:rPr>
        <w:t>Tr</w:t>
      </w:r>
      <w:r w:rsidR="00313D52">
        <w:rPr>
          <w:rFonts w:eastAsiaTheme="majorEastAsia"/>
        </w:rPr>
        <w:t>ansmedia</w:t>
      </w:r>
      <w:proofErr w:type="spellEnd"/>
      <w:r w:rsidR="004254D0">
        <w:rPr>
          <w:rFonts w:eastAsiaTheme="majorEastAsia"/>
        </w:rPr>
        <w:t>.</w:t>
      </w:r>
      <w:bookmarkEnd w:id="71"/>
    </w:p>
    <w:p w14:paraId="5E2ED8BC" w14:textId="13367422" w:rsidR="00801FB7" w:rsidRDefault="004254D0" w:rsidP="00944D8C">
      <w:pPr>
        <w:jc w:val="both"/>
        <w:rPr>
          <w:rFonts w:eastAsiaTheme="majorEastAsia"/>
        </w:rPr>
      </w:pPr>
      <w:r>
        <w:rPr>
          <w:rFonts w:eastAsiaTheme="majorEastAsia"/>
        </w:rPr>
        <w:t xml:space="preserve">En los gráficos de dispersión mostrados en rojo aparecen los </w:t>
      </w:r>
      <w:proofErr w:type="spellStart"/>
      <w:r w:rsidRPr="00E64D8C">
        <w:rPr>
          <w:rFonts w:eastAsiaTheme="majorEastAsia"/>
          <w:i/>
        </w:rPr>
        <w:t>outliers</w:t>
      </w:r>
      <w:proofErr w:type="spellEnd"/>
      <w:r w:rsidR="00944D8C">
        <w:rPr>
          <w:rFonts w:eastAsiaTheme="majorEastAsia"/>
          <w:i/>
        </w:rPr>
        <w:t xml:space="preserve">, </w:t>
      </w:r>
      <w:r w:rsidR="00944D8C" w:rsidRPr="00944D8C">
        <w:rPr>
          <w:rFonts w:eastAsiaTheme="majorEastAsia"/>
        </w:rPr>
        <w:t xml:space="preserve">se puede ver </w:t>
      </w:r>
      <w:r>
        <w:rPr>
          <w:rFonts w:eastAsiaTheme="majorEastAsia"/>
        </w:rPr>
        <w:t xml:space="preserve"> </w:t>
      </w:r>
      <w:proofErr w:type="gramStart"/>
      <w:r>
        <w:rPr>
          <w:rFonts w:eastAsiaTheme="majorEastAsia"/>
        </w:rPr>
        <w:t xml:space="preserve">de </w:t>
      </w:r>
      <w:r w:rsidR="00944D8C">
        <w:rPr>
          <w:rFonts w:eastAsiaTheme="majorEastAsia"/>
        </w:rPr>
        <w:t>que</w:t>
      </w:r>
      <w:proofErr w:type="gramEnd"/>
      <w:r w:rsidR="00944D8C">
        <w:rPr>
          <w:rFonts w:eastAsiaTheme="majorEastAsia"/>
        </w:rPr>
        <w:t xml:space="preserve"> de esta </w:t>
      </w:r>
      <w:r>
        <w:rPr>
          <w:rFonts w:eastAsiaTheme="majorEastAsia"/>
        </w:rPr>
        <w:t xml:space="preserve">manera considero que el valor probado con los 7 vecinos más cercanos para el </w:t>
      </w:r>
      <w:r w:rsidR="00E64D8C">
        <w:rPr>
          <w:rFonts w:eastAsiaTheme="majorEastAsia"/>
        </w:rPr>
        <w:t>KNN</w:t>
      </w:r>
      <w:r>
        <w:rPr>
          <w:rFonts w:eastAsiaTheme="majorEastAsia"/>
        </w:rPr>
        <w:t xml:space="preserve"> es el correcto.</w:t>
      </w:r>
    </w:p>
    <w:p w14:paraId="2B11F6B9" w14:textId="77777777" w:rsidR="00801FB7" w:rsidRDefault="00801FB7">
      <w:pPr>
        <w:spacing w:before="0" w:after="160" w:line="259" w:lineRule="auto"/>
        <w:rPr>
          <w:rFonts w:eastAsiaTheme="majorEastAsia"/>
        </w:rPr>
      </w:pPr>
      <w:r>
        <w:rPr>
          <w:rFonts w:eastAsiaTheme="majorEastAsia"/>
        </w:rPr>
        <w:br w:type="page"/>
      </w:r>
    </w:p>
    <w:p w14:paraId="03F60446" w14:textId="1DB670E6" w:rsidR="004254D0" w:rsidRDefault="004254D0" w:rsidP="004254D0">
      <w:pPr>
        <w:rPr>
          <w:rFonts w:eastAsiaTheme="majorEastAsia"/>
        </w:rPr>
      </w:pPr>
      <w:r>
        <w:rPr>
          <w:rFonts w:eastAsiaTheme="majorEastAsia"/>
          <w:noProof/>
        </w:rPr>
        <w:lastRenderedPageBreak/>
        <w:drawing>
          <wp:inline distT="0" distB="0" distL="0" distR="0" wp14:anchorId="44A0AA6E" wp14:editId="5A2377C4">
            <wp:extent cx="4857750" cy="34671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57750" cy="3467100"/>
                    </a:xfrm>
                    <a:prstGeom prst="rect">
                      <a:avLst/>
                    </a:prstGeom>
                    <a:noFill/>
                    <a:ln>
                      <a:noFill/>
                    </a:ln>
                  </pic:spPr>
                </pic:pic>
              </a:graphicData>
            </a:graphic>
          </wp:inline>
        </w:drawing>
      </w:r>
    </w:p>
    <w:p w14:paraId="3D3A0787" w14:textId="13F1EF60" w:rsidR="004254D0" w:rsidRDefault="004254D0" w:rsidP="004254D0">
      <w:pPr>
        <w:rPr>
          <w:rFonts w:eastAsiaTheme="majorEastAsia"/>
        </w:rPr>
      </w:pPr>
      <w:r>
        <w:rPr>
          <w:rFonts w:eastAsiaTheme="majorEastAsia"/>
        </w:rPr>
        <w:tab/>
      </w:r>
    </w:p>
    <w:p w14:paraId="1476E703" w14:textId="3B5A3F1C" w:rsidR="004254D0" w:rsidRDefault="004254D0" w:rsidP="0064646C">
      <w:pPr>
        <w:pStyle w:val="Figuras"/>
        <w:rPr>
          <w:rFonts w:eastAsiaTheme="majorEastAsia"/>
        </w:rPr>
      </w:pPr>
      <w:bookmarkStart w:id="72" w:name="_Toc189756021"/>
      <w:r>
        <w:rPr>
          <w:rFonts w:eastAsiaTheme="majorEastAsia"/>
        </w:rPr>
        <w:t xml:space="preserve">Figura </w:t>
      </w:r>
      <w:r w:rsidR="0001629D">
        <w:rPr>
          <w:rFonts w:eastAsiaTheme="majorEastAsia"/>
        </w:rPr>
        <w:t>8</w:t>
      </w:r>
      <w:r>
        <w:rPr>
          <w:rFonts w:eastAsiaTheme="majorEastAsia"/>
        </w:rPr>
        <w:t xml:space="preserve">: Distancia Promedio de los 7 Vecinos más cercanos para cada fila del </w:t>
      </w:r>
      <w:proofErr w:type="spellStart"/>
      <w:r w:rsidRPr="00E64D8C">
        <w:rPr>
          <w:rFonts w:eastAsiaTheme="majorEastAsia"/>
          <w:i/>
        </w:rPr>
        <w:t>datafra</w:t>
      </w:r>
      <w:r w:rsidR="00313D52" w:rsidRPr="00E64D8C">
        <w:rPr>
          <w:rFonts w:eastAsiaTheme="majorEastAsia"/>
          <w:i/>
        </w:rPr>
        <w:t>me</w:t>
      </w:r>
      <w:proofErr w:type="spellEnd"/>
      <w:r w:rsidR="00313D52">
        <w:rPr>
          <w:rFonts w:eastAsiaTheme="majorEastAsia"/>
        </w:rPr>
        <w:t xml:space="preserve"> de Editorial Universitaria</w:t>
      </w:r>
      <w:r>
        <w:rPr>
          <w:rFonts w:eastAsiaTheme="majorEastAsia"/>
        </w:rPr>
        <w:t>.</w:t>
      </w:r>
      <w:bookmarkEnd w:id="72"/>
    </w:p>
    <w:p w14:paraId="34224F2F" w14:textId="77777777" w:rsidR="004254D0" w:rsidRDefault="004254D0" w:rsidP="004254D0">
      <w:pPr>
        <w:jc w:val="center"/>
        <w:rPr>
          <w:rFonts w:eastAsiaTheme="majorEastAsia"/>
        </w:rPr>
      </w:pPr>
    </w:p>
    <w:p w14:paraId="234483C2" w14:textId="1221E0FC" w:rsidR="004254D0" w:rsidRDefault="00A1156C" w:rsidP="004254D0">
      <w:pPr>
        <w:rPr>
          <w:rFonts w:eastAsiaTheme="majorEastAsia"/>
        </w:rPr>
      </w:pPr>
      <w:r>
        <w:rPr>
          <w:rFonts w:eastAsiaTheme="majorEastAsia"/>
        </w:rPr>
        <w:t>Se tomaron como</w:t>
      </w:r>
      <w:r w:rsidR="004254D0">
        <w:rPr>
          <w:rFonts w:eastAsiaTheme="majorEastAsia"/>
        </w:rPr>
        <w:t xml:space="preserve"> </w:t>
      </w:r>
      <w:proofErr w:type="spellStart"/>
      <w:r w:rsidR="004254D0" w:rsidRPr="00E64D8C">
        <w:rPr>
          <w:rFonts w:eastAsiaTheme="majorEastAsia"/>
          <w:i/>
        </w:rPr>
        <w:t>Outliers</w:t>
      </w:r>
      <w:proofErr w:type="spellEnd"/>
      <w:r w:rsidR="004254D0">
        <w:rPr>
          <w:rFonts w:eastAsiaTheme="majorEastAsia"/>
        </w:rPr>
        <w:t xml:space="preserve"> de Editorial Universitaria a partir de una distancia 500</w:t>
      </w:r>
      <w:r>
        <w:rPr>
          <w:rFonts w:eastAsiaTheme="majorEastAsia"/>
        </w:rPr>
        <w:t xml:space="preserve"> mayor que 500</w:t>
      </w:r>
      <w:r w:rsidR="004254D0">
        <w:rPr>
          <w:rFonts w:eastAsiaTheme="majorEastAsia"/>
        </w:rPr>
        <w:t xml:space="preserve"> de media de sus 7 vecinos más cercanos.</w:t>
      </w:r>
    </w:p>
    <w:p w14:paraId="59276634" w14:textId="77777777" w:rsidR="004254D0" w:rsidRDefault="004254D0" w:rsidP="004254D0">
      <w:pPr>
        <w:rPr>
          <w:rFonts w:eastAsiaTheme="majorEastAsia"/>
        </w:rPr>
      </w:pPr>
    </w:p>
    <w:p w14:paraId="38C0DF6A" w14:textId="114F9B8A" w:rsidR="00A1156C" w:rsidRDefault="00A1156C" w:rsidP="004254D0">
      <w:pPr>
        <w:rPr>
          <w:rFonts w:eastAsiaTheme="majorEastAsia"/>
        </w:rPr>
      </w:pPr>
      <w:r>
        <w:rPr>
          <w:rFonts w:eastAsiaTheme="majorEastAsia"/>
          <w:noProof/>
        </w:rPr>
        <w:lastRenderedPageBreak/>
        <w:drawing>
          <wp:inline distT="0" distB="0" distL="0" distR="0" wp14:anchorId="78973871" wp14:editId="25FA605D">
            <wp:extent cx="4857750" cy="36957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57750" cy="3695700"/>
                    </a:xfrm>
                    <a:prstGeom prst="rect">
                      <a:avLst/>
                    </a:prstGeom>
                    <a:noFill/>
                    <a:ln>
                      <a:noFill/>
                    </a:ln>
                  </pic:spPr>
                </pic:pic>
              </a:graphicData>
            </a:graphic>
          </wp:inline>
        </w:drawing>
      </w:r>
    </w:p>
    <w:p w14:paraId="5E9CB314" w14:textId="6B7F6F32" w:rsidR="00D024A0" w:rsidRDefault="00A1156C" w:rsidP="0064646C">
      <w:pPr>
        <w:pStyle w:val="Figuras"/>
        <w:rPr>
          <w:rFonts w:eastAsiaTheme="majorEastAsia"/>
        </w:rPr>
      </w:pPr>
      <w:bookmarkStart w:id="73" w:name="_Toc189756022"/>
      <w:r>
        <w:rPr>
          <w:rFonts w:eastAsiaTheme="majorEastAsia"/>
        </w:rPr>
        <w:t xml:space="preserve">Figura </w:t>
      </w:r>
      <w:r w:rsidR="0001629D">
        <w:rPr>
          <w:rFonts w:eastAsiaTheme="majorEastAsia"/>
        </w:rPr>
        <w:t>9</w:t>
      </w:r>
      <w:r>
        <w:rPr>
          <w:rFonts w:eastAsiaTheme="majorEastAsia"/>
        </w:rPr>
        <w:t xml:space="preserve">: Grafico de dispersión de </w:t>
      </w:r>
      <w:r w:rsidRPr="004254D0">
        <w:rPr>
          <w:rFonts w:eastAsiaTheme="majorEastAsia"/>
        </w:rPr>
        <w:t>Número de vistas de página</w:t>
      </w:r>
      <w:r>
        <w:rPr>
          <w:rFonts w:eastAsiaTheme="majorEastAsia"/>
        </w:rPr>
        <w:t xml:space="preserve"> y Sesiones del </w:t>
      </w:r>
      <w:proofErr w:type="spellStart"/>
      <w:r w:rsidRPr="00E64D8C">
        <w:rPr>
          <w:rFonts w:eastAsiaTheme="majorEastAsia"/>
          <w:i/>
        </w:rPr>
        <w:t>datafra</w:t>
      </w:r>
      <w:r w:rsidR="00313D52" w:rsidRPr="00E64D8C">
        <w:rPr>
          <w:rFonts w:eastAsiaTheme="majorEastAsia"/>
          <w:i/>
        </w:rPr>
        <w:t>me</w:t>
      </w:r>
      <w:proofErr w:type="spellEnd"/>
      <w:r w:rsidR="00313D52">
        <w:rPr>
          <w:rFonts w:eastAsiaTheme="majorEastAsia"/>
        </w:rPr>
        <w:t xml:space="preserve"> de Editorial Universitaria</w:t>
      </w:r>
      <w:r>
        <w:rPr>
          <w:rFonts w:eastAsiaTheme="majorEastAsia"/>
        </w:rPr>
        <w:t>.</w:t>
      </w:r>
      <w:bookmarkEnd w:id="73"/>
    </w:p>
    <w:p w14:paraId="14ACC368" w14:textId="6EBD93E4" w:rsidR="00D024A0" w:rsidRDefault="00D024A0" w:rsidP="00D024A0">
      <w:pPr>
        <w:spacing w:before="0" w:after="160" w:line="259" w:lineRule="auto"/>
        <w:rPr>
          <w:rFonts w:eastAsiaTheme="majorEastAsia"/>
        </w:rPr>
      </w:pPr>
      <w:r>
        <w:rPr>
          <w:rFonts w:eastAsiaTheme="majorEastAsia"/>
        </w:rPr>
        <w:br w:type="page"/>
      </w:r>
      <w:r w:rsidR="00A1156C">
        <w:rPr>
          <w:rFonts w:eastAsiaTheme="majorEastAsia"/>
          <w:noProof/>
        </w:rPr>
        <w:lastRenderedPageBreak/>
        <w:drawing>
          <wp:inline distT="0" distB="0" distL="0" distR="0" wp14:anchorId="4E9D1F02" wp14:editId="7F948987">
            <wp:extent cx="5048250" cy="3689105"/>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53503" cy="3692943"/>
                    </a:xfrm>
                    <a:prstGeom prst="rect">
                      <a:avLst/>
                    </a:prstGeom>
                    <a:noFill/>
                    <a:ln>
                      <a:noFill/>
                    </a:ln>
                  </pic:spPr>
                </pic:pic>
              </a:graphicData>
            </a:graphic>
          </wp:inline>
        </w:drawing>
      </w:r>
    </w:p>
    <w:p w14:paraId="67C5C173" w14:textId="77777777" w:rsidR="00D024A0" w:rsidRDefault="00D024A0" w:rsidP="00D024A0">
      <w:pPr>
        <w:spacing w:before="0" w:after="160" w:line="259" w:lineRule="auto"/>
        <w:rPr>
          <w:rFonts w:eastAsiaTheme="majorEastAsia"/>
        </w:rPr>
      </w:pPr>
    </w:p>
    <w:p w14:paraId="3C1DA54A" w14:textId="42D133D0" w:rsidR="002E7AFC" w:rsidRDefault="00A1156C" w:rsidP="00D024A0">
      <w:pPr>
        <w:pStyle w:val="Figuras"/>
        <w:rPr>
          <w:rStyle w:val="FigurasCar"/>
          <w:rFonts w:eastAsiaTheme="majorEastAsia"/>
        </w:rPr>
      </w:pPr>
      <w:bookmarkStart w:id="74" w:name="_Toc189756023"/>
      <w:r w:rsidRPr="00AA13FD">
        <w:rPr>
          <w:rFonts w:eastAsiaTheme="majorEastAsia"/>
        </w:rPr>
        <w:t xml:space="preserve">Figura </w:t>
      </w:r>
      <w:r w:rsidR="0001629D" w:rsidRPr="00AA13FD">
        <w:rPr>
          <w:rFonts w:eastAsiaTheme="majorEastAsia"/>
        </w:rPr>
        <w:t>10</w:t>
      </w:r>
      <w:r w:rsidRPr="00AA13FD">
        <w:rPr>
          <w:rFonts w:eastAsiaTheme="majorEastAsia"/>
        </w:rPr>
        <w:t>: Gr</w:t>
      </w:r>
      <w:r w:rsidR="008A4F4C" w:rsidRPr="00AA13FD">
        <w:rPr>
          <w:rFonts w:eastAsiaTheme="majorEastAsia"/>
        </w:rPr>
        <w:t>á</w:t>
      </w:r>
      <w:r w:rsidRPr="00AA13FD">
        <w:rPr>
          <w:rFonts w:eastAsiaTheme="majorEastAsia"/>
        </w:rPr>
        <w:t xml:space="preserve">fico de dispersión de Número de vistas de página y Usuarios nuevos del </w:t>
      </w:r>
      <w:proofErr w:type="spellStart"/>
      <w:r w:rsidRPr="00AA13FD">
        <w:rPr>
          <w:rFonts w:eastAsiaTheme="majorEastAsia"/>
        </w:rPr>
        <w:t>datafram</w:t>
      </w:r>
      <w:r w:rsidR="00313D52" w:rsidRPr="00AA13FD">
        <w:rPr>
          <w:rFonts w:eastAsiaTheme="majorEastAsia"/>
        </w:rPr>
        <w:t>e</w:t>
      </w:r>
      <w:proofErr w:type="spellEnd"/>
      <w:r w:rsidR="00313D52" w:rsidRPr="00AA13FD">
        <w:rPr>
          <w:rFonts w:eastAsiaTheme="majorEastAsia"/>
        </w:rPr>
        <w:t xml:space="preserve"> de Editorial Universitaria</w:t>
      </w:r>
      <w:r w:rsidRPr="00AA13FD">
        <w:rPr>
          <w:rFonts w:eastAsiaTheme="majorEastAsia"/>
        </w:rPr>
        <w:t>.</w:t>
      </w:r>
      <w:bookmarkEnd w:id="74"/>
    </w:p>
    <w:p w14:paraId="01AD8132" w14:textId="77777777" w:rsidR="002E7AFC" w:rsidRDefault="002E7AFC" w:rsidP="002E7AFC">
      <w:pPr>
        <w:jc w:val="both"/>
        <w:rPr>
          <w:rFonts w:eastAsiaTheme="majorEastAsia"/>
        </w:rPr>
      </w:pPr>
      <w:r>
        <w:rPr>
          <w:rFonts w:eastAsiaTheme="majorEastAsia"/>
        </w:rPr>
        <w:t xml:space="preserve">Luego, se agregaron las columnas mediana de medianas de acuerdo al documento   </w:t>
      </w:r>
      <w:r>
        <w:rPr>
          <w:rFonts w:eastAsiaTheme="majorEastAsia"/>
        </w:rPr>
        <w:fldChar w:fldCharType="begin" w:fldLock="1"/>
      </w:r>
      <w:r>
        <w:rPr>
          <w:rFonts w:eastAsiaTheme="majorEastAsia"/>
        </w:rPr>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Pr>
          <w:rFonts w:eastAsiaTheme="majorEastAsia"/>
        </w:rPr>
        <w:fldChar w:fldCharType="separate"/>
      </w:r>
      <w:r w:rsidRPr="00A00433">
        <w:rPr>
          <w:rFonts w:eastAsiaTheme="majorEastAsia"/>
          <w:noProof/>
        </w:rPr>
        <w:t>[1]</w:t>
      </w:r>
      <w:r>
        <w:rPr>
          <w:rFonts w:eastAsiaTheme="majorEastAsia"/>
        </w:rPr>
        <w:fldChar w:fldCharType="end"/>
      </w:r>
      <w:r>
        <w:rPr>
          <w:rFonts w:eastAsiaTheme="majorEastAsia"/>
        </w:rPr>
        <w:t xml:space="preserve"> donde toman las medianas rodantes de</w:t>
      </w:r>
      <w:r w:rsidRPr="004C44FE">
        <w:t xml:space="preserve"> </w:t>
      </w:r>
      <w:r w:rsidRPr="004C44FE">
        <w:rPr>
          <w:rFonts w:eastAsiaTheme="majorEastAsia"/>
        </w:rPr>
        <w:t>6, 12, 18, 30, 48, 78, 126, 203, 329</w:t>
      </w:r>
      <w:r>
        <w:rPr>
          <w:rFonts w:eastAsiaTheme="majorEastAsia"/>
        </w:rPr>
        <w:t xml:space="preserve"> días de la columna  </w:t>
      </w:r>
      <w:r>
        <w:t>N</w:t>
      </w:r>
      <w:r w:rsidRPr="0028002D">
        <w:t>úmero de vistas de página</w:t>
      </w:r>
      <w:r>
        <w:rPr>
          <w:rFonts w:eastAsiaTheme="majorEastAsia"/>
        </w:rPr>
        <w:t xml:space="preserve">  y de ahí se procede a calcular la mediana de medianas, según lo explicado en </w:t>
      </w:r>
      <w:r>
        <w:rPr>
          <w:rFonts w:eastAsiaTheme="majorEastAsia"/>
        </w:rPr>
        <w:fldChar w:fldCharType="begin" w:fldLock="1"/>
      </w:r>
      <w:r>
        <w:rPr>
          <w:rFonts w:eastAsiaTheme="majorEastAsia"/>
        </w:rPr>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Pr>
          <w:rFonts w:eastAsiaTheme="majorEastAsia"/>
        </w:rPr>
        <w:fldChar w:fldCharType="separate"/>
      </w:r>
      <w:r w:rsidRPr="00A00433">
        <w:rPr>
          <w:rFonts w:eastAsiaTheme="majorEastAsia"/>
          <w:noProof/>
        </w:rPr>
        <w:t>[1]</w:t>
      </w:r>
      <w:r>
        <w:rPr>
          <w:rFonts w:eastAsiaTheme="majorEastAsia"/>
        </w:rPr>
        <w:fldChar w:fldCharType="end"/>
      </w:r>
      <w:r>
        <w:rPr>
          <w:rFonts w:eastAsiaTheme="majorEastAsia"/>
        </w:rPr>
        <w:t>.</w:t>
      </w:r>
    </w:p>
    <w:p w14:paraId="78420383" w14:textId="77777777" w:rsidR="002E7AFC" w:rsidRDefault="002E7AFC" w:rsidP="002E7AFC">
      <w:pPr>
        <w:jc w:val="both"/>
        <w:rPr>
          <w:rFonts w:eastAsiaTheme="majorEastAsia"/>
        </w:rPr>
      </w:pPr>
    </w:p>
    <w:p w14:paraId="178D9E76" w14:textId="7348A564" w:rsidR="002E7AFC" w:rsidRDefault="002E7AFC" w:rsidP="002E7AFC">
      <w:pPr>
        <w:jc w:val="both"/>
        <w:rPr>
          <w:rFonts w:eastAsiaTheme="majorEastAsia"/>
        </w:rPr>
      </w:pPr>
      <w:r>
        <w:rPr>
          <w:rFonts w:eastAsiaTheme="majorEastAsia"/>
        </w:rPr>
        <w:t xml:space="preserve">También dado que en el código original </w:t>
      </w:r>
      <w:r>
        <w:rPr>
          <w:rFonts w:eastAsiaTheme="majorEastAsia"/>
        </w:rPr>
        <w:fldChar w:fldCharType="begin" w:fldLock="1"/>
      </w:r>
      <w:r w:rsidR="009D2820">
        <w:rPr>
          <w:rFonts w:eastAsiaTheme="majorEastAsia"/>
        </w:rPr>
        <w:instrText>ADDIN CSL_CITATION {"citationItems":[{"id":"ITEM-1","itemData":{"URL":"https://github.com/Arturus/kaggle-web-traffic","accessed":{"date-parts":[["2024","11","7"]]},"author":[{"dropping-particle":"","family":"Suilin","given":"Arthur","non-dropping-particle":"","parse-names":false,"suffix":""}],"id":"ITEM-1","issued":{"date-parts":[["0"]]},"title":"kaggle-web-traffic","type":"webpage"},"uris":["http://www.mendeley.com/documents/?uuid=189c7c7a-9649-4091-a65c-12a08a665b94"]}],"mendeley":{"formattedCitation":"[45]","plainTextFormattedCitation":"[45]","previouslyFormattedCitation":"[45]"},"properties":{"noteIndex":0},"schema":"https://github.com/citation-style-language/schema/raw/master/csl-citation.json"}</w:instrText>
      </w:r>
      <w:r>
        <w:rPr>
          <w:rFonts w:eastAsiaTheme="majorEastAsia"/>
        </w:rPr>
        <w:fldChar w:fldCharType="separate"/>
      </w:r>
      <w:r w:rsidR="009D2820" w:rsidRPr="009D2820">
        <w:rPr>
          <w:rFonts w:eastAsiaTheme="majorEastAsia"/>
          <w:noProof/>
        </w:rPr>
        <w:t>[45]</w:t>
      </w:r>
      <w:r>
        <w:rPr>
          <w:rFonts w:eastAsiaTheme="majorEastAsia"/>
        </w:rPr>
        <w:fldChar w:fldCharType="end"/>
      </w:r>
      <w:r>
        <w:rPr>
          <w:rFonts w:eastAsiaTheme="majorEastAsia"/>
        </w:rPr>
        <w:t xml:space="preserve"> agregaba valores rezagados, es decir valores anteriores los agregaba como columnas, entonces se agregaron valores de la columna a predecir </w:t>
      </w:r>
      <w:r>
        <w:t>N</w:t>
      </w:r>
      <w:r w:rsidRPr="0028002D">
        <w:t>úmero de vistas de página</w:t>
      </w:r>
      <w:r>
        <w:t xml:space="preserve">, se agregaron </w:t>
      </w:r>
      <w:r>
        <w:rPr>
          <w:rFonts w:eastAsiaTheme="majorEastAsia"/>
        </w:rPr>
        <w:t>valores rezagados de 3, 6</w:t>
      </w:r>
      <w:r w:rsidRPr="00D55BD5">
        <w:rPr>
          <w:rFonts w:eastAsiaTheme="majorEastAsia"/>
        </w:rPr>
        <w:t>, 9</w:t>
      </w:r>
      <w:r>
        <w:rPr>
          <w:rFonts w:eastAsiaTheme="majorEastAsia"/>
        </w:rPr>
        <w:t>,12 meses como las columnas:</w:t>
      </w:r>
    </w:p>
    <w:p w14:paraId="2F04C9FE" w14:textId="77777777" w:rsidR="002E7AFC" w:rsidRDefault="002E7AFC" w:rsidP="002E7AFC">
      <w:pPr>
        <w:rPr>
          <w:rFonts w:eastAsiaTheme="majorEastAsia"/>
        </w:rPr>
      </w:pPr>
      <w:r>
        <w:rPr>
          <w:rFonts w:eastAsiaTheme="majorEastAsia"/>
        </w:rPr>
        <w:tab/>
      </w:r>
      <w:r w:rsidRPr="00D55BD5">
        <w:rPr>
          <w:rFonts w:eastAsiaTheme="majorEastAsia"/>
        </w:rPr>
        <w:t>lag_90</w:t>
      </w:r>
      <w:r>
        <w:rPr>
          <w:rFonts w:eastAsiaTheme="majorEastAsia"/>
        </w:rPr>
        <w:t xml:space="preserve">, </w:t>
      </w:r>
      <w:r w:rsidRPr="00D55BD5">
        <w:rPr>
          <w:rFonts w:eastAsiaTheme="majorEastAsia"/>
        </w:rPr>
        <w:t>lag_180</w:t>
      </w:r>
      <w:r>
        <w:rPr>
          <w:rFonts w:eastAsiaTheme="majorEastAsia"/>
        </w:rPr>
        <w:t xml:space="preserve">, </w:t>
      </w:r>
      <w:r w:rsidRPr="00D55BD5">
        <w:rPr>
          <w:rFonts w:eastAsiaTheme="majorEastAsia"/>
        </w:rPr>
        <w:t>lag_270</w:t>
      </w:r>
      <w:r>
        <w:rPr>
          <w:rFonts w:eastAsiaTheme="majorEastAsia"/>
        </w:rPr>
        <w:t xml:space="preserve">, </w:t>
      </w:r>
      <w:r w:rsidRPr="00D55BD5">
        <w:rPr>
          <w:rFonts w:eastAsiaTheme="majorEastAsia"/>
        </w:rPr>
        <w:t>lag_360</w:t>
      </w:r>
    </w:p>
    <w:p w14:paraId="65C5E6CB" w14:textId="77777777" w:rsidR="002E7AFC" w:rsidRDefault="002E7AFC" w:rsidP="002E7AFC">
      <w:pPr>
        <w:spacing w:after="160" w:line="259" w:lineRule="auto"/>
        <w:rPr>
          <w:rFonts w:eastAsiaTheme="majorEastAsia"/>
        </w:rPr>
      </w:pPr>
      <w:r>
        <w:rPr>
          <w:rFonts w:eastAsiaTheme="majorEastAsia"/>
        </w:rPr>
        <w:br w:type="page"/>
      </w:r>
    </w:p>
    <w:p w14:paraId="7433EB8F" w14:textId="2C014CEE" w:rsidR="002E7AFC" w:rsidRDefault="002E7AFC" w:rsidP="002E7AFC">
      <w:pPr>
        <w:spacing w:after="160" w:line="259" w:lineRule="auto"/>
        <w:jc w:val="both"/>
        <w:rPr>
          <w:rFonts w:eastAsiaTheme="majorEastAsia"/>
        </w:rPr>
      </w:pPr>
      <w:r>
        <w:rPr>
          <w:rFonts w:eastAsiaTheme="majorEastAsia"/>
        </w:rPr>
        <w:lastRenderedPageBreak/>
        <w:t xml:space="preserve">Los nombres de las columnas vienen del inglés </w:t>
      </w:r>
      <w:proofErr w:type="spellStart"/>
      <w:r w:rsidRPr="002E7AFC">
        <w:rPr>
          <w:rFonts w:eastAsiaTheme="majorEastAsia"/>
          <w:i/>
        </w:rPr>
        <w:t>lag</w:t>
      </w:r>
      <w:proofErr w:type="spellEnd"/>
      <w:r>
        <w:rPr>
          <w:rFonts w:eastAsiaTheme="majorEastAsia"/>
        </w:rPr>
        <w:t xml:space="preserve"> que se utiliza para referirse al rezago, o también se puede traducir como retraso, el número en días correspondiente al mes de retraso tomando 1 mes como 30 días aplicando esa regla para hacer las columnas de valores retrasados. A continuación se procedió a </w:t>
      </w:r>
      <w:r w:rsidRPr="002E7AFC">
        <w:rPr>
          <w:rFonts w:eastAsiaTheme="majorEastAsia"/>
        </w:rPr>
        <w:t>confirmar</w:t>
      </w:r>
      <w:r>
        <w:rPr>
          <w:rFonts w:eastAsiaTheme="majorEastAsia"/>
        </w:rPr>
        <w:t xml:space="preserve"> la existencia de </w:t>
      </w:r>
      <w:proofErr w:type="spellStart"/>
      <w:r>
        <w:rPr>
          <w:rFonts w:eastAsiaTheme="majorEastAsia"/>
        </w:rPr>
        <w:t>NaN</w:t>
      </w:r>
      <w:proofErr w:type="spellEnd"/>
      <w:r>
        <w:rPr>
          <w:rFonts w:eastAsiaTheme="majorEastAsia"/>
        </w:rPr>
        <w:t xml:space="preserve"> (</w:t>
      </w:r>
      <w:proofErr w:type="spellStart"/>
      <w:r w:rsidRPr="00B87D66">
        <w:rPr>
          <w:rFonts w:eastAsiaTheme="majorEastAsia"/>
          <w:i/>
        </w:rPr>
        <w:t>Not</w:t>
      </w:r>
      <w:proofErr w:type="spellEnd"/>
      <w:r w:rsidRPr="00B87D66">
        <w:rPr>
          <w:rFonts w:eastAsiaTheme="majorEastAsia"/>
          <w:i/>
        </w:rPr>
        <w:t xml:space="preserve"> </w:t>
      </w:r>
      <w:proofErr w:type="spellStart"/>
      <w:r w:rsidRPr="00B87D66">
        <w:rPr>
          <w:rFonts w:eastAsiaTheme="majorEastAsia"/>
          <w:i/>
        </w:rPr>
        <w:t>an</w:t>
      </w:r>
      <w:proofErr w:type="spellEnd"/>
      <w:r w:rsidRPr="00B87D66">
        <w:rPr>
          <w:rFonts w:eastAsiaTheme="majorEastAsia"/>
          <w:i/>
        </w:rPr>
        <w:t xml:space="preserve"> </w:t>
      </w:r>
      <w:proofErr w:type="spellStart"/>
      <w:r w:rsidRPr="00B87D66">
        <w:rPr>
          <w:rFonts w:eastAsiaTheme="majorEastAsia"/>
          <w:i/>
        </w:rPr>
        <w:t>number</w:t>
      </w:r>
      <w:proofErr w:type="spellEnd"/>
      <w:r>
        <w:rPr>
          <w:rFonts w:eastAsiaTheme="majorEastAsia"/>
        </w:rPr>
        <w:t>) de las columnas de datos rezagados, y reemplazarlos por su promedio.</w:t>
      </w:r>
      <m:oMath>
        <m:r>
          <m:rPr>
            <m:sty m:val="p"/>
          </m:rPr>
          <w:rPr>
            <w:rFonts w:ascii="Cambria Math" w:hAnsi="Cambria Math"/>
          </w:rPr>
          <w:br/>
        </m:r>
      </m:oMath>
    </w:p>
    <w:p w14:paraId="06E0C9C9" w14:textId="77777777" w:rsidR="002E7AFC" w:rsidRDefault="002E7AFC" w:rsidP="002E7AFC">
      <w:pPr>
        <w:spacing w:after="160" w:line="259" w:lineRule="auto"/>
        <w:jc w:val="both"/>
        <w:rPr>
          <w:rFonts w:eastAsiaTheme="majorEastAsia"/>
        </w:rPr>
      </w:pPr>
      <w:r>
        <w:rPr>
          <w:rFonts w:eastAsiaTheme="majorEastAsia"/>
        </w:rPr>
        <w:t xml:space="preserve">Quedando como resultado del </w:t>
      </w:r>
      <w:proofErr w:type="spellStart"/>
      <w:r>
        <w:rPr>
          <w:rFonts w:eastAsiaTheme="majorEastAsia"/>
        </w:rPr>
        <w:t>preprocesado</w:t>
      </w:r>
      <w:proofErr w:type="spellEnd"/>
      <w:r>
        <w:rPr>
          <w:rFonts w:eastAsiaTheme="majorEastAsia"/>
        </w:rPr>
        <w:t xml:space="preserve"> las siguientes columnas de la </w:t>
      </w:r>
      <w:proofErr w:type="spellStart"/>
      <w:r>
        <w:rPr>
          <w:rFonts w:eastAsiaTheme="majorEastAsia"/>
        </w:rPr>
        <w:t>Television</w:t>
      </w:r>
      <w:proofErr w:type="spellEnd"/>
      <w:r>
        <w:rPr>
          <w:rFonts w:eastAsiaTheme="majorEastAsia"/>
        </w:rPr>
        <w:t xml:space="preserve"> Universitaria Misionera - TUM </w:t>
      </w:r>
      <w:proofErr w:type="spellStart"/>
      <w:r>
        <w:rPr>
          <w:rFonts w:eastAsiaTheme="majorEastAsia"/>
        </w:rPr>
        <w:t>transmedia</w:t>
      </w:r>
      <w:proofErr w:type="spellEnd"/>
      <w:r>
        <w:rPr>
          <w:rFonts w:eastAsiaTheme="majorEastAsia"/>
        </w:rPr>
        <w:t>, que fueron las mismas columnas que se  tomaron en cuenta para las otras páginas web de la institución.</w:t>
      </w:r>
    </w:p>
    <w:p w14:paraId="78A9C8CE" w14:textId="77777777" w:rsidR="002E7AFC" w:rsidRDefault="002E7AFC" w:rsidP="002E7AFC">
      <w:pPr>
        <w:rPr>
          <w:rFonts w:eastAsiaTheme="majorEastAsia"/>
        </w:rPr>
      </w:pPr>
    </w:p>
    <w:p w14:paraId="24898E29" w14:textId="77777777" w:rsidR="002E7AFC" w:rsidRDefault="002E7AFC" w:rsidP="002E7AFC">
      <w:pPr>
        <w:rPr>
          <w:rFonts w:eastAsiaTheme="majorEastAsia"/>
        </w:rPr>
      </w:pPr>
      <w:r>
        <w:rPr>
          <w:rFonts w:eastAsiaTheme="majorEastAsia"/>
        </w:rPr>
        <w:t xml:space="preserve">Listado de columnas del </w:t>
      </w:r>
      <w:proofErr w:type="spellStart"/>
      <w:r w:rsidRPr="00E64D8C">
        <w:rPr>
          <w:rFonts w:eastAsiaTheme="majorEastAsia"/>
          <w:i/>
        </w:rPr>
        <w:t>Dataframe</w:t>
      </w:r>
      <w:proofErr w:type="spellEnd"/>
      <w:r>
        <w:rPr>
          <w:rFonts w:eastAsiaTheme="majorEastAsia"/>
        </w:rPr>
        <w:t>:</w:t>
      </w:r>
    </w:p>
    <w:p w14:paraId="4C1F702B" w14:textId="77777777" w:rsidR="002E7AFC" w:rsidRDefault="002E7AFC" w:rsidP="002E7AFC">
      <w:pPr>
        <w:rPr>
          <w:rFonts w:eastAsiaTheme="majorEastAsia"/>
        </w:rPr>
      </w:pPr>
    </w:p>
    <w:p w14:paraId="6D1F0114" w14:textId="77777777" w:rsidR="002E7AFC" w:rsidRPr="000D0D9D" w:rsidRDefault="002E7AFC" w:rsidP="002E7AFC">
      <w:pPr>
        <w:rPr>
          <w:rFonts w:eastAsiaTheme="majorEastAsia"/>
        </w:rPr>
      </w:pPr>
      <w:r w:rsidRPr="000D0D9D">
        <w:rPr>
          <w:rFonts w:eastAsiaTheme="majorEastAsia"/>
        </w:rPr>
        <w:t>Número de vistas de página</w:t>
      </w:r>
      <w:r>
        <w:rPr>
          <w:rFonts w:eastAsiaTheme="majorEastAsia"/>
        </w:rPr>
        <w:t>,</w:t>
      </w:r>
      <w:r w:rsidRPr="000D0D9D">
        <w:rPr>
          <w:rFonts w:eastAsiaTheme="majorEastAsia"/>
        </w:rPr>
        <w:t xml:space="preserve"> </w:t>
      </w:r>
      <w:r>
        <w:rPr>
          <w:rFonts w:eastAsiaTheme="majorEastAsia"/>
        </w:rPr>
        <w:t xml:space="preserve"> </w:t>
      </w:r>
      <w:r w:rsidRPr="000D0D9D">
        <w:rPr>
          <w:rFonts w:eastAsiaTheme="majorEastAsia"/>
        </w:rPr>
        <w:t>Usuarios nuevos</w:t>
      </w:r>
      <w:r>
        <w:rPr>
          <w:rFonts w:eastAsiaTheme="majorEastAsia"/>
        </w:rPr>
        <w:t>,</w:t>
      </w:r>
      <w:r w:rsidRPr="000D0D9D">
        <w:rPr>
          <w:rFonts w:eastAsiaTheme="majorEastAsia"/>
        </w:rPr>
        <w:t xml:space="preserve"> </w:t>
      </w:r>
      <w:r>
        <w:rPr>
          <w:rFonts w:eastAsiaTheme="majorEastAsia"/>
        </w:rPr>
        <w:t xml:space="preserve"> </w:t>
      </w:r>
      <w:proofErr w:type="gramStart"/>
      <w:r w:rsidRPr="000D0D9D">
        <w:rPr>
          <w:rFonts w:eastAsiaTheme="majorEastAsia"/>
        </w:rPr>
        <w:t>Usuarios</w:t>
      </w:r>
      <w:r>
        <w:rPr>
          <w:rFonts w:eastAsiaTheme="majorEastAsia"/>
        </w:rPr>
        <w:t xml:space="preserve"> </w:t>
      </w:r>
      <w:r w:rsidRPr="000D0D9D">
        <w:rPr>
          <w:rFonts w:eastAsiaTheme="majorEastAsia"/>
        </w:rPr>
        <w:t>,</w:t>
      </w:r>
      <w:proofErr w:type="gramEnd"/>
    </w:p>
    <w:p w14:paraId="597945D7" w14:textId="77777777" w:rsidR="002E7AFC" w:rsidRPr="000D0D9D" w:rsidRDefault="002E7AFC" w:rsidP="002E7AFC">
      <w:pPr>
        <w:rPr>
          <w:rFonts w:eastAsiaTheme="majorEastAsia"/>
        </w:rPr>
      </w:pPr>
      <w:r w:rsidRPr="000D0D9D">
        <w:rPr>
          <w:rFonts w:eastAsiaTheme="majorEastAsia"/>
        </w:rPr>
        <w:t>Número de sesiones por usuario</w:t>
      </w:r>
      <w:r>
        <w:rPr>
          <w:rFonts w:eastAsiaTheme="majorEastAsia"/>
        </w:rPr>
        <w:t>,</w:t>
      </w:r>
      <w:r w:rsidRPr="000D0D9D">
        <w:rPr>
          <w:rFonts w:eastAsiaTheme="majorEastAsia"/>
        </w:rPr>
        <w:t xml:space="preserve"> </w:t>
      </w:r>
      <w:r>
        <w:rPr>
          <w:rFonts w:eastAsiaTheme="majorEastAsia"/>
        </w:rPr>
        <w:t xml:space="preserve"> </w:t>
      </w:r>
      <w:r w:rsidRPr="000D0D9D">
        <w:rPr>
          <w:rFonts w:eastAsiaTheme="majorEastAsia"/>
        </w:rPr>
        <w:t>Sesiones</w:t>
      </w:r>
      <w:r>
        <w:rPr>
          <w:rFonts w:eastAsiaTheme="majorEastAsia"/>
        </w:rPr>
        <w:t>,</w:t>
      </w:r>
      <w:r w:rsidRPr="000D0D9D">
        <w:rPr>
          <w:rFonts w:eastAsiaTheme="majorEastAsia"/>
        </w:rPr>
        <w:t xml:space="preserve"> </w:t>
      </w:r>
      <w:r>
        <w:rPr>
          <w:rFonts w:eastAsiaTheme="majorEastAsia"/>
        </w:rPr>
        <w:t xml:space="preserve"> </w:t>
      </w:r>
      <w:r w:rsidRPr="000D0D9D">
        <w:rPr>
          <w:rFonts w:eastAsiaTheme="majorEastAsia"/>
        </w:rPr>
        <w:t>Argentina</w:t>
      </w:r>
      <w:r>
        <w:rPr>
          <w:rFonts w:eastAsiaTheme="majorEastAsia"/>
        </w:rPr>
        <w:t>,</w:t>
      </w:r>
    </w:p>
    <w:p w14:paraId="1C792066" w14:textId="77777777" w:rsidR="002E7AFC" w:rsidRPr="000D0D9D" w:rsidRDefault="002E7AFC" w:rsidP="002E7AFC">
      <w:pPr>
        <w:rPr>
          <w:rFonts w:eastAsiaTheme="majorEastAsia"/>
        </w:rPr>
      </w:pPr>
      <w:r w:rsidRPr="000D0D9D">
        <w:rPr>
          <w:rFonts w:eastAsiaTheme="majorEastAsia"/>
        </w:rPr>
        <w:t xml:space="preserve">Otros </w:t>
      </w:r>
      <w:proofErr w:type="gramStart"/>
      <w:r w:rsidRPr="000D0D9D">
        <w:rPr>
          <w:rFonts w:eastAsiaTheme="majorEastAsia"/>
        </w:rPr>
        <w:t>Países ,</w:t>
      </w:r>
      <w:proofErr w:type="gramEnd"/>
      <w:r w:rsidRPr="000D0D9D">
        <w:rPr>
          <w:rFonts w:eastAsiaTheme="majorEastAsia"/>
        </w:rPr>
        <w:t xml:space="preserve">  </w:t>
      </w:r>
      <w:proofErr w:type="spellStart"/>
      <w:r w:rsidRPr="000D0D9D">
        <w:rPr>
          <w:rFonts w:eastAsiaTheme="majorEastAsia"/>
        </w:rPr>
        <w:t>mobile</w:t>
      </w:r>
      <w:proofErr w:type="spellEnd"/>
      <w:r w:rsidRPr="000D0D9D">
        <w:rPr>
          <w:rFonts w:eastAsiaTheme="majorEastAsia"/>
        </w:rPr>
        <w:t xml:space="preserve"> ,  desktop ,  </w:t>
      </w:r>
      <w:proofErr w:type="spellStart"/>
      <w:r w:rsidRPr="000D0D9D">
        <w:rPr>
          <w:rFonts w:eastAsiaTheme="majorEastAsia"/>
        </w:rPr>
        <w:t>tablet</w:t>
      </w:r>
      <w:proofErr w:type="spellEnd"/>
      <w:r w:rsidRPr="000D0D9D">
        <w:rPr>
          <w:rFonts w:eastAsiaTheme="majorEastAsia"/>
        </w:rPr>
        <w:t xml:space="preserve"> ,</w:t>
      </w:r>
    </w:p>
    <w:p w14:paraId="6DDCB3FB" w14:textId="77777777" w:rsidR="002E7AFC" w:rsidRPr="000D0D9D" w:rsidRDefault="002E7AFC" w:rsidP="002E7AFC">
      <w:pPr>
        <w:ind w:left="708" w:hanging="708"/>
        <w:rPr>
          <w:rFonts w:eastAsiaTheme="majorEastAsia"/>
        </w:rPr>
      </w:pPr>
      <w:r w:rsidRPr="000D0D9D">
        <w:rPr>
          <w:rFonts w:eastAsiaTheme="majorEastAsia"/>
        </w:rPr>
        <w:t>Categoría de dispositivo promedio</w:t>
      </w:r>
      <w:r>
        <w:rPr>
          <w:rFonts w:eastAsiaTheme="majorEastAsia"/>
        </w:rPr>
        <w:t>,</w:t>
      </w:r>
      <w:r w:rsidRPr="000D0D9D">
        <w:rPr>
          <w:rFonts w:eastAsiaTheme="majorEastAsia"/>
        </w:rPr>
        <w:t xml:space="preserve"> </w:t>
      </w:r>
      <w:r>
        <w:rPr>
          <w:rFonts w:eastAsiaTheme="majorEastAsia"/>
        </w:rPr>
        <w:t xml:space="preserve"> </w:t>
      </w:r>
      <w:r w:rsidRPr="000D0D9D">
        <w:rPr>
          <w:rFonts w:eastAsiaTheme="majorEastAsia"/>
        </w:rPr>
        <w:t xml:space="preserve">Categoría de dispositivo </w:t>
      </w:r>
      <w:proofErr w:type="spellStart"/>
      <w:proofErr w:type="gramStart"/>
      <w:r w:rsidRPr="000D0D9D">
        <w:rPr>
          <w:rFonts w:eastAsiaTheme="majorEastAsia"/>
        </w:rPr>
        <w:t>std</w:t>
      </w:r>
      <w:proofErr w:type="spellEnd"/>
      <w:r>
        <w:rPr>
          <w:rFonts w:eastAsiaTheme="majorEastAsia"/>
        </w:rPr>
        <w:t xml:space="preserve"> </w:t>
      </w:r>
      <w:r w:rsidRPr="000D0D9D">
        <w:rPr>
          <w:rFonts w:eastAsiaTheme="majorEastAsia"/>
        </w:rPr>
        <w:t>,</w:t>
      </w:r>
      <w:proofErr w:type="gramEnd"/>
    </w:p>
    <w:p w14:paraId="46F19699" w14:textId="77777777" w:rsidR="002E7AFC" w:rsidRPr="00EF1F9E" w:rsidRDefault="002E7AFC" w:rsidP="002E7AFC">
      <w:pPr>
        <w:rPr>
          <w:rFonts w:eastAsiaTheme="majorEastAsia"/>
          <w:lang w:val="en-US"/>
        </w:rPr>
      </w:pPr>
      <w:proofErr w:type="gramStart"/>
      <w:r w:rsidRPr="00EF1F9E">
        <w:rPr>
          <w:rFonts w:eastAsiaTheme="majorEastAsia"/>
          <w:lang w:val="en-US"/>
        </w:rPr>
        <w:t>Windows ,</w:t>
      </w:r>
      <w:proofErr w:type="gramEnd"/>
      <w:r w:rsidRPr="00EF1F9E">
        <w:rPr>
          <w:rFonts w:eastAsiaTheme="majorEastAsia"/>
          <w:lang w:val="en-US"/>
        </w:rPr>
        <w:t xml:space="preserve">  Android ,  Linux ,  Macintosh ,</w:t>
      </w:r>
    </w:p>
    <w:p w14:paraId="3D2B5382" w14:textId="77777777" w:rsidR="002E7AFC" w:rsidRPr="00EF1F9E" w:rsidRDefault="002E7AFC" w:rsidP="002E7AFC">
      <w:pPr>
        <w:rPr>
          <w:rFonts w:eastAsiaTheme="majorEastAsia"/>
          <w:lang w:val="en-US"/>
        </w:rPr>
      </w:pPr>
      <w:r w:rsidRPr="00EF1F9E">
        <w:rPr>
          <w:rFonts w:eastAsiaTheme="majorEastAsia"/>
          <w:lang w:val="en-US"/>
        </w:rPr>
        <w:t xml:space="preserve">Sistema </w:t>
      </w:r>
      <w:proofErr w:type="spellStart"/>
      <w:r w:rsidRPr="00EF1F9E">
        <w:rPr>
          <w:rFonts w:eastAsiaTheme="majorEastAsia"/>
          <w:lang w:val="en-US"/>
        </w:rPr>
        <w:t>operativo</w:t>
      </w:r>
      <w:proofErr w:type="spellEnd"/>
      <w:r w:rsidRPr="00EF1F9E">
        <w:rPr>
          <w:rFonts w:eastAsiaTheme="majorEastAsia"/>
          <w:lang w:val="en-US"/>
        </w:rPr>
        <w:t xml:space="preserve"> (not set</w:t>
      </w:r>
      <w:proofErr w:type="gramStart"/>
      <w:r w:rsidRPr="00EF1F9E">
        <w:rPr>
          <w:rFonts w:eastAsiaTheme="majorEastAsia"/>
          <w:lang w:val="en-US"/>
        </w:rPr>
        <w:t>) ,</w:t>
      </w:r>
      <w:proofErr w:type="gramEnd"/>
      <w:r w:rsidRPr="00EF1F9E">
        <w:rPr>
          <w:rFonts w:eastAsiaTheme="majorEastAsia"/>
          <w:lang w:val="en-US"/>
        </w:rPr>
        <w:t xml:space="preserve">  iOS ,  Windows Phone ,  Chrome OS ,</w:t>
      </w:r>
    </w:p>
    <w:p w14:paraId="422F7998" w14:textId="77777777" w:rsidR="002E7AFC" w:rsidRPr="000D0D9D" w:rsidRDefault="002E7AFC" w:rsidP="002E7AFC">
      <w:pPr>
        <w:rPr>
          <w:rFonts w:eastAsiaTheme="majorEastAsia"/>
        </w:rPr>
      </w:pPr>
      <w:proofErr w:type="spellStart"/>
      <w:proofErr w:type="gramStart"/>
      <w:r w:rsidRPr="000D0D9D">
        <w:rPr>
          <w:rFonts w:eastAsiaTheme="majorEastAsia"/>
        </w:rPr>
        <w:t>Tizen</w:t>
      </w:r>
      <w:proofErr w:type="spellEnd"/>
      <w:r>
        <w:rPr>
          <w:rFonts w:eastAsiaTheme="majorEastAsia"/>
        </w:rPr>
        <w:t xml:space="preserve"> </w:t>
      </w:r>
      <w:r w:rsidRPr="000D0D9D">
        <w:rPr>
          <w:rFonts w:eastAsiaTheme="majorEastAsia"/>
        </w:rPr>
        <w:t>,</w:t>
      </w:r>
      <w:proofErr w:type="gramEnd"/>
      <w:r w:rsidRPr="000D0D9D">
        <w:rPr>
          <w:rFonts w:eastAsiaTheme="majorEastAsia"/>
        </w:rPr>
        <w:t xml:space="preserve"> </w:t>
      </w:r>
      <w:r>
        <w:rPr>
          <w:rFonts w:eastAsiaTheme="majorEastAsia"/>
        </w:rPr>
        <w:t xml:space="preserve"> </w:t>
      </w:r>
      <w:r w:rsidRPr="000D0D9D">
        <w:rPr>
          <w:rFonts w:eastAsiaTheme="majorEastAsia"/>
        </w:rPr>
        <w:t>Sistema operativo promedio</w:t>
      </w:r>
      <w:r>
        <w:rPr>
          <w:rFonts w:eastAsiaTheme="majorEastAsia"/>
        </w:rPr>
        <w:t xml:space="preserve"> </w:t>
      </w:r>
      <w:r w:rsidRPr="000D0D9D">
        <w:rPr>
          <w:rFonts w:eastAsiaTheme="majorEastAsia"/>
        </w:rPr>
        <w:t xml:space="preserve">, </w:t>
      </w:r>
      <w:r>
        <w:rPr>
          <w:rFonts w:eastAsiaTheme="majorEastAsia"/>
        </w:rPr>
        <w:t xml:space="preserve"> </w:t>
      </w:r>
      <w:r w:rsidRPr="000D0D9D">
        <w:rPr>
          <w:rFonts w:eastAsiaTheme="majorEastAsia"/>
        </w:rPr>
        <w:t xml:space="preserve">Sistema operativo </w:t>
      </w:r>
      <w:proofErr w:type="spellStart"/>
      <w:r w:rsidRPr="000D0D9D">
        <w:rPr>
          <w:rFonts w:eastAsiaTheme="majorEastAsia"/>
        </w:rPr>
        <w:t>std</w:t>
      </w:r>
      <w:proofErr w:type="spellEnd"/>
      <w:r>
        <w:rPr>
          <w:rFonts w:eastAsiaTheme="majorEastAsia"/>
        </w:rPr>
        <w:t xml:space="preserve"> </w:t>
      </w:r>
      <w:r w:rsidRPr="000D0D9D">
        <w:rPr>
          <w:rFonts w:eastAsiaTheme="majorEastAsia"/>
        </w:rPr>
        <w:t>,</w:t>
      </w:r>
    </w:p>
    <w:p w14:paraId="32588E1E" w14:textId="77777777" w:rsidR="002E7AFC" w:rsidRPr="00EF1F9E" w:rsidRDefault="002E7AFC" w:rsidP="002E7AFC">
      <w:pPr>
        <w:rPr>
          <w:rFonts w:eastAsiaTheme="majorEastAsia"/>
          <w:lang w:val="en-US"/>
        </w:rPr>
      </w:pPr>
      <w:r w:rsidRPr="00EF1F9E">
        <w:rPr>
          <w:rFonts w:eastAsiaTheme="majorEastAsia"/>
          <w:lang w:val="en-US"/>
        </w:rPr>
        <w:t xml:space="preserve">Organic </w:t>
      </w:r>
      <w:proofErr w:type="gramStart"/>
      <w:r w:rsidRPr="00EF1F9E">
        <w:rPr>
          <w:rFonts w:eastAsiaTheme="majorEastAsia"/>
          <w:lang w:val="en-US"/>
        </w:rPr>
        <w:t>Search ,</w:t>
      </w:r>
      <w:proofErr w:type="gramEnd"/>
      <w:r w:rsidRPr="00EF1F9E">
        <w:rPr>
          <w:rFonts w:eastAsiaTheme="majorEastAsia"/>
          <w:lang w:val="en-US"/>
        </w:rPr>
        <w:t xml:space="preserve">  Social ,  Direct ,  Referral ,</w:t>
      </w:r>
    </w:p>
    <w:p w14:paraId="0A50DCD5" w14:textId="77777777" w:rsidR="002E7AFC" w:rsidRPr="000D0D9D" w:rsidRDefault="002E7AFC" w:rsidP="002E7AFC">
      <w:pPr>
        <w:rPr>
          <w:rFonts w:eastAsiaTheme="majorEastAsia"/>
        </w:rPr>
      </w:pPr>
      <w:r w:rsidRPr="000D0D9D">
        <w:rPr>
          <w:rFonts w:eastAsiaTheme="majorEastAsia"/>
        </w:rPr>
        <w:t xml:space="preserve">Agrupación de canales predeterminada </w:t>
      </w:r>
      <w:proofErr w:type="gramStart"/>
      <w:r w:rsidRPr="000D0D9D">
        <w:rPr>
          <w:rFonts w:eastAsiaTheme="majorEastAsia"/>
        </w:rPr>
        <w:t>promedio</w:t>
      </w:r>
      <w:r>
        <w:rPr>
          <w:rFonts w:eastAsiaTheme="majorEastAsia"/>
        </w:rPr>
        <w:t xml:space="preserve"> </w:t>
      </w:r>
      <w:r w:rsidRPr="000D0D9D">
        <w:rPr>
          <w:rFonts w:eastAsiaTheme="majorEastAsia"/>
        </w:rPr>
        <w:t>,</w:t>
      </w:r>
      <w:proofErr w:type="gramEnd"/>
    </w:p>
    <w:p w14:paraId="5B34993D" w14:textId="77777777" w:rsidR="002E7AFC" w:rsidRPr="000D0D9D" w:rsidRDefault="002E7AFC" w:rsidP="002E7AFC">
      <w:pPr>
        <w:rPr>
          <w:rFonts w:eastAsiaTheme="majorEastAsia"/>
        </w:rPr>
      </w:pPr>
      <w:r w:rsidRPr="000D0D9D">
        <w:rPr>
          <w:rFonts w:eastAsiaTheme="majorEastAsia"/>
        </w:rPr>
        <w:t xml:space="preserve">Agrupación de canales predeterminada </w:t>
      </w:r>
      <w:proofErr w:type="spellStart"/>
      <w:proofErr w:type="gramStart"/>
      <w:r w:rsidRPr="000D0D9D">
        <w:rPr>
          <w:rFonts w:eastAsiaTheme="majorEastAsia"/>
        </w:rPr>
        <w:t>std</w:t>
      </w:r>
      <w:proofErr w:type="spellEnd"/>
      <w:r>
        <w:rPr>
          <w:rFonts w:eastAsiaTheme="majorEastAsia"/>
        </w:rPr>
        <w:t xml:space="preserve"> </w:t>
      </w:r>
      <w:r w:rsidRPr="000D0D9D">
        <w:rPr>
          <w:rFonts w:eastAsiaTheme="majorEastAsia"/>
        </w:rPr>
        <w:t>,</w:t>
      </w:r>
      <w:proofErr w:type="gramEnd"/>
      <w:r w:rsidRPr="000D0D9D">
        <w:rPr>
          <w:rFonts w:eastAsiaTheme="majorEastAsia"/>
        </w:rPr>
        <w:t xml:space="preserve"> </w:t>
      </w:r>
      <w:r>
        <w:rPr>
          <w:rFonts w:eastAsiaTheme="majorEastAsia"/>
        </w:rPr>
        <w:t xml:space="preserve"> </w:t>
      </w:r>
      <w:proofErr w:type="spellStart"/>
      <w:r w:rsidRPr="000D0D9D">
        <w:rPr>
          <w:rFonts w:eastAsiaTheme="majorEastAsia"/>
        </w:rPr>
        <w:t>mediana_de_medianas</w:t>
      </w:r>
      <w:proofErr w:type="spellEnd"/>
      <w:r>
        <w:rPr>
          <w:rFonts w:eastAsiaTheme="majorEastAsia"/>
        </w:rPr>
        <w:t xml:space="preserve"> </w:t>
      </w:r>
      <w:r w:rsidRPr="000D0D9D">
        <w:rPr>
          <w:rFonts w:eastAsiaTheme="majorEastAsia"/>
        </w:rPr>
        <w:t>,</w:t>
      </w:r>
    </w:p>
    <w:p w14:paraId="0BE7AC67" w14:textId="77777777" w:rsidR="002E7AFC" w:rsidRPr="000D0D9D" w:rsidRDefault="002E7AFC" w:rsidP="002E7AFC">
      <w:pPr>
        <w:rPr>
          <w:rFonts w:eastAsiaTheme="majorEastAsia"/>
        </w:rPr>
      </w:pPr>
      <w:r>
        <w:rPr>
          <w:rFonts w:eastAsiaTheme="majorEastAsia"/>
        </w:rPr>
        <w:t>lag_90</w:t>
      </w:r>
      <w:proofErr w:type="gramStart"/>
      <w:r>
        <w:rPr>
          <w:rFonts w:eastAsiaTheme="majorEastAsia"/>
        </w:rPr>
        <w:t>,lag</w:t>
      </w:r>
      <w:proofErr w:type="gramEnd"/>
      <w:r>
        <w:rPr>
          <w:rFonts w:eastAsiaTheme="majorEastAsia"/>
        </w:rPr>
        <w:t>_180, lag_270, lag_360</w:t>
      </w:r>
      <w:r w:rsidRPr="000D0D9D">
        <w:rPr>
          <w:rFonts w:eastAsiaTheme="majorEastAsia"/>
        </w:rPr>
        <w:t xml:space="preserve">, </w:t>
      </w:r>
      <w:r>
        <w:rPr>
          <w:rFonts w:eastAsiaTheme="majorEastAsia"/>
        </w:rPr>
        <w:t xml:space="preserve"> </w:t>
      </w:r>
      <w:r w:rsidRPr="000D0D9D">
        <w:rPr>
          <w:rFonts w:eastAsiaTheme="majorEastAsia"/>
        </w:rPr>
        <w:t>mediana Dispositivos</w:t>
      </w:r>
      <w:r>
        <w:rPr>
          <w:rFonts w:eastAsiaTheme="majorEastAsia"/>
        </w:rPr>
        <w:t xml:space="preserve"> </w:t>
      </w:r>
      <w:r w:rsidRPr="000D0D9D">
        <w:rPr>
          <w:rFonts w:eastAsiaTheme="majorEastAsia"/>
        </w:rPr>
        <w:t>,</w:t>
      </w:r>
    </w:p>
    <w:p w14:paraId="51CDACD4" w14:textId="77777777" w:rsidR="002E7AFC" w:rsidRPr="000D0D9D" w:rsidRDefault="002E7AFC" w:rsidP="002E7AFC">
      <w:pPr>
        <w:rPr>
          <w:rFonts w:eastAsiaTheme="majorEastAsia"/>
        </w:rPr>
      </w:pPr>
      <w:proofErr w:type="gramStart"/>
      <w:r>
        <w:rPr>
          <w:rFonts w:eastAsiaTheme="majorEastAsia"/>
        </w:rPr>
        <w:t>mediana</w:t>
      </w:r>
      <w:proofErr w:type="gramEnd"/>
      <w:r>
        <w:rPr>
          <w:rFonts w:eastAsiaTheme="majorEastAsia"/>
        </w:rPr>
        <w:t xml:space="preserve"> Sistema operativo</w:t>
      </w:r>
      <w:r w:rsidRPr="000D0D9D">
        <w:rPr>
          <w:rFonts w:eastAsiaTheme="majorEastAsia"/>
        </w:rPr>
        <w:t>,</w:t>
      </w:r>
    </w:p>
    <w:p w14:paraId="5A6C30CF" w14:textId="77777777" w:rsidR="002E7AFC" w:rsidRDefault="002E7AFC" w:rsidP="002E7AFC">
      <w:pPr>
        <w:rPr>
          <w:rFonts w:eastAsiaTheme="majorEastAsia"/>
        </w:rPr>
      </w:pPr>
      <w:proofErr w:type="gramStart"/>
      <w:r w:rsidRPr="000D0D9D">
        <w:rPr>
          <w:rFonts w:eastAsiaTheme="majorEastAsia"/>
        </w:rPr>
        <w:t>mediana</w:t>
      </w:r>
      <w:proofErr w:type="gramEnd"/>
      <w:r w:rsidRPr="000D0D9D">
        <w:rPr>
          <w:rFonts w:eastAsiaTheme="majorEastAsia"/>
        </w:rPr>
        <w:t xml:space="preserve"> Agrupación de canales predeterminada</w:t>
      </w:r>
      <w:r>
        <w:rPr>
          <w:rFonts w:eastAsiaTheme="majorEastAsia"/>
        </w:rPr>
        <w:t>.</w:t>
      </w:r>
    </w:p>
    <w:p w14:paraId="03994F58" w14:textId="77777777" w:rsidR="002E7AFC" w:rsidRDefault="002E7AFC" w:rsidP="002E7AFC">
      <w:pPr>
        <w:rPr>
          <w:rFonts w:eastAsiaTheme="majorEastAsia"/>
        </w:rPr>
      </w:pPr>
    </w:p>
    <w:p w14:paraId="29B436F8" w14:textId="08481402" w:rsidR="002E7AFC" w:rsidRDefault="002E7AFC" w:rsidP="002E7AFC">
      <w:pPr>
        <w:rPr>
          <w:rStyle w:val="FigurasCar"/>
          <w:rFonts w:eastAsiaTheme="majorEastAsia"/>
        </w:rPr>
      </w:pPr>
      <w:r>
        <w:rPr>
          <w:rFonts w:eastAsiaTheme="majorEastAsia"/>
        </w:rPr>
        <w:t xml:space="preserve">Siendo un total de 37 columnas, por supuesto que desde </w:t>
      </w:r>
      <w:r w:rsidRPr="00E501A8">
        <w:rPr>
          <w:rFonts w:eastAsiaTheme="majorEastAsia"/>
          <w:i/>
        </w:rPr>
        <w:t xml:space="preserve">Google </w:t>
      </w:r>
      <w:proofErr w:type="spellStart"/>
      <w:r w:rsidRPr="00E501A8">
        <w:rPr>
          <w:rFonts w:eastAsiaTheme="majorEastAsia"/>
          <w:i/>
        </w:rPr>
        <w:t>Analytics</w:t>
      </w:r>
      <w:proofErr w:type="spellEnd"/>
      <w:r>
        <w:rPr>
          <w:rFonts w:eastAsiaTheme="majorEastAsia"/>
        </w:rPr>
        <w:t xml:space="preserve"> se registran más datos, sin embargo debido al cambio de UA a GA4</w:t>
      </w:r>
      <w:r>
        <w:rPr>
          <w:rFonts w:eastAsiaTheme="majorEastAsia"/>
        </w:rPr>
        <w:fldChar w:fldCharType="begin" w:fldLock="1"/>
      </w:r>
      <w:r w:rsidR="00CB38B5">
        <w:rPr>
          <w:rFonts w:eastAsiaTheme="majorEastAsia"/>
        </w:rPr>
        <w:instrText>ADDIN CSL_CITATION {"citationItems":[{"id":"ITEM-1","itemData":{"URL":"https://support.google.com/analytics/answer/9964640","accessed":{"date-parts":[["2024","2","10"]]},"author":[{"dropping-particle":"","family":"Google Lcc","given":"","non-dropping-particle":"","parse-names":false,"suffix":""}],"id":"ITEM-1","issued":{"date-parts":[["0"]]},"title":"[UA→GA4] Diferencias entre los datos de Universal Analytics y Google Analytics 4","type":"webpage"},"uris":["http://www.mendeley.com/documents/?uuid=6a616f3f-534c-4a1d-8252-924fdb2fc555"]}],"mendeley":{"formattedCitation":"[46]","plainTextFormattedCitation":"[46]","previouslyFormattedCitation":"[46]"},"properties":{"noteIndex":0},"schema":"https://github.com/citation-style-language/schema/raw/master/csl-citation.json"}</w:instrText>
      </w:r>
      <w:r>
        <w:rPr>
          <w:rFonts w:eastAsiaTheme="majorEastAsia"/>
        </w:rPr>
        <w:fldChar w:fldCharType="separate"/>
      </w:r>
      <w:r w:rsidR="009D2820" w:rsidRPr="009D2820">
        <w:rPr>
          <w:rFonts w:eastAsiaTheme="majorEastAsia"/>
          <w:noProof/>
        </w:rPr>
        <w:t>[46]</w:t>
      </w:r>
      <w:r>
        <w:rPr>
          <w:rFonts w:eastAsiaTheme="majorEastAsia"/>
        </w:rPr>
        <w:fldChar w:fldCharType="end"/>
      </w:r>
      <w:r>
        <w:rPr>
          <w:rFonts w:eastAsiaTheme="majorEastAsia"/>
        </w:rPr>
        <w:t xml:space="preserve"> solo se </w:t>
      </w:r>
      <w:r>
        <w:rPr>
          <w:rFonts w:eastAsiaTheme="majorEastAsia"/>
        </w:rPr>
        <w:lastRenderedPageBreak/>
        <w:t>eligieron los datos que a nivel tanto conceptual como de medición, fueran más parecidos entre sí.</w:t>
      </w:r>
    </w:p>
    <w:p w14:paraId="460B55C6" w14:textId="67A505ED" w:rsidR="009A1971" w:rsidRDefault="009A1971" w:rsidP="00801FB7">
      <w:pPr>
        <w:jc w:val="center"/>
        <w:rPr>
          <w:rFonts w:eastAsiaTheme="majorEastAsia"/>
        </w:rPr>
      </w:pPr>
    </w:p>
    <w:p w14:paraId="226612E9" w14:textId="18AB6EBB" w:rsidR="00F04E3E" w:rsidRDefault="00F04E3E" w:rsidP="00F04E3E">
      <w:pPr>
        <w:pStyle w:val="Ttulo3"/>
      </w:pPr>
      <w:bookmarkStart w:id="75" w:name="_Toc189755970"/>
      <w:r>
        <w:t>4.3.5 Partición de Los datos</w:t>
      </w:r>
      <w:bookmarkEnd w:id="75"/>
    </w:p>
    <w:p w14:paraId="40F02BDE" w14:textId="77777777" w:rsidR="00F04E3E" w:rsidRDefault="00F04E3E" w:rsidP="00D8103E">
      <w:pPr>
        <w:pStyle w:val="Ttulo3"/>
      </w:pPr>
    </w:p>
    <w:p w14:paraId="76EC45C6" w14:textId="446129EA" w:rsidR="00F04E3E" w:rsidRDefault="00F04E3E" w:rsidP="00B12A36">
      <w:pPr>
        <w:jc w:val="both"/>
      </w:pPr>
      <w:r>
        <w:t xml:space="preserve">Los datos se parten en conjuntos de entrenamiento y prueba, al igual que en </w:t>
      </w:r>
      <w:r>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fldChar w:fldCharType="separate"/>
      </w:r>
      <w:r w:rsidR="00FB28D7" w:rsidRPr="00FB28D7">
        <w:rPr>
          <w:noProof/>
        </w:rPr>
        <w:t>[7]</w:t>
      </w:r>
      <w:r>
        <w:fldChar w:fldCharType="end"/>
      </w:r>
      <w:r>
        <w:t xml:space="preserve"> partimos los datos en 80-20, </w:t>
      </w:r>
      <w:r w:rsidR="005175FA">
        <w:t xml:space="preserve">es decir, </w:t>
      </w:r>
      <w:r>
        <w:t>donde el 80% de los datos se utilizaran para entrenar el modelo, y el 20% para probar el rendimiento del mismo.</w:t>
      </w:r>
    </w:p>
    <w:p w14:paraId="5E9BE130" w14:textId="30B0860C" w:rsidR="00F04E3E" w:rsidRPr="00F04E3E" w:rsidRDefault="00F04E3E" w:rsidP="00B12A36">
      <w:pPr>
        <w:jc w:val="both"/>
      </w:pPr>
      <w:r>
        <w:t xml:space="preserve">En el caso de los datos de GA4 dado </w:t>
      </w:r>
      <w:r w:rsidR="00E64D8C">
        <w:t xml:space="preserve">que hay una menor cantidad </w:t>
      </w:r>
      <w:r>
        <w:t xml:space="preserve">y necesitamos al menos 120 </w:t>
      </w:r>
      <w:r w:rsidR="00E64D8C">
        <w:t xml:space="preserve">días de </w:t>
      </w:r>
      <w:r>
        <w:t>datos en el conjunto de prueba se parte en 70-30, 70% para entrenamiento y 30% para prueba. A su vez los datos se parten en muestras de a 120, 60 días de datos de entrada del modelo</w:t>
      </w:r>
      <w:r w:rsidR="005175FA">
        <w:t xml:space="preserve"> </w:t>
      </w:r>
      <w:r>
        <w:t>y 60 d</w:t>
      </w:r>
      <w:r w:rsidR="005175FA">
        <w:t xml:space="preserve">ías de datos que se comparan con la salida del modelo. Las muestras de 60 días de entrada usados en entrenamiento los llamaremos </w:t>
      </w:r>
      <w:proofErr w:type="spellStart"/>
      <w:r w:rsidR="005175FA">
        <w:t>X_train</w:t>
      </w:r>
      <w:proofErr w:type="spellEnd"/>
      <w:r w:rsidR="005175FA">
        <w:t xml:space="preserve"> mientras que para prueba las llamaremos </w:t>
      </w:r>
      <w:proofErr w:type="spellStart"/>
      <w:r w:rsidR="005175FA">
        <w:t>X_test</w:t>
      </w:r>
      <w:proofErr w:type="spellEnd"/>
      <w:r w:rsidR="005175FA">
        <w:t xml:space="preserve">. Las muestras de 60 días de salida usados en entrenamiento las llamaremos </w:t>
      </w:r>
      <w:proofErr w:type="spellStart"/>
      <w:r w:rsidR="005175FA">
        <w:t>Y_train</w:t>
      </w:r>
      <w:proofErr w:type="spellEnd"/>
      <w:r w:rsidR="005175FA">
        <w:t xml:space="preserve"> mientras que para prueba las llamaremos </w:t>
      </w:r>
      <w:proofErr w:type="spellStart"/>
      <w:r w:rsidR="005175FA">
        <w:t>Y_test</w:t>
      </w:r>
      <w:proofErr w:type="spellEnd"/>
      <w:r w:rsidR="00944D8C">
        <w:fldChar w:fldCharType="begin" w:fldLock="1"/>
      </w:r>
      <w:r w:rsidR="009D2820">
        <w:instrText>ADDIN CSL_CITATION {"citationItems":[{"id":"ITEM-1","itemData":{"URL":"https://www.analyticsvidhya.com/blog/2020/10/multivariate-multi-step-time-series-forecasting-using-stacked-lstm-sequence-to-sequence-autoencoder-in-tensorflow-2-0-keras/","accessed":{"date-parts":[["2023","1","1"]]},"author":[{"dropping-particle":"","family":"analyticsvidhya","given":"","non-dropping-particle":"","parse-names":false,"suffix":""}],"id":"ITEM-1","issued":{"date-parts":[["0"]]},"title":"Multivariate Multi-step Time Series Forecasting using Stacked LSTM sequence to sequence Autoencoder in Tensorflow 2.0 / Keras","type":"webpage"},"uris":["http://www.mendeley.com/documents/?uuid=4727963b-06ef-4325-875d-cc8f3ad55d3b"]}],"mendeley":{"formattedCitation":"[47]","plainTextFormattedCitation":"[47]","previouslyFormattedCitation":"[47]"},"properties":{"noteIndex":0},"schema":"https://github.com/citation-style-language/schema/raw/master/csl-citation.json"}</w:instrText>
      </w:r>
      <w:r w:rsidR="00944D8C">
        <w:fldChar w:fldCharType="separate"/>
      </w:r>
      <w:r w:rsidR="009D2820" w:rsidRPr="009D2820">
        <w:rPr>
          <w:noProof/>
        </w:rPr>
        <w:t>[47]</w:t>
      </w:r>
      <w:r w:rsidR="00944D8C">
        <w:fldChar w:fldCharType="end"/>
      </w:r>
      <w:r w:rsidR="005175FA">
        <w:t>.</w:t>
      </w:r>
    </w:p>
    <w:p w14:paraId="1DBDF4C8" w14:textId="77777777" w:rsidR="00F04E3E" w:rsidRPr="00F04E3E" w:rsidRDefault="00F04E3E" w:rsidP="00F04E3E"/>
    <w:p w14:paraId="6460623B" w14:textId="6BBBC693" w:rsidR="00D8103E" w:rsidRDefault="00F04E3E" w:rsidP="00D8103E">
      <w:pPr>
        <w:pStyle w:val="Ttulo3"/>
      </w:pPr>
      <w:bookmarkStart w:id="76" w:name="_Toc189755971"/>
      <w:r>
        <w:t>4.3.6</w:t>
      </w:r>
      <w:r w:rsidR="00D8103E">
        <w:t xml:space="preserve"> Normalización</w:t>
      </w:r>
      <w:bookmarkEnd w:id="76"/>
      <w:r w:rsidR="00D8103E">
        <w:t xml:space="preserve"> </w:t>
      </w:r>
    </w:p>
    <w:p w14:paraId="28ADE91C" w14:textId="77777777" w:rsidR="00D8103E" w:rsidRDefault="00D8103E" w:rsidP="00D8103E"/>
    <w:p w14:paraId="018B2796" w14:textId="188AE64F" w:rsidR="00145ABA" w:rsidRDefault="00D8103E" w:rsidP="00B12A36">
      <w:pPr>
        <w:jc w:val="both"/>
      </w:pPr>
      <w:r>
        <w:t>Para poder ingresar los datos a la red neuronal se normalizaron los datos pasándolos primero por log1p</w:t>
      </w:r>
      <w:r w:rsidR="007836C7">
        <w:t xml:space="preserve"> junto con la normalización z-score </w:t>
      </w:r>
      <w:r w:rsidR="007836C7">
        <w:fldChar w:fldCharType="begin" w:fldLock="1"/>
      </w:r>
      <w:r w:rsidR="009D2820">
        <w:instrText>ADDIN CSL_CITATION {"citationItems":[{"id":"ITEM-1","itemData":{"DOI":"10.1002/aisy.202100101","author":[{"dropping-particle":"","family":"Lim","given":"Yee-Fun","non-dropping-particle":"","parse-names":false,"suffix":""},{"dropping-particle":"","family":"Koon Ng","given":"Chee","non-dropping-particle":"","parse-names":false,"suffix":""},{"dropping-particle":"","family":"Vaitesswar","given":"Us","non-dropping-particle":"","parse-names":false,"suffix":""},{"dropping-particle":"","family":"Hippalgaonkar","given":"Kedar","non-dropping-particle":"","parse-names":false,"suffix":""}],"id":"ITEM-1","issued":{"date-parts":[["2021"]]},"title":"Extrapolative Bayesian Optimization with Gaussian Process and Neural Network Ensemble Surrogate Models","type":"article-journal"},"uris":["http://www.mendeley.com/documents/?uuid=f58b71c2-a653-3752-9145-492070268fa3"]}],"mendeley":{"formattedCitation":"[48]","plainTextFormattedCitation":"[48]","previouslyFormattedCitation":"[48]"},"properties":{"noteIndex":0},"schema":"https://github.com/citation-style-language/schema/raw/master/csl-citation.json"}</w:instrText>
      </w:r>
      <w:r w:rsidR="007836C7">
        <w:fldChar w:fldCharType="separate"/>
      </w:r>
      <w:r w:rsidR="009D2820" w:rsidRPr="009D2820">
        <w:rPr>
          <w:noProof/>
        </w:rPr>
        <w:t>[48]</w:t>
      </w:r>
      <w:r w:rsidR="007836C7">
        <w:fldChar w:fldCharType="end"/>
      </w:r>
      <w:r w:rsidR="00145ABA">
        <w:t>.</w:t>
      </w:r>
      <w:r>
        <w:t xml:space="preserve"> </w:t>
      </w:r>
    </w:p>
    <w:p w14:paraId="44CE7DBD" w14:textId="40BA9799" w:rsidR="00972B1A" w:rsidRDefault="00C724B5" w:rsidP="00B12A36">
      <w:pPr>
        <w:jc w:val="both"/>
      </w:pPr>
      <m:oMath>
        <m:r>
          <m:rPr>
            <m:sty m:val="p"/>
          </m:rPr>
          <w:rPr>
            <w:rFonts w:ascii="Cambria Math" w:hAnsi="Cambria Math"/>
          </w:rPr>
          <m:t>x1=log⁡</m:t>
        </m:r>
        <m:r>
          <w:rPr>
            <w:rFonts w:ascii="Cambria Math" w:hAnsi="Cambria Math"/>
          </w:rPr>
          <m:t>(1+x)</m:t>
        </m:r>
      </m:oMath>
      <w:r w:rsidR="00145ABA">
        <w:t xml:space="preserve">                                                                                                                    (8)</w:t>
      </w:r>
    </w:p>
    <w:p w14:paraId="705206D2" w14:textId="4FDAF737" w:rsidR="00972B1A" w:rsidRDefault="00145ABA" w:rsidP="00801FB7">
      <w:pPr>
        <w:jc w:val="both"/>
      </w:pPr>
      <w:r>
        <w:t>En la</w:t>
      </w:r>
      <w:r w:rsidR="00972B1A">
        <w:t xml:space="preserve"> fórmula 8 se ve como se aplica</w:t>
      </w:r>
      <w:r>
        <w:t xml:space="preserve"> log1p donde</w:t>
      </w:r>
      <w:r w:rsidR="00D8103E">
        <w:t xml:space="preserve"> x es el dat</w:t>
      </w:r>
      <w:r w:rsidR="00C22747">
        <w:t xml:space="preserve">o </w:t>
      </w:r>
      <w:r w:rsidR="00C724B5">
        <w:t>y</w:t>
      </w:r>
      <w:r w:rsidR="00972B1A">
        <w:t xml:space="preserve">  x1 es el dato aplicado  log1p.</w:t>
      </w:r>
    </w:p>
    <w:p w14:paraId="79D37C87" w14:textId="4781A9A5" w:rsidR="00972B1A" w:rsidRPr="00145ABA" w:rsidRDefault="007836C7" w:rsidP="00972B1A">
      <w:pPr>
        <w:jc w:val="both"/>
      </w:pPr>
      <m:oMath>
        <m:r>
          <m:rPr>
            <m:sty m:val="p"/>
          </m:rPr>
          <w:rPr>
            <w:rFonts w:ascii="Cambria Math" w:hAnsi="Cambria Math"/>
          </w:rPr>
          <m:t>z=</m:t>
        </m:r>
        <m:f>
          <m:fPr>
            <m:ctrlPr>
              <w:rPr>
                <w:rFonts w:ascii="Cambria Math" w:hAnsi="Cambria Math"/>
              </w:rPr>
            </m:ctrlPr>
          </m:fPr>
          <m:num>
            <m:r>
              <m:rPr>
                <m:sty m:val="p"/>
              </m:rPr>
              <w:rPr>
                <w:rFonts w:ascii="Cambria Math" w:hAnsi="Cambria Math"/>
              </w:rPr>
              <m:t>(x-µ)</m:t>
            </m:r>
          </m:num>
          <m:den>
            <m:r>
              <w:rPr>
                <w:rFonts w:ascii="Cambria Math" w:hAnsi="Cambria Math"/>
              </w:rPr>
              <m:t>σ</m:t>
            </m:r>
          </m:den>
        </m:f>
      </m:oMath>
      <w:r w:rsidR="00972B1A">
        <w:t xml:space="preserve">                                                                                                                    (9)</w:t>
      </w:r>
    </w:p>
    <w:p w14:paraId="5C584339" w14:textId="7D058846" w:rsidR="00801FB7" w:rsidRDefault="00972B1A" w:rsidP="00801FB7">
      <w:pPr>
        <w:jc w:val="both"/>
      </w:pPr>
      <w:r>
        <w:t>L</w:t>
      </w:r>
      <w:r w:rsidR="00C22747">
        <w:t>uego</w:t>
      </w:r>
      <w:r w:rsidR="00C724B5">
        <w:t xml:space="preserve"> se aplicó la</w:t>
      </w:r>
      <w:r w:rsidR="00C22747">
        <w:t xml:space="preserve"> normalización z-score</w:t>
      </w:r>
      <w:r w:rsidR="00145ABA">
        <w:t xml:space="preserve"> </w:t>
      </w:r>
      <w:r w:rsidR="00D8103E">
        <w:t>esto para entrenamiento</w:t>
      </w:r>
      <w:r w:rsidR="00145ABA">
        <w:t>,</w:t>
      </w:r>
      <w:r w:rsidR="00D8103E">
        <w:t xml:space="preserve"> </w:t>
      </w:r>
      <w:r w:rsidR="004600DC">
        <w:t>de acuerdo al código original</w:t>
      </w:r>
      <w:r w:rsidR="00C22747">
        <w:fldChar w:fldCharType="begin" w:fldLock="1"/>
      </w:r>
      <w:r w:rsidR="009D2820">
        <w:instrText>ADDIN CSL_CITATION {"citationItems":[{"id":"ITEM-1","itemData":{"URL":"https://github.com/Arturus/kaggle-web-traffic","accessed":{"date-parts":[["2024","11","7"]]},"author":[{"dropping-particle":"","family":"Suilin","given":"Arthur","non-dropping-particle":"","parse-names":false,"suffix":""}],"id":"ITEM-1","issued":{"date-parts":[["0"]]},"title":"kaggle-web-traffic","type":"webpage"},"uris":["http://www.mendeley.com/documents/?uuid=189c7c7a-9649-4091-a65c-12a08a665b94"]}],"mendeley":{"formattedCitation":"[45]","plainTextFormattedCitation":"[45]","previouslyFormattedCitation":"[45]"},"properties":{"noteIndex":0},"schema":"https://github.com/citation-style-language/schema/raw/master/csl-citation.json"}</w:instrText>
      </w:r>
      <w:r w:rsidR="00C22747">
        <w:fldChar w:fldCharType="separate"/>
      </w:r>
      <w:r w:rsidR="009D2820" w:rsidRPr="009D2820">
        <w:rPr>
          <w:noProof/>
        </w:rPr>
        <w:t>[45]</w:t>
      </w:r>
      <w:r w:rsidR="00C22747">
        <w:fldChar w:fldCharType="end"/>
      </w:r>
      <w:r w:rsidR="007836C7">
        <w:t xml:space="preserve">, como se ve en la fórmula 9 el resultado normalizado seria del valor del dato x menos la media </w:t>
      </w:r>
      <m:oMath>
        <m:r>
          <m:rPr>
            <m:sty m:val="p"/>
          </m:rPr>
          <w:rPr>
            <w:rFonts w:ascii="Cambria Math" w:hAnsi="Cambria Math"/>
          </w:rPr>
          <m:t>µ</m:t>
        </m:r>
      </m:oMath>
      <w:r w:rsidR="007836C7">
        <w:t xml:space="preserve"> dividido el desvió estándar </w:t>
      </w:r>
      <m:oMath>
        <m:r>
          <w:rPr>
            <w:rFonts w:ascii="Cambria Math" w:hAnsi="Cambria Math"/>
          </w:rPr>
          <m:t>σ</m:t>
        </m:r>
      </m:oMath>
      <w:r w:rsidR="00C22747">
        <w:t xml:space="preserve">, </w:t>
      </w:r>
      <w:r w:rsidR="00FE6814">
        <w:t xml:space="preserve">otro tipo de </w:t>
      </w:r>
      <w:r w:rsidR="00FE6814">
        <w:lastRenderedPageBreak/>
        <w:t>normalización que se aplic</w:t>
      </w:r>
      <w:r w:rsidR="00145ABA">
        <w:t>ó</w:t>
      </w:r>
      <w:r w:rsidR="00FE6814">
        <w:t xml:space="preserve"> fue solo z-score esto para </w:t>
      </w:r>
      <w:r w:rsidR="00E64D8C">
        <w:t xml:space="preserve">otras </w:t>
      </w:r>
      <w:r w:rsidR="00FE6814">
        <w:t xml:space="preserve">pruebas en los que el modelo tuviera </w:t>
      </w:r>
      <w:r w:rsidR="00C22747">
        <w:t xml:space="preserve">como función de perdida </w:t>
      </w:r>
      <w:r w:rsidR="00FE6814">
        <w:t>Huber, en el plan de pruebas se explica con más detalle.</w:t>
      </w:r>
      <w:r w:rsidR="00801FB7">
        <w:t xml:space="preserve"> </w:t>
      </w:r>
    </w:p>
    <w:p w14:paraId="01C283D7" w14:textId="77777777" w:rsidR="00801FB7" w:rsidRDefault="00801FB7">
      <w:pPr>
        <w:spacing w:before="0" w:after="160" w:line="259" w:lineRule="auto"/>
      </w:pPr>
      <w:r>
        <w:br w:type="page"/>
      </w:r>
    </w:p>
    <w:p w14:paraId="3D81F857" w14:textId="382EE15C" w:rsidR="0037461A" w:rsidRDefault="00FA1763" w:rsidP="0037461A">
      <w:pPr>
        <w:pStyle w:val="Ttulo2"/>
      </w:pPr>
      <w:bookmarkStart w:id="77" w:name="_Toc189755972"/>
      <w:r>
        <w:rPr>
          <w:rStyle w:val="Ttulo2Car"/>
          <w:b/>
          <w:bCs/>
          <w:iCs/>
        </w:rPr>
        <w:lastRenderedPageBreak/>
        <w:t>4.4</w:t>
      </w:r>
      <w:r w:rsidR="0037461A" w:rsidRPr="00D51D3E">
        <w:rPr>
          <w:rStyle w:val="Ttulo2Car"/>
          <w:b/>
          <w:bCs/>
          <w:iCs/>
        </w:rPr>
        <w:t xml:space="preserve"> </w:t>
      </w:r>
      <w:r w:rsidR="0037461A" w:rsidRPr="00C0049F">
        <w:rPr>
          <w:rStyle w:val="Ttulo2Car"/>
          <w:b/>
          <w:bCs/>
          <w:iCs/>
        </w:rPr>
        <w:t>Modelos</w:t>
      </w:r>
      <w:bookmarkEnd w:id="77"/>
    </w:p>
    <w:tbl>
      <w:tblPr>
        <w:tblpPr w:leftFromText="141" w:rightFromText="141" w:vertAnchor="text" w:tblpY="1"/>
        <w:tblOverlap w:val="never"/>
        <w:tblW w:w="8151" w:type="dxa"/>
        <w:tblLayout w:type="fixed"/>
        <w:tblCellMar>
          <w:left w:w="70" w:type="dxa"/>
          <w:right w:w="70" w:type="dxa"/>
        </w:tblCellMar>
        <w:tblLook w:val="04A0" w:firstRow="1" w:lastRow="0" w:firstColumn="1" w:lastColumn="0" w:noHBand="0" w:noVBand="1"/>
      </w:tblPr>
      <w:tblGrid>
        <w:gridCol w:w="1534"/>
        <w:gridCol w:w="486"/>
        <w:gridCol w:w="2567"/>
        <w:gridCol w:w="2783"/>
        <w:gridCol w:w="781"/>
      </w:tblGrid>
      <w:tr w:rsidR="0037461A" w:rsidRPr="00341BFA" w14:paraId="3C26F621" w14:textId="77777777" w:rsidTr="006614D8">
        <w:trPr>
          <w:trHeight w:val="671"/>
        </w:trPr>
        <w:tc>
          <w:tcPr>
            <w:tcW w:w="1534" w:type="dxa"/>
            <w:tcBorders>
              <w:top w:val="single" w:sz="4" w:space="0" w:color="auto"/>
              <w:left w:val="single" w:sz="4" w:space="0" w:color="auto"/>
              <w:bottom w:val="single" w:sz="4" w:space="0" w:color="auto"/>
              <w:right w:val="single" w:sz="4" w:space="0" w:color="auto"/>
            </w:tcBorders>
            <w:shd w:val="clear" w:color="auto" w:fill="auto"/>
            <w:noWrap/>
            <w:hideMark/>
          </w:tcPr>
          <w:p w14:paraId="3E20EAF6" w14:textId="77777777" w:rsidR="0037461A" w:rsidRPr="00787DBE" w:rsidRDefault="0037461A" w:rsidP="00787DBE">
            <w:pPr>
              <w:rPr>
                <w:b/>
                <w:color w:val="000000"/>
                <w:sz w:val="20"/>
                <w:szCs w:val="20"/>
              </w:rPr>
            </w:pPr>
            <w:r w:rsidRPr="00787DBE">
              <w:rPr>
                <w:b/>
                <w:color w:val="000000"/>
                <w:sz w:val="20"/>
                <w:szCs w:val="20"/>
              </w:rPr>
              <w:t>Tecnologías</w:t>
            </w:r>
          </w:p>
        </w:tc>
        <w:tc>
          <w:tcPr>
            <w:tcW w:w="486" w:type="dxa"/>
            <w:tcBorders>
              <w:top w:val="single" w:sz="4" w:space="0" w:color="auto"/>
              <w:left w:val="nil"/>
              <w:bottom w:val="single" w:sz="4" w:space="0" w:color="auto"/>
              <w:right w:val="single" w:sz="4" w:space="0" w:color="auto"/>
            </w:tcBorders>
            <w:shd w:val="clear" w:color="auto" w:fill="auto"/>
            <w:noWrap/>
            <w:hideMark/>
          </w:tcPr>
          <w:p w14:paraId="6C4C4901" w14:textId="77777777" w:rsidR="00787DBE" w:rsidRPr="00787DBE" w:rsidRDefault="0037461A" w:rsidP="00787DBE">
            <w:pPr>
              <w:rPr>
                <w:b/>
                <w:color w:val="000000"/>
                <w:sz w:val="20"/>
                <w:szCs w:val="20"/>
              </w:rPr>
            </w:pPr>
            <w:r w:rsidRPr="00787DBE">
              <w:rPr>
                <w:b/>
                <w:color w:val="000000"/>
                <w:sz w:val="20"/>
                <w:szCs w:val="20"/>
              </w:rPr>
              <w:t xml:space="preserve">Red </w:t>
            </w:r>
          </w:p>
          <w:p w14:paraId="0FE2B28A" w14:textId="4599A57F" w:rsidR="0037461A" w:rsidRPr="00787DBE" w:rsidRDefault="0037461A" w:rsidP="00787DBE">
            <w:pPr>
              <w:rPr>
                <w:b/>
                <w:color w:val="000000"/>
                <w:sz w:val="20"/>
                <w:szCs w:val="20"/>
              </w:rPr>
            </w:pPr>
            <w:r w:rsidRPr="00787DBE">
              <w:rPr>
                <w:b/>
                <w:color w:val="000000"/>
                <w:sz w:val="20"/>
                <w:szCs w:val="20"/>
              </w:rPr>
              <w:t>N.</w:t>
            </w:r>
          </w:p>
        </w:tc>
        <w:tc>
          <w:tcPr>
            <w:tcW w:w="2567" w:type="dxa"/>
            <w:tcBorders>
              <w:top w:val="single" w:sz="4" w:space="0" w:color="auto"/>
              <w:left w:val="nil"/>
              <w:bottom w:val="single" w:sz="4" w:space="0" w:color="auto"/>
              <w:right w:val="single" w:sz="4" w:space="0" w:color="auto"/>
            </w:tcBorders>
            <w:shd w:val="clear" w:color="auto" w:fill="auto"/>
            <w:hideMark/>
          </w:tcPr>
          <w:p w14:paraId="06E82371" w14:textId="77777777" w:rsidR="0037461A" w:rsidRPr="00787DBE" w:rsidRDefault="0037461A" w:rsidP="00787DBE">
            <w:pPr>
              <w:rPr>
                <w:b/>
                <w:color w:val="000000"/>
                <w:sz w:val="20"/>
                <w:szCs w:val="20"/>
              </w:rPr>
            </w:pPr>
            <w:r w:rsidRPr="00787DBE">
              <w:rPr>
                <w:b/>
                <w:color w:val="000000"/>
                <w:sz w:val="20"/>
                <w:szCs w:val="20"/>
              </w:rPr>
              <w:t xml:space="preserve">Resultados </w:t>
            </w:r>
            <w:r w:rsidRPr="00787DBE">
              <w:rPr>
                <w:b/>
                <w:color w:val="000000"/>
                <w:sz w:val="20"/>
                <w:szCs w:val="20"/>
              </w:rPr>
              <w:br/>
              <w:t>según Artículos científicos</w:t>
            </w:r>
          </w:p>
        </w:tc>
        <w:tc>
          <w:tcPr>
            <w:tcW w:w="2783" w:type="dxa"/>
            <w:tcBorders>
              <w:top w:val="single" w:sz="4" w:space="0" w:color="auto"/>
              <w:left w:val="nil"/>
              <w:bottom w:val="single" w:sz="4" w:space="0" w:color="auto"/>
              <w:right w:val="single" w:sz="4" w:space="0" w:color="auto"/>
            </w:tcBorders>
            <w:shd w:val="clear" w:color="auto" w:fill="auto"/>
            <w:noWrap/>
            <w:hideMark/>
          </w:tcPr>
          <w:p w14:paraId="12A44839" w14:textId="77777777" w:rsidR="0037461A" w:rsidRPr="00787DBE" w:rsidRDefault="0037461A" w:rsidP="00787DBE">
            <w:pPr>
              <w:rPr>
                <w:b/>
                <w:color w:val="000000"/>
                <w:sz w:val="20"/>
                <w:szCs w:val="20"/>
              </w:rPr>
            </w:pPr>
            <w:r w:rsidRPr="00787DBE">
              <w:rPr>
                <w:b/>
                <w:color w:val="000000"/>
                <w:sz w:val="20"/>
                <w:szCs w:val="20"/>
              </w:rPr>
              <w:t>Finalidad</w:t>
            </w:r>
          </w:p>
        </w:tc>
        <w:tc>
          <w:tcPr>
            <w:tcW w:w="781" w:type="dxa"/>
            <w:tcBorders>
              <w:top w:val="single" w:sz="4" w:space="0" w:color="auto"/>
              <w:left w:val="nil"/>
              <w:bottom w:val="single" w:sz="4" w:space="0" w:color="auto"/>
              <w:right w:val="single" w:sz="4" w:space="0" w:color="auto"/>
            </w:tcBorders>
          </w:tcPr>
          <w:p w14:paraId="43735F97" w14:textId="77777777" w:rsidR="0037461A" w:rsidRPr="00787DBE" w:rsidRDefault="0037461A" w:rsidP="00787DBE">
            <w:pPr>
              <w:rPr>
                <w:b/>
                <w:color w:val="000000"/>
                <w:sz w:val="20"/>
                <w:szCs w:val="20"/>
              </w:rPr>
            </w:pPr>
            <w:r w:rsidRPr="00787DBE">
              <w:rPr>
                <w:b/>
                <w:color w:val="000000"/>
                <w:sz w:val="20"/>
                <w:szCs w:val="20"/>
              </w:rPr>
              <w:t>Aplica</w:t>
            </w:r>
          </w:p>
        </w:tc>
      </w:tr>
      <w:tr w:rsidR="0037461A" w:rsidRPr="00341BFA" w14:paraId="500C9F07" w14:textId="77777777" w:rsidTr="006614D8">
        <w:trPr>
          <w:trHeight w:val="570"/>
        </w:trPr>
        <w:tc>
          <w:tcPr>
            <w:tcW w:w="1534" w:type="dxa"/>
            <w:tcBorders>
              <w:top w:val="nil"/>
              <w:left w:val="single" w:sz="4" w:space="0" w:color="auto"/>
              <w:bottom w:val="single" w:sz="4" w:space="0" w:color="auto"/>
              <w:right w:val="single" w:sz="4" w:space="0" w:color="auto"/>
            </w:tcBorders>
            <w:shd w:val="clear" w:color="auto" w:fill="auto"/>
            <w:hideMark/>
          </w:tcPr>
          <w:p w14:paraId="3DBD1466" w14:textId="6B4F79CE" w:rsidR="0037461A" w:rsidRPr="00787DBE" w:rsidRDefault="0037461A" w:rsidP="00787DBE">
            <w:pPr>
              <w:rPr>
                <w:color w:val="000000"/>
                <w:sz w:val="20"/>
                <w:szCs w:val="20"/>
              </w:rPr>
            </w:pPr>
            <w:r w:rsidRPr="00787DBE">
              <w:rPr>
                <w:color w:val="000000"/>
                <w:sz w:val="20"/>
                <w:szCs w:val="20"/>
              </w:rPr>
              <w:t>MLP</w:t>
            </w:r>
          </w:p>
        </w:tc>
        <w:tc>
          <w:tcPr>
            <w:tcW w:w="486" w:type="dxa"/>
            <w:tcBorders>
              <w:top w:val="nil"/>
              <w:left w:val="nil"/>
              <w:bottom w:val="single" w:sz="4" w:space="0" w:color="auto"/>
              <w:right w:val="single" w:sz="4" w:space="0" w:color="auto"/>
            </w:tcBorders>
            <w:shd w:val="clear" w:color="auto" w:fill="auto"/>
            <w:noWrap/>
            <w:hideMark/>
          </w:tcPr>
          <w:p w14:paraId="19C460AD" w14:textId="77777777" w:rsidR="0037461A" w:rsidRPr="00787DBE" w:rsidRDefault="0037461A" w:rsidP="00787DBE">
            <w:pPr>
              <w:rPr>
                <w:color w:val="000000"/>
                <w:sz w:val="20"/>
                <w:szCs w:val="20"/>
              </w:rPr>
            </w:pPr>
            <w:r w:rsidRPr="00787DBE">
              <w:rPr>
                <w:color w:val="000000"/>
                <w:sz w:val="20"/>
                <w:szCs w:val="20"/>
              </w:rPr>
              <w:t>SI</w:t>
            </w:r>
          </w:p>
        </w:tc>
        <w:tc>
          <w:tcPr>
            <w:tcW w:w="2567" w:type="dxa"/>
            <w:tcBorders>
              <w:top w:val="nil"/>
              <w:left w:val="nil"/>
              <w:bottom w:val="single" w:sz="4" w:space="0" w:color="auto"/>
              <w:right w:val="single" w:sz="4" w:space="0" w:color="auto"/>
            </w:tcBorders>
            <w:shd w:val="clear" w:color="auto" w:fill="auto"/>
            <w:noWrap/>
            <w:hideMark/>
          </w:tcPr>
          <w:p w14:paraId="1DBD9B9A" w14:textId="77777777" w:rsidR="0037461A" w:rsidRPr="00787DBE" w:rsidRDefault="0037461A" w:rsidP="00787DBE">
            <w:pPr>
              <w:rPr>
                <w:color w:val="000000"/>
                <w:sz w:val="20"/>
                <w:szCs w:val="20"/>
              </w:rPr>
            </w:pPr>
            <w:r w:rsidRPr="00787DBE">
              <w:rPr>
                <w:color w:val="000000"/>
                <w:sz w:val="20"/>
                <w:szCs w:val="20"/>
              </w:rPr>
              <w:t> -</w:t>
            </w:r>
          </w:p>
        </w:tc>
        <w:tc>
          <w:tcPr>
            <w:tcW w:w="2783" w:type="dxa"/>
            <w:tcBorders>
              <w:top w:val="nil"/>
              <w:left w:val="nil"/>
              <w:bottom w:val="single" w:sz="4" w:space="0" w:color="auto"/>
              <w:right w:val="single" w:sz="4" w:space="0" w:color="auto"/>
            </w:tcBorders>
            <w:shd w:val="clear" w:color="auto" w:fill="auto"/>
            <w:noWrap/>
            <w:hideMark/>
          </w:tcPr>
          <w:p w14:paraId="0E0712C1" w14:textId="77777777" w:rsidR="0037461A" w:rsidRPr="00787DBE" w:rsidRDefault="0037461A" w:rsidP="00787DBE">
            <w:pPr>
              <w:rPr>
                <w:color w:val="000000"/>
                <w:sz w:val="20"/>
                <w:szCs w:val="20"/>
              </w:rPr>
            </w:pPr>
            <w:r w:rsidRPr="00787DBE">
              <w:rPr>
                <w:color w:val="000000"/>
                <w:sz w:val="20"/>
                <w:szCs w:val="20"/>
              </w:rPr>
              <w:t>Clasificación, predicción</w:t>
            </w:r>
          </w:p>
        </w:tc>
        <w:tc>
          <w:tcPr>
            <w:tcW w:w="781" w:type="dxa"/>
            <w:tcBorders>
              <w:top w:val="nil"/>
              <w:left w:val="nil"/>
              <w:bottom w:val="single" w:sz="4" w:space="0" w:color="000000"/>
              <w:right w:val="single" w:sz="4" w:space="0" w:color="000000"/>
            </w:tcBorders>
            <w:shd w:val="clear" w:color="auto" w:fill="auto"/>
            <w:vAlign w:val="center"/>
          </w:tcPr>
          <w:p w14:paraId="4067253E" w14:textId="77777777" w:rsidR="0037461A" w:rsidRPr="00787DBE" w:rsidRDefault="0037461A" w:rsidP="00787DBE">
            <w:pPr>
              <w:rPr>
                <w:color w:val="000000"/>
                <w:sz w:val="20"/>
                <w:szCs w:val="20"/>
              </w:rPr>
            </w:pPr>
            <w:r w:rsidRPr="00787DBE">
              <w:rPr>
                <w:color w:val="000000"/>
                <w:sz w:val="20"/>
                <w:szCs w:val="20"/>
              </w:rPr>
              <w:t>No</w:t>
            </w:r>
          </w:p>
        </w:tc>
      </w:tr>
      <w:tr w:rsidR="00007FE5" w:rsidRPr="00341BFA" w14:paraId="712F0253" w14:textId="77777777" w:rsidTr="006614D8">
        <w:trPr>
          <w:trHeight w:val="559"/>
        </w:trPr>
        <w:tc>
          <w:tcPr>
            <w:tcW w:w="1534" w:type="dxa"/>
            <w:tcBorders>
              <w:top w:val="nil"/>
              <w:left w:val="single" w:sz="4" w:space="0" w:color="auto"/>
              <w:bottom w:val="single" w:sz="4" w:space="0" w:color="auto"/>
              <w:right w:val="single" w:sz="4" w:space="0" w:color="auto"/>
            </w:tcBorders>
            <w:shd w:val="clear" w:color="auto" w:fill="auto"/>
            <w:hideMark/>
          </w:tcPr>
          <w:p w14:paraId="0F3DB1C7" w14:textId="1EA25264" w:rsidR="00007FE5" w:rsidRPr="00787DBE" w:rsidRDefault="00007FE5" w:rsidP="00787DBE">
            <w:pPr>
              <w:rPr>
                <w:color w:val="000000"/>
                <w:sz w:val="20"/>
                <w:szCs w:val="20"/>
              </w:rPr>
            </w:pPr>
            <w:r w:rsidRPr="00787DBE">
              <w:rPr>
                <w:color w:val="000000"/>
                <w:sz w:val="20"/>
                <w:szCs w:val="20"/>
              </w:rPr>
              <w:t>LSTM</w:t>
            </w:r>
          </w:p>
        </w:tc>
        <w:tc>
          <w:tcPr>
            <w:tcW w:w="486" w:type="dxa"/>
            <w:tcBorders>
              <w:top w:val="nil"/>
              <w:left w:val="nil"/>
              <w:bottom w:val="single" w:sz="4" w:space="0" w:color="auto"/>
              <w:right w:val="single" w:sz="4" w:space="0" w:color="auto"/>
            </w:tcBorders>
            <w:shd w:val="clear" w:color="auto" w:fill="auto"/>
            <w:noWrap/>
            <w:hideMark/>
          </w:tcPr>
          <w:p w14:paraId="4CD9D7CA" w14:textId="77777777" w:rsidR="00007FE5" w:rsidRPr="00787DBE" w:rsidRDefault="00007FE5" w:rsidP="00787DBE">
            <w:pPr>
              <w:rPr>
                <w:color w:val="000000"/>
                <w:sz w:val="20"/>
                <w:szCs w:val="20"/>
              </w:rPr>
            </w:pPr>
            <w:r w:rsidRPr="00787DBE">
              <w:rPr>
                <w:color w:val="000000"/>
                <w:sz w:val="20"/>
                <w:szCs w:val="20"/>
              </w:rPr>
              <w:t>SI</w:t>
            </w:r>
          </w:p>
        </w:tc>
        <w:tc>
          <w:tcPr>
            <w:tcW w:w="2567" w:type="dxa"/>
            <w:tcBorders>
              <w:top w:val="nil"/>
              <w:left w:val="nil"/>
              <w:bottom w:val="single" w:sz="4" w:space="0" w:color="auto"/>
              <w:right w:val="single" w:sz="4" w:space="0" w:color="auto"/>
            </w:tcBorders>
            <w:shd w:val="clear" w:color="auto" w:fill="auto"/>
            <w:noWrap/>
            <w:hideMark/>
          </w:tcPr>
          <w:p w14:paraId="5C383892" w14:textId="77777777" w:rsidR="00007FE5" w:rsidRPr="00787DBE" w:rsidRDefault="00007FE5" w:rsidP="00787DBE">
            <w:pPr>
              <w:rPr>
                <w:color w:val="000000"/>
                <w:sz w:val="20"/>
                <w:szCs w:val="20"/>
              </w:rPr>
            </w:pPr>
            <w:r w:rsidRPr="00787DBE">
              <w:rPr>
                <w:color w:val="000000"/>
                <w:sz w:val="20"/>
                <w:szCs w:val="20"/>
              </w:rPr>
              <w:t>Combinándolo con otras tecnologías se tiene mejor resultado que usarlo individualmente.</w:t>
            </w:r>
          </w:p>
        </w:tc>
        <w:tc>
          <w:tcPr>
            <w:tcW w:w="2783" w:type="dxa"/>
            <w:tcBorders>
              <w:top w:val="nil"/>
              <w:left w:val="nil"/>
              <w:bottom w:val="single" w:sz="4" w:space="0" w:color="auto"/>
              <w:right w:val="single" w:sz="4" w:space="0" w:color="auto"/>
            </w:tcBorders>
            <w:shd w:val="clear" w:color="auto" w:fill="auto"/>
            <w:noWrap/>
            <w:hideMark/>
          </w:tcPr>
          <w:p w14:paraId="73DF3139" w14:textId="77777777" w:rsidR="00007FE5" w:rsidRPr="00787DBE" w:rsidRDefault="00007FE5" w:rsidP="00787DBE">
            <w:pPr>
              <w:rPr>
                <w:color w:val="000000"/>
                <w:sz w:val="20"/>
                <w:szCs w:val="20"/>
              </w:rPr>
            </w:pPr>
            <w:r w:rsidRPr="00787DBE">
              <w:rPr>
                <w:color w:val="000000"/>
                <w:sz w:val="20"/>
                <w:szCs w:val="20"/>
              </w:rPr>
              <w:t>Predictivo, hallar patrones</w:t>
            </w:r>
          </w:p>
        </w:tc>
        <w:tc>
          <w:tcPr>
            <w:tcW w:w="781" w:type="dxa"/>
            <w:tcBorders>
              <w:top w:val="nil"/>
              <w:left w:val="nil"/>
              <w:bottom w:val="single" w:sz="4" w:space="0" w:color="000000"/>
              <w:right w:val="single" w:sz="4" w:space="0" w:color="000000"/>
            </w:tcBorders>
            <w:shd w:val="clear" w:color="auto" w:fill="auto"/>
            <w:vAlign w:val="center"/>
          </w:tcPr>
          <w:p w14:paraId="54703F08" w14:textId="3784E25D" w:rsidR="00007FE5" w:rsidRPr="00787DBE" w:rsidRDefault="00B019BC" w:rsidP="00787DBE">
            <w:pPr>
              <w:rPr>
                <w:color w:val="000000"/>
                <w:sz w:val="20"/>
                <w:szCs w:val="20"/>
              </w:rPr>
            </w:pPr>
            <w:r w:rsidRPr="00787DBE">
              <w:rPr>
                <w:color w:val="000000"/>
                <w:sz w:val="20"/>
                <w:szCs w:val="20"/>
              </w:rPr>
              <w:t>No</w:t>
            </w:r>
          </w:p>
        </w:tc>
      </w:tr>
      <w:tr w:rsidR="00007FE5" w:rsidRPr="00341BFA" w14:paraId="67CD56E2" w14:textId="77777777" w:rsidTr="006614D8">
        <w:trPr>
          <w:trHeight w:val="888"/>
        </w:trPr>
        <w:tc>
          <w:tcPr>
            <w:tcW w:w="1534" w:type="dxa"/>
            <w:tcBorders>
              <w:top w:val="nil"/>
              <w:left w:val="single" w:sz="4" w:space="0" w:color="auto"/>
              <w:bottom w:val="single" w:sz="4" w:space="0" w:color="auto"/>
              <w:right w:val="single" w:sz="4" w:space="0" w:color="auto"/>
            </w:tcBorders>
            <w:shd w:val="clear" w:color="auto" w:fill="auto"/>
            <w:noWrap/>
            <w:hideMark/>
          </w:tcPr>
          <w:p w14:paraId="337923FD" w14:textId="77777777" w:rsidR="00007FE5" w:rsidRPr="00787DBE" w:rsidRDefault="00007FE5" w:rsidP="00787DBE">
            <w:pPr>
              <w:rPr>
                <w:color w:val="000000"/>
                <w:sz w:val="20"/>
                <w:szCs w:val="20"/>
              </w:rPr>
            </w:pPr>
            <w:r w:rsidRPr="00787DBE">
              <w:rPr>
                <w:color w:val="000000"/>
                <w:sz w:val="20"/>
                <w:szCs w:val="20"/>
              </w:rPr>
              <w:t>ARIMA</w:t>
            </w:r>
          </w:p>
        </w:tc>
        <w:tc>
          <w:tcPr>
            <w:tcW w:w="486" w:type="dxa"/>
            <w:tcBorders>
              <w:top w:val="nil"/>
              <w:left w:val="nil"/>
              <w:bottom w:val="single" w:sz="4" w:space="0" w:color="auto"/>
              <w:right w:val="single" w:sz="4" w:space="0" w:color="auto"/>
            </w:tcBorders>
            <w:shd w:val="clear" w:color="auto" w:fill="auto"/>
            <w:noWrap/>
            <w:hideMark/>
          </w:tcPr>
          <w:p w14:paraId="496661DF" w14:textId="77777777" w:rsidR="00007FE5" w:rsidRPr="00787DBE" w:rsidRDefault="00007FE5" w:rsidP="00787DBE">
            <w:pPr>
              <w:rPr>
                <w:color w:val="000000"/>
                <w:sz w:val="20"/>
                <w:szCs w:val="20"/>
              </w:rPr>
            </w:pPr>
            <w:r w:rsidRPr="00787DBE">
              <w:rPr>
                <w:color w:val="000000"/>
                <w:sz w:val="20"/>
                <w:szCs w:val="20"/>
              </w:rPr>
              <w:t>No</w:t>
            </w:r>
          </w:p>
        </w:tc>
        <w:tc>
          <w:tcPr>
            <w:tcW w:w="2567" w:type="dxa"/>
            <w:tcBorders>
              <w:top w:val="nil"/>
              <w:left w:val="nil"/>
              <w:bottom w:val="single" w:sz="4" w:space="0" w:color="auto"/>
              <w:right w:val="single" w:sz="4" w:space="0" w:color="auto"/>
            </w:tcBorders>
            <w:shd w:val="clear" w:color="auto" w:fill="auto"/>
            <w:noWrap/>
            <w:hideMark/>
          </w:tcPr>
          <w:p w14:paraId="77C5945B" w14:textId="77777777" w:rsidR="00007FE5" w:rsidRPr="00787DBE" w:rsidRDefault="00007FE5" w:rsidP="00787DBE">
            <w:pPr>
              <w:rPr>
                <w:color w:val="000000"/>
                <w:sz w:val="20"/>
                <w:szCs w:val="20"/>
              </w:rPr>
            </w:pPr>
            <w:r w:rsidRPr="00787DBE">
              <w:rPr>
                <w:color w:val="000000"/>
                <w:sz w:val="20"/>
                <w:szCs w:val="20"/>
              </w:rPr>
              <w:t>Buenos</w:t>
            </w:r>
          </w:p>
        </w:tc>
        <w:tc>
          <w:tcPr>
            <w:tcW w:w="2783" w:type="dxa"/>
            <w:tcBorders>
              <w:top w:val="nil"/>
              <w:left w:val="nil"/>
              <w:bottom w:val="single" w:sz="4" w:space="0" w:color="auto"/>
              <w:right w:val="single" w:sz="4" w:space="0" w:color="auto"/>
            </w:tcBorders>
            <w:shd w:val="clear" w:color="auto" w:fill="auto"/>
            <w:hideMark/>
          </w:tcPr>
          <w:p w14:paraId="785F4DFA" w14:textId="77777777" w:rsidR="003A0C74" w:rsidRDefault="00007FE5" w:rsidP="00787DBE">
            <w:pPr>
              <w:rPr>
                <w:color w:val="000000"/>
                <w:sz w:val="20"/>
                <w:szCs w:val="20"/>
              </w:rPr>
            </w:pPr>
            <w:r w:rsidRPr="00787DBE">
              <w:rPr>
                <w:color w:val="000000"/>
                <w:sz w:val="20"/>
                <w:szCs w:val="20"/>
              </w:rPr>
              <w:t xml:space="preserve">No es redes neuronales, es estadística </w:t>
            </w:r>
            <w:r w:rsidRPr="00787DBE">
              <w:rPr>
                <w:color w:val="000000"/>
                <w:sz w:val="20"/>
                <w:szCs w:val="20"/>
              </w:rPr>
              <w:br/>
              <w:t>predictiva</w:t>
            </w:r>
          </w:p>
          <w:p w14:paraId="71D959EC" w14:textId="4BEA45A7" w:rsidR="00007FE5" w:rsidRPr="00787DBE" w:rsidRDefault="00007FE5" w:rsidP="00787DBE">
            <w:pPr>
              <w:rPr>
                <w:color w:val="000000"/>
                <w:sz w:val="20"/>
                <w:szCs w:val="20"/>
              </w:rPr>
            </w:pPr>
            <w:r w:rsidRPr="00787DBE">
              <w:rPr>
                <w:color w:val="000000"/>
                <w:sz w:val="20"/>
                <w:szCs w:val="20"/>
              </w:rPr>
              <w:t>(predicción de series temporales)</w:t>
            </w:r>
          </w:p>
        </w:tc>
        <w:tc>
          <w:tcPr>
            <w:tcW w:w="781" w:type="dxa"/>
            <w:tcBorders>
              <w:top w:val="nil"/>
              <w:left w:val="nil"/>
              <w:bottom w:val="single" w:sz="4" w:space="0" w:color="auto"/>
              <w:right w:val="single" w:sz="4" w:space="0" w:color="auto"/>
            </w:tcBorders>
            <w:shd w:val="clear" w:color="auto" w:fill="auto"/>
            <w:vAlign w:val="center"/>
          </w:tcPr>
          <w:p w14:paraId="3A5B9E1B" w14:textId="77777777" w:rsidR="00007FE5" w:rsidRPr="00787DBE" w:rsidRDefault="00007FE5" w:rsidP="00787DBE">
            <w:pPr>
              <w:rPr>
                <w:color w:val="000000"/>
                <w:sz w:val="20"/>
                <w:szCs w:val="20"/>
              </w:rPr>
            </w:pPr>
            <w:r w:rsidRPr="00787DBE">
              <w:rPr>
                <w:color w:val="000000"/>
                <w:sz w:val="20"/>
                <w:szCs w:val="20"/>
              </w:rPr>
              <w:t>No</w:t>
            </w:r>
          </w:p>
        </w:tc>
      </w:tr>
      <w:tr w:rsidR="00007FE5" w:rsidRPr="00341BFA" w14:paraId="4FBCE2A0" w14:textId="77777777" w:rsidTr="006614D8">
        <w:trPr>
          <w:trHeight w:val="676"/>
        </w:trPr>
        <w:tc>
          <w:tcPr>
            <w:tcW w:w="1534" w:type="dxa"/>
            <w:tcBorders>
              <w:top w:val="nil"/>
              <w:left w:val="single" w:sz="4" w:space="0" w:color="auto"/>
              <w:bottom w:val="single" w:sz="4" w:space="0" w:color="auto"/>
              <w:right w:val="single" w:sz="4" w:space="0" w:color="auto"/>
            </w:tcBorders>
            <w:shd w:val="clear" w:color="auto" w:fill="auto"/>
            <w:noWrap/>
            <w:hideMark/>
          </w:tcPr>
          <w:p w14:paraId="4B8B1D94" w14:textId="1DDD1A92" w:rsidR="00007FE5" w:rsidRPr="00787DBE" w:rsidRDefault="00007FE5" w:rsidP="00787DBE">
            <w:pPr>
              <w:rPr>
                <w:color w:val="000000"/>
                <w:sz w:val="20"/>
                <w:szCs w:val="20"/>
              </w:rPr>
            </w:pPr>
            <w:r w:rsidRPr="00787DBE">
              <w:rPr>
                <w:color w:val="000000"/>
                <w:sz w:val="20"/>
                <w:szCs w:val="20"/>
              </w:rPr>
              <w:t>GRU</w:t>
            </w:r>
          </w:p>
        </w:tc>
        <w:tc>
          <w:tcPr>
            <w:tcW w:w="486" w:type="dxa"/>
            <w:tcBorders>
              <w:top w:val="nil"/>
              <w:left w:val="nil"/>
              <w:bottom w:val="single" w:sz="4" w:space="0" w:color="auto"/>
              <w:right w:val="single" w:sz="4" w:space="0" w:color="auto"/>
            </w:tcBorders>
            <w:shd w:val="clear" w:color="auto" w:fill="auto"/>
            <w:noWrap/>
            <w:hideMark/>
          </w:tcPr>
          <w:p w14:paraId="32FA8BCF" w14:textId="77777777" w:rsidR="00007FE5" w:rsidRPr="00787DBE" w:rsidRDefault="00007FE5" w:rsidP="00787DBE">
            <w:pPr>
              <w:rPr>
                <w:color w:val="000000"/>
                <w:sz w:val="20"/>
                <w:szCs w:val="20"/>
              </w:rPr>
            </w:pPr>
            <w:r w:rsidRPr="00787DBE">
              <w:rPr>
                <w:color w:val="000000"/>
                <w:sz w:val="20"/>
                <w:szCs w:val="20"/>
              </w:rPr>
              <w:t>SI</w:t>
            </w:r>
          </w:p>
        </w:tc>
        <w:tc>
          <w:tcPr>
            <w:tcW w:w="2567" w:type="dxa"/>
            <w:tcBorders>
              <w:top w:val="nil"/>
              <w:left w:val="nil"/>
              <w:bottom w:val="single" w:sz="4" w:space="0" w:color="auto"/>
              <w:right w:val="single" w:sz="4" w:space="0" w:color="auto"/>
            </w:tcBorders>
            <w:shd w:val="clear" w:color="auto" w:fill="auto"/>
            <w:noWrap/>
            <w:hideMark/>
          </w:tcPr>
          <w:p w14:paraId="50D26442" w14:textId="675375EE" w:rsidR="00007FE5" w:rsidRPr="00787DBE" w:rsidRDefault="00007FE5" w:rsidP="00787DBE">
            <w:pPr>
              <w:rPr>
                <w:color w:val="000000"/>
                <w:sz w:val="20"/>
                <w:szCs w:val="20"/>
              </w:rPr>
            </w:pPr>
            <w:r w:rsidRPr="00787DBE">
              <w:rPr>
                <w:color w:val="000000"/>
                <w:sz w:val="20"/>
                <w:szCs w:val="20"/>
              </w:rPr>
              <w:t>El mod</w:t>
            </w:r>
            <w:r w:rsidR="00787DBE" w:rsidRPr="00787DBE">
              <w:rPr>
                <w:color w:val="000000"/>
                <w:sz w:val="20"/>
                <w:szCs w:val="20"/>
              </w:rPr>
              <w:t xml:space="preserve">elo ganador de </w:t>
            </w:r>
            <w:proofErr w:type="spellStart"/>
            <w:r w:rsidR="00787DBE" w:rsidRPr="00787DBE">
              <w:rPr>
                <w:color w:val="000000"/>
                <w:sz w:val="20"/>
                <w:szCs w:val="20"/>
              </w:rPr>
              <w:t>Kaggle</w:t>
            </w:r>
            <w:proofErr w:type="spellEnd"/>
            <w:r w:rsidR="00787DBE" w:rsidRPr="00787DBE">
              <w:rPr>
                <w:color w:val="000000"/>
                <w:sz w:val="20"/>
                <w:szCs w:val="20"/>
              </w:rPr>
              <w:t xml:space="preserve"> utiliza  GRU.</w:t>
            </w:r>
          </w:p>
        </w:tc>
        <w:tc>
          <w:tcPr>
            <w:tcW w:w="2783" w:type="dxa"/>
            <w:tcBorders>
              <w:top w:val="nil"/>
              <w:left w:val="nil"/>
              <w:bottom w:val="single" w:sz="4" w:space="0" w:color="auto"/>
              <w:right w:val="single" w:sz="4" w:space="0" w:color="auto"/>
            </w:tcBorders>
            <w:shd w:val="clear" w:color="auto" w:fill="auto"/>
            <w:noWrap/>
            <w:hideMark/>
          </w:tcPr>
          <w:p w14:paraId="325D0C92" w14:textId="77777777" w:rsidR="00007FE5" w:rsidRPr="00787DBE" w:rsidRDefault="00007FE5" w:rsidP="00787DBE">
            <w:pPr>
              <w:rPr>
                <w:color w:val="000000"/>
                <w:sz w:val="20"/>
                <w:szCs w:val="20"/>
              </w:rPr>
            </w:pPr>
            <w:r w:rsidRPr="00787DBE">
              <w:rPr>
                <w:color w:val="000000"/>
                <w:sz w:val="20"/>
                <w:szCs w:val="20"/>
              </w:rPr>
              <w:t>Sistemas predictivos basados en información secuencial.</w:t>
            </w:r>
          </w:p>
        </w:tc>
        <w:tc>
          <w:tcPr>
            <w:tcW w:w="781" w:type="dxa"/>
            <w:tcBorders>
              <w:top w:val="nil"/>
              <w:left w:val="nil"/>
              <w:bottom w:val="single" w:sz="4" w:space="0" w:color="000000"/>
              <w:right w:val="single" w:sz="4" w:space="0" w:color="000000"/>
            </w:tcBorders>
            <w:shd w:val="clear" w:color="auto" w:fill="auto"/>
            <w:vAlign w:val="center"/>
          </w:tcPr>
          <w:p w14:paraId="36B819A7" w14:textId="77777777" w:rsidR="00007FE5" w:rsidRPr="00787DBE" w:rsidRDefault="00007FE5" w:rsidP="00787DBE">
            <w:pPr>
              <w:rPr>
                <w:color w:val="000000"/>
                <w:sz w:val="20"/>
                <w:szCs w:val="20"/>
              </w:rPr>
            </w:pPr>
            <w:r w:rsidRPr="00787DBE">
              <w:rPr>
                <w:color w:val="000000"/>
                <w:sz w:val="20"/>
                <w:szCs w:val="20"/>
              </w:rPr>
              <w:t>No</w:t>
            </w:r>
          </w:p>
        </w:tc>
      </w:tr>
      <w:tr w:rsidR="00007FE5" w:rsidRPr="00341BFA" w14:paraId="78DD7B04" w14:textId="77777777" w:rsidTr="006614D8">
        <w:trPr>
          <w:trHeight w:val="296"/>
        </w:trPr>
        <w:tc>
          <w:tcPr>
            <w:tcW w:w="1534" w:type="dxa"/>
            <w:tcBorders>
              <w:top w:val="nil"/>
              <w:left w:val="single" w:sz="4" w:space="0" w:color="auto"/>
              <w:bottom w:val="single" w:sz="4" w:space="0" w:color="auto"/>
              <w:right w:val="single" w:sz="4" w:space="0" w:color="auto"/>
            </w:tcBorders>
            <w:shd w:val="clear" w:color="auto" w:fill="auto"/>
            <w:noWrap/>
            <w:hideMark/>
          </w:tcPr>
          <w:p w14:paraId="1C4EEE7E" w14:textId="2FF1EAEA" w:rsidR="00007FE5" w:rsidRPr="00787DBE" w:rsidRDefault="00007FE5" w:rsidP="00787DBE">
            <w:pPr>
              <w:rPr>
                <w:color w:val="000000"/>
                <w:sz w:val="20"/>
                <w:szCs w:val="20"/>
              </w:rPr>
            </w:pPr>
            <w:r w:rsidRPr="00787DBE">
              <w:rPr>
                <w:color w:val="000000"/>
                <w:sz w:val="20"/>
                <w:szCs w:val="20"/>
              </w:rPr>
              <w:t>Bi-LSTM</w:t>
            </w:r>
          </w:p>
        </w:tc>
        <w:tc>
          <w:tcPr>
            <w:tcW w:w="486" w:type="dxa"/>
            <w:tcBorders>
              <w:top w:val="nil"/>
              <w:left w:val="nil"/>
              <w:bottom w:val="single" w:sz="4" w:space="0" w:color="auto"/>
              <w:right w:val="single" w:sz="4" w:space="0" w:color="auto"/>
            </w:tcBorders>
            <w:shd w:val="clear" w:color="auto" w:fill="auto"/>
            <w:noWrap/>
            <w:hideMark/>
          </w:tcPr>
          <w:p w14:paraId="1B200D80" w14:textId="77777777" w:rsidR="00007FE5" w:rsidRPr="00787DBE" w:rsidRDefault="00007FE5" w:rsidP="00787DBE">
            <w:pPr>
              <w:rPr>
                <w:color w:val="000000"/>
                <w:sz w:val="20"/>
                <w:szCs w:val="20"/>
              </w:rPr>
            </w:pPr>
            <w:r w:rsidRPr="00787DBE">
              <w:rPr>
                <w:color w:val="000000"/>
                <w:sz w:val="20"/>
                <w:szCs w:val="20"/>
              </w:rPr>
              <w:t>SI</w:t>
            </w:r>
          </w:p>
        </w:tc>
        <w:tc>
          <w:tcPr>
            <w:tcW w:w="2567" w:type="dxa"/>
            <w:tcBorders>
              <w:top w:val="nil"/>
              <w:left w:val="nil"/>
              <w:bottom w:val="single" w:sz="4" w:space="0" w:color="auto"/>
              <w:right w:val="single" w:sz="4" w:space="0" w:color="auto"/>
            </w:tcBorders>
            <w:shd w:val="clear" w:color="auto" w:fill="auto"/>
            <w:noWrap/>
            <w:hideMark/>
          </w:tcPr>
          <w:p w14:paraId="37B2A40B" w14:textId="77777777" w:rsidR="00007FE5" w:rsidRPr="00787DBE" w:rsidRDefault="00007FE5" w:rsidP="00787DBE">
            <w:pPr>
              <w:rPr>
                <w:color w:val="000000"/>
                <w:sz w:val="20"/>
                <w:szCs w:val="20"/>
              </w:rPr>
            </w:pPr>
            <w:r w:rsidRPr="00787DBE">
              <w:rPr>
                <w:color w:val="000000"/>
                <w:sz w:val="20"/>
                <w:szCs w:val="20"/>
              </w:rPr>
              <w:t> Mejor rendimiento comparándolo en el M3-Competition</w:t>
            </w:r>
          </w:p>
        </w:tc>
        <w:tc>
          <w:tcPr>
            <w:tcW w:w="2783" w:type="dxa"/>
            <w:tcBorders>
              <w:top w:val="nil"/>
              <w:left w:val="nil"/>
              <w:bottom w:val="single" w:sz="4" w:space="0" w:color="auto"/>
              <w:right w:val="single" w:sz="4" w:space="0" w:color="auto"/>
            </w:tcBorders>
            <w:shd w:val="clear" w:color="auto" w:fill="auto"/>
            <w:noWrap/>
            <w:hideMark/>
          </w:tcPr>
          <w:p w14:paraId="5B4C0AD8" w14:textId="77777777" w:rsidR="00007FE5" w:rsidRPr="00787DBE" w:rsidRDefault="00007FE5" w:rsidP="00787DBE">
            <w:pPr>
              <w:rPr>
                <w:color w:val="000000"/>
                <w:sz w:val="20"/>
                <w:szCs w:val="20"/>
              </w:rPr>
            </w:pPr>
            <w:r w:rsidRPr="00787DBE">
              <w:rPr>
                <w:color w:val="000000"/>
                <w:sz w:val="20"/>
                <w:szCs w:val="20"/>
              </w:rPr>
              <w:t>Reconocimiento y clasificación</w:t>
            </w:r>
          </w:p>
        </w:tc>
        <w:tc>
          <w:tcPr>
            <w:tcW w:w="781" w:type="dxa"/>
            <w:tcBorders>
              <w:top w:val="nil"/>
              <w:left w:val="nil"/>
              <w:bottom w:val="single" w:sz="4" w:space="0" w:color="auto"/>
              <w:right w:val="single" w:sz="4" w:space="0" w:color="auto"/>
            </w:tcBorders>
            <w:shd w:val="clear" w:color="auto" w:fill="auto"/>
            <w:vAlign w:val="center"/>
          </w:tcPr>
          <w:p w14:paraId="0F48D9F0" w14:textId="77777777" w:rsidR="00007FE5" w:rsidRPr="00787DBE" w:rsidRDefault="00007FE5" w:rsidP="00787DBE">
            <w:pPr>
              <w:rPr>
                <w:color w:val="000000"/>
                <w:sz w:val="20"/>
                <w:szCs w:val="20"/>
              </w:rPr>
            </w:pPr>
            <w:r w:rsidRPr="00787DBE">
              <w:rPr>
                <w:color w:val="000000"/>
                <w:sz w:val="20"/>
                <w:szCs w:val="20"/>
              </w:rPr>
              <w:t>No</w:t>
            </w:r>
          </w:p>
        </w:tc>
      </w:tr>
      <w:tr w:rsidR="00007FE5" w:rsidRPr="00341BFA" w14:paraId="6D7A1645" w14:textId="77777777" w:rsidTr="006614D8">
        <w:trPr>
          <w:trHeight w:val="296"/>
        </w:trPr>
        <w:tc>
          <w:tcPr>
            <w:tcW w:w="1534" w:type="dxa"/>
            <w:tcBorders>
              <w:top w:val="single" w:sz="4" w:space="0" w:color="auto"/>
              <w:left w:val="single" w:sz="4" w:space="0" w:color="auto"/>
              <w:bottom w:val="single" w:sz="4" w:space="0" w:color="auto"/>
              <w:right w:val="single" w:sz="4" w:space="0" w:color="auto"/>
            </w:tcBorders>
            <w:shd w:val="clear" w:color="auto" w:fill="auto"/>
            <w:noWrap/>
          </w:tcPr>
          <w:p w14:paraId="63C53672" w14:textId="77777777" w:rsidR="00007FE5" w:rsidRPr="00787DBE" w:rsidRDefault="00007FE5" w:rsidP="00787DBE">
            <w:pPr>
              <w:rPr>
                <w:color w:val="000000"/>
                <w:sz w:val="20"/>
                <w:szCs w:val="20"/>
              </w:rPr>
            </w:pPr>
            <w:r w:rsidRPr="00787DBE">
              <w:rPr>
                <w:color w:val="000000"/>
                <w:sz w:val="20"/>
                <w:szCs w:val="20"/>
              </w:rPr>
              <w:t>GAN</w:t>
            </w:r>
          </w:p>
        </w:tc>
        <w:tc>
          <w:tcPr>
            <w:tcW w:w="486" w:type="dxa"/>
            <w:tcBorders>
              <w:top w:val="single" w:sz="4" w:space="0" w:color="auto"/>
              <w:left w:val="nil"/>
              <w:bottom w:val="single" w:sz="4" w:space="0" w:color="auto"/>
              <w:right w:val="single" w:sz="4" w:space="0" w:color="auto"/>
            </w:tcBorders>
            <w:shd w:val="clear" w:color="auto" w:fill="auto"/>
            <w:noWrap/>
          </w:tcPr>
          <w:p w14:paraId="1FC6A622" w14:textId="77777777" w:rsidR="00007FE5" w:rsidRPr="00787DBE" w:rsidRDefault="00007FE5" w:rsidP="00787DBE">
            <w:pPr>
              <w:rPr>
                <w:color w:val="000000"/>
                <w:sz w:val="20"/>
                <w:szCs w:val="20"/>
              </w:rPr>
            </w:pPr>
            <w:r w:rsidRPr="00787DBE">
              <w:rPr>
                <w:color w:val="000000"/>
                <w:sz w:val="20"/>
                <w:szCs w:val="20"/>
              </w:rPr>
              <w:t>SI</w:t>
            </w:r>
          </w:p>
        </w:tc>
        <w:tc>
          <w:tcPr>
            <w:tcW w:w="2567" w:type="dxa"/>
            <w:tcBorders>
              <w:top w:val="single" w:sz="4" w:space="0" w:color="auto"/>
              <w:left w:val="nil"/>
              <w:bottom w:val="single" w:sz="4" w:space="0" w:color="auto"/>
              <w:right w:val="single" w:sz="4" w:space="0" w:color="auto"/>
            </w:tcBorders>
            <w:shd w:val="clear" w:color="auto" w:fill="auto"/>
            <w:noWrap/>
          </w:tcPr>
          <w:p w14:paraId="22E01D5A" w14:textId="77777777" w:rsidR="00007FE5" w:rsidRPr="00787DBE" w:rsidRDefault="00007FE5" w:rsidP="00787DBE">
            <w:pPr>
              <w:rPr>
                <w:color w:val="000000"/>
                <w:sz w:val="20"/>
                <w:szCs w:val="20"/>
              </w:rPr>
            </w:pPr>
            <w:r w:rsidRPr="00787DBE">
              <w:rPr>
                <w:color w:val="000000"/>
                <w:sz w:val="20"/>
                <w:szCs w:val="20"/>
              </w:rPr>
              <w:t>Regular, no hay ganancia comparado con ARIMA</w:t>
            </w:r>
          </w:p>
        </w:tc>
        <w:tc>
          <w:tcPr>
            <w:tcW w:w="2783" w:type="dxa"/>
            <w:tcBorders>
              <w:top w:val="single" w:sz="4" w:space="0" w:color="auto"/>
              <w:left w:val="nil"/>
              <w:bottom w:val="single" w:sz="4" w:space="0" w:color="auto"/>
              <w:right w:val="single" w:sz="4" w:space="0" w:color="auto"/>
            </w:tcBorders>
            <w:shd w:val="clear" w:color="auto" w:fill="auto"/>
            <w:noWrap/>
          </w:tcPr>
          <w:p w14:paraId="0AD2C59D" w14:textId="77777777" w:rsidR="00007FE5" w:rsidRPr="00787DBE" w:rsidRDefault="00007FE5" w:rsidP="00787DBE">
            <w:pPr>
              <w:rPr>
                <w:color w:val="000000"/>
                <w:sz w:val="20"/>
                <w:szCs w:val="20"/>
              </w:rPr>
            </w:pPr>
            <w:r w:rsidRPr="00787DBE">
              <w:rPr>
                <w:color w:val="000000"/>
                <w:sz w:val="20"/>
                <w:szCs w:val="20"/>
              </w:rPr>
              <w:t>Creación artificial</w:t>
            </w:r>
          </w:p>
        </w:tc>
        <w:tc>
          <w:tcPr>
            <w:tcW w:w="781" w:type="dxa"/>
            <w:tcBorders>
              <w:top w:val="single" w:sz="4" w:space="0" w:color="auto"/>
              <w:left w:val="nil"/>
              <w:bottom w:val="single" w:sz="4" w:space="0" w:color="auto"/>
              <w:right w:val="single" w:sz="4" w:space="0" w:color="auto"/>
            </w:tcBorders>
            <w:shd w:val="clear" w:color="auto" w:fill="auto"/>
            <w:vAlign w:val="center"/>
          </w:tcPr>
          <w:p w14:paraId="52F3C930" w14:textId="77777777" w:rsidR="00007FE5" w:rsidRPr="00787DBE" w:rsidRDefault="00007FE5" w:rsidP="00787DBE">
            <w:pPr>
              <w:rPr>
                <w:color w:val="000000"/>
                <w:sz w:val="20"/>
                <w:szCs w:val="20"/>
              </w:rPr>
            </w:pPr>
            <w:r w:rsidRPr="00787DBE">
              <w:rPr>
                <w:color w:val="000000"/>
                <w:sz w:val="20"/>
                <w:szCs w:val="20"/>
              </w:rPr>
              <w:t>No</w:t>
            </w:r>
          </w:p>
        </w:tc>
      </w:tr>
      <w:tr w:rsidR="00007FE5" w:rsidRPr="00341BFA" w14:paraId="19E55A7B" w14:textId="77777777" w:rsidTr="006614D8">
        <w:trPr>
          <w:trHeight w:val="296"/>
        </w:trPr>
        <w:tc>
          <w:tcPr>
            <w:tcW w:w="1534" w:type="dxa"/>
            <w:tcBorders>
              <w:top w:val="single" w:sz="4" w:space="0" w:color="auto"/>
              <w:left w:val="single" w:sz="4" w:space="0" w:color="auto"/>
              <w:bottom w:val="single" w:sz="4" w:space="0" w:color="auto"/>
              <w:right w:val="single" w:sz="4" w:space="0" w:color="auto"/>
            </w:tcBorders>
            <w:shd w:val="clear" w:color="auto" w:fill="auto"/>
            <w:noWrap/>
          </w:tcPr>
          <w:p w14:paraId="7FB53B1D" w14:textId="77777777" w:rsidR="00007FE5" w:rsidRPr="00787DBE" w:rsidRDefault="00007FE5" w:rsidP="00787DBE">
            <w:pPr>
              <w:rPr>
                <w:color w:val="000000"/>
                <w:sz w:val="20"/>
                <w:szCs w:val="20"/>
              </w:rPr>
            </w:pPr>
            <w:r w:rsidRPr="00787DBE">
              <w:rPr>
                <w:color w:val="000000"/>
                <w:sz w:val="20"/>
                <w:szCs w:val="20"/>
              </w:rPr>
              <w:t>RNN seq2seq</w:t>
            </w:r>
          </w:p>
        </w:tc>
        <w:tc>
          <w:tcPr>
            <w:tcW w:w="486" w:type="dxa"/>
            <w:tcBorders>
              <w:top w:val="single" w:sz="4" w:space="0" w:color="auto"/>
              <w:left w:val="nil"/>
              <w:bottom w:val="single" w:sz="4" w:space="0" w:color="auto"/>
              <w:right w:val="single" w:sz="4" w:space="0" w:color="auto"/>
            </w:tcBorders>
            <w:shd w:val="clear" w:color="auto" w:fill="auto"/>
            <w:noWrap/>
          </w:tcPr>
          <w:p w14:paraId="66A9D705" w14:textId="77777777" w:rsidR="00007FE5" w:rsidRPr="00787DBE" w:rsidRDefault="00007FE5" w:rsidP="00787DBE">
            <w:pPr>
              <w:rPr>
                <w:color w:val="000000"/>
                <w:sz w:val="20"/>
                <w:szCs w:val="20"/>
              </w:rPr>
            </w:pPr>
            <w:r w:rsidRPr="00787DBE">
              <w:rPr>
                <w:color w:val="000000"/>
                <w:sz w:val="20"/>
                <w:szCs w:val="20"/>
              </w:rPr>
              <w:t>SI</w:t>
            </w:r>
          </w:p>
        </w:tc>
        <w:tc>
          <w:tcPr>
            <w:tcW w:w="2567" w:type="dxa"/>
            <w:tcBorders>
              <w:top w:val="single" w:sz="4" w:space="0" w:color="auto"/>
              <w:left w:val="nil"/>
              <w:bottom w:val="single" w:sz="4" w:space="0" w:color="auto"/>
              <w:right w:val="single" w:sz="4" w:space="0" w:color="auto"/>
            </w:tcBorders>
            <w:shd w:val="clear" w:color="auto" w:fill="auto"/>
            <w:noWrap/>
          </w:tcPr>
          <w:p w14:paraId="1CAAD507" w14:textId="77777777" w:rsidR="00007FE5" w:rsidRPr="00787DBE" w:rsidRDefault="00007FE5" w:rsidP="00787DBE">
            <w:pPr>
              <w:rPr>
                <w:color w:val="000000"/>
                <w:sz w:val="20"/>
                <w:szCs w:val="20"/>
              </w:rPr>
            </w:pPr>
            <w:r w:rsidRPr="00787DBE">
              <w:rPr>
                <w:color w:val="000000"/>
                <w:sz w:val="20"/>
                <w:szCs w:val="20"/>
              </w:rPr>
              <w:t>Buenos</w:t>
            </w:r>
          </w:p>
        </w:tc>
        <w:tc>
          <w:tcPr>
            <w:tcW w:w="2783" w:type="dxa"/>
            <w:tcBorders>
              <w:top w:val="single" w:sz="4" w:space="0" w:color="auto"/>
              <w:left w:val="nil"/>
              <w:bottom w:val="single" w:sz="4" w:space="0" w:color="auto"/>
              <w:right w:val="single" w:sz="4" w:space="0" w:color="auto"/>
            </w:tcBorders>
            <w:shd w:val="clear" w:color="auto" w:fill="auto"/>
            <w:noWrap/>
          </w:tcPr>
          <w:p w14:paraId="3F5CB025" w14:textId="77777777" w:rsidR="00787DBE" w:rsidRDefault="00007FE5" w:rsidP="00787DBE">
            <w:pPr>
              <w:rPr>
                <w:color w:val="000000"/>
                <w:sz w:val="20"/>
                <w:szCs w:val="20"/>
              </w:rPr>
            </w:pPr>
            <w:r w:rsidRPr="00787DBE">
              <w:rPr>
                <w:color w:val="000000"/>
                <w:sz w:val="20"/>
                <w:szCs w:val="20"/>
              </w:rPr>
              <w:t xml:space="preserve">Modelo ganador del concurso </w:t>
            </w:r>
          </w:p>
          <w:p w14:paraId="60BB2AD5" w14:textId="62692718" w:rsidR="00007FE5" w:rsidRPr="001E3EAE" w:rsidRDefault="00007FE5" w:rsidP="006614D8">
            <w:pPr>
              <w:rPr>
                <w:color w:val="000000"/>
                <w:sz w:val="20"/>
                <w:szCs w:val="20"/>
              </w:rPr>
            </w:pPr>
            <w:r w:rsidRPr="001E3EAE">
              <w:rPr>
                <w:color w:val="000000"/>
                <w:sz w:val="20"/>
                <w:szCs w:val="20"/>
              </w:rPr>
              <w:t xml:space="preserve">de </w:t>
            </w:r>
            <w:proofErr w:type="spellStart"/>
            <w:r w:rsidR="006614D8">
              <w:rPr>
                <w:color w:val="000000"/>
                <w:sz w:val="20"/>
                <w:szCs w:val="20"/>
              </w:rPr>
              <w:t>K</w:t>
            </w:r>
            <w:r w:rsidRPr="001E3EAE">
              <w:rPr>
                <w:color w:val="000000"/>
                <w:sz w:val="20"/>
                <w:szCs w:val="20"/>
              </w:rPr>
              <w:t>aggle</w:t>
            </w:r>
            <w:proofErr w:type="spellEnd"/>
            <w:r w:rsidRPr="001E3EAE">
              <w:rPr>
                <w:color w:val="000000"/>
                <w:sz w:val="20"/>
                <w:szCs w:val="20"/>
              </w:rPr>
              <w:t xml:space="preserve"> de </w:t>
            </w:r>
            <w:r w:rsidR="006614D8">
              <w:rPr>
                <w:color w:val="000000"/>
                <w:sz w:val="20"/>
                <w:szCs w:val="20"/>
              </w:rPr>
              <w:t>tráfico web</w:t>
            </w:r>
            <w:r w:rsidRPr="001E3EAE">
              <w:rPr>
                <w:color w:val="000000"/>
                <w:sz w:val="20"/>
                <w:szCs w:val="20"/>
              </w:rPr>
              <w:t xml:space="preserve"> 2017</w:t>
            </w:r>
          </w:p>
        </w:tc>
        <w:tc>
          <w:tcPr>
            <w:tcW w:w="781" w:type="dxa"/>
            <w:tcBorders>
              <w:top w:val="single" w:sz="4" w:space="0" w:color="auto"/>
              <w:left w:val="nil"/>
              <w:bottom w:val="single" w:sz="4" w:space="0" w:color="auto"/>
              <w:right w:val="single" w:sz="4" w:space="0" w:color="auto"/>
            </w:tcBorders>
            <w:shd w:val="clear" w:color="auto" w:fill="auto"/>
            <w:vAlign w:val="center"/>
          </w:tcPr>
          <w:p w14:paraId="07671D8D" w14:textId="77777777" w:rsidR="00007FE5" w:rsidRPr="00787DBE" w:rsidRDefault="00007FE5" w:rsidP="00787DBE">
            <w:pPr>
              <w:rPr>
                <w:color w:val="000000"/>
                <w:sz w:val="20"/>
                <w:szCs w:val="20"/>
              </w:rPr>
            </w:pPr>
            <w:r w:rsidRPr="00787DBE">
              <w:rPr>
                <w:color w:val="000000"/>
                <w:sz w:val="20"/>
                <w:szCs w:val="20"/>
              </w:rPr>
              <w:t xml:space="preserve">Si </w:t>
            </w:r>
          </w:p>
        </w:tc>
      </w:tr>
      <w:tr w:rsidR="00007FE5" w:rsidRPr="00341BFA" w14:paraId="34DD5816" w14:textId="77777777" w:rsidTr="006614D8">
        <w:trPr>
          <w:trHeight w:val="296"/>
        </w:trPr>
        <w:tc>
          <w:tcPr>
            <w:tcW w:w="1534" w:type="dxa"/>
            <w:tcBorders>
              <w:top w:val="single" w:sz="4" w:space="0" w:color="auto"/>
              <w:left w:val="single" w:sz="4" w:space="0" w:color="auto"/>
              <w:bottom w:val="single" w:sz="4" w:space="0" w:color="auto"/>
              <w:right w:val="single" w:sz="4" w:space="0" w:color="auto"/>
            </w:tcBorders>
            <w:shd w:val="clear" w:color="auto" w:fill="auto"/>
            <w:noWrap/>
          </w:tcPr>
          <w:p w14:paraId="0ECCD343" w14:textId="77777777" w:rsidR="00007FE5" w:rsidRPr="00787DBE" w:rsidRDefault="00007FE5" w:rsidP="00787DBE">
            <w:pPr>
              <w:rPr>
                <w:color w:val="000000"/>
                <w:sz w:val="20"/>
                <w:szCs w:val="20"/>
              </w:rPr>
            </w:pPr>
            <w:r w:rsidRPr="00787DBE">
              <w:rPr>
                <w:color w:val="000000"/>
                <w:sz w:val="20"/>
                <w:szCs w:val="20"/>
              </w:rPr>
              <w:t>NARX -QPSO</w:t>
            </w:r>
          </w:p>
        </w:tc>
        <w:tc>
          <w:tcPr>
            <w:tcW w:w="486" w:type="dxa"/>
            <w:tcBorders>
              <w:top w:val="single" w:sz="4" w:space="0" w:color="auto"/>
              <w:left w:val="nil"/>
              <w:bottom w:val="single" w:sz="4" w:space="0" w:color="auto"/>
              <w:right w:val="single" w:sz="4" w:space="0" w:color="auto"/>
            </w:tcBorders>
            <w:shd w:val="clear" w:color="auto" w:fill="auto"/>
            <w:noWrap/>
          </w:tcPr>
          <w:p w14:paraId="62D17C1E" w14:textId="77777777" w:rsidR="00007FE5" w:rsidRPr="00787DBE" w:rsidRDefault="00007FE5" w:rsidP="00787DBE">
            <w:pPr>
              <w:rPr>
                <w:color w:val="000000"/>
                <w:sz w:val="20"/>
                <w:szCs w:val="20"/>
              </w:rPr>
            </w:pPr>
            <w:r w:rsidRPr="00787DBE">
              <w:rPr>
                <w:color w:val="000000"/>
                <w:sz w:val="20"/>
                <w:szCs w:val="20"/>
              </w:rPr>
              <w:t>SI</w:t>
            </w:r>
          </w:p>
        </w:tc>
        <w:tc>
          <w:tcPr>
            <w:tcW w:w="2567" w:type="dxa"/>
            <w:tcBorders>
              <w:top w:val="single" w:sz="4" w:space="0" w:color="auto"/>
              <w:left w:val="nil"/>
              <w:bottom w:val="single" w:sz="4" w:space="0" w:color="auto"/>
              <w:right w:val="single" w:sz="4" w:space="0" w:color="auto"/>
            </w:tcBorders>
            <w:shd w:val="clear" w:color="auto" w:fill="auto"/>
            <w:noWrap/>
          </w:tcPr>
          <w:p w14:paraId="19936F61" w14:textId="77777777" w:rsidR="00007FE5" w:rsidRPr="00787DBE" w:rsidRDefault="00007FE5" w:rsidP="00787DBE">
            <w:pPr>
              <w:rPr>
                <w:color w:val="000000"/>
                <w:sz w:val="20"/>
                <w:szCs w:val="20"/>
              </w:rPr>
            </w:pPr>
            <w:r w:rsidRPr="00787DBE">
              <w:rPr>
                <w:color w:val="000000"/>
                <w:sz w:val="20"/>
                <w:szCs w:val="20"/>
              </w:rPr>
              <w:t>Buenos</w:t>
            </w:r>
          </w:p>
        </w:tc>
        <w:tc>
          <w:tcPr>
            <w:tcW w:w="2783" w:type="dxa"/>
            <w:tcBorders>
              <w:top w:val="single" w:sz="4" w:space="0" w:color="auto"/>
              <w:left w:val="nil"/>
              <w:bottom w:val="single" w:sz="4" w:space="0" w:color="auto"/>
              <w:right w:val="single" w:sz="4" w:space="0" w:color="auto"/>
            </w:tcBorders>
            <w:shd w:val="clear" w:color="auto" w:fill="auto"/>
            <w:noWrap/>
          </w:tcPr>
          <w:p w14:paraId="2AB6AE9B" w14:textId="77777777" w:rsidR="00787DBE" w:rsidRDefault="00007FE5" w:rsidP="00787DBE">
            <w:pPr>
              <w:rPr>
                <w:color w:val="000000"/>
                <w:sz w:val="20"/>
                <w:szCs w:val="20"/>
              </w:rPr>
            </w:pPr>
            <w:r w:rsidRPr="00787DBE">
              <w:rPr>
                <w:color w:val="000000"/>
                <w:sz w:val="20"/>
                <w:szCs w:val="20"/>
              </w:rPr>
              <w:t xml:space="preserve">Predecir el siguiente valor de </w:t>
            </w:r>
          </w:p>
          <w:p w14:paraId="4824A5F8" w14:textId="3D552A61" w:rsidR="00007FE5" w:rsidRPr="00787DBE" w:rsidRDefault="00007FE5" w:rsidP="00787DBE">
            <w:pPr>
              <w:rPr>
                <w:color w:val="000000"/>
                <w:sz w:val="20"/>
                <w:szCs w:val="20"/>
              </w:rPr>
            </w:pPr>
            <w:r w:rsidRPr="00787DBE">
              <w:rPr>
                <w:color w:val="000000"/>
                <w:sz w:val="20"/>
                <w:szCs w:val="20"/>
              </w:rPr>
              <w:t>la señal de entrada</w:t>
            </w:r>
          </w:p>
        </w:tc>
        <w:tc>
          <w:tcPr>
            <w:tcW w:w="781" w:type="dxa"/>
            <w:tcBorders>
              <w:top w:val="single" w:sz="4" w:space="0" w:color="auto"/>
              <w:left w:val="nil"/>
              <w:bottom w:val="single" w:sz="4" w:space="0" w:color="auto"/>
              <w:right w:val="single" w:sz="4" w:space="0" w:color="auto"/>
            </w:tcBorders>
            <w:shd w:val="clear" w:color="auto" w:fill="auto"/>
            <w:vAlign w:val="center"/>
          </w:tcPr>
          <w:p w14:paraId="40FFEABE" w14:textId="77777777" w:rsidR="00007FE5" w:rsidRPr="00787DBE" w:rsidRDefault="00007FE5" w:rsidP="00787DBE">
            <w:pPr>
              <w:rPr>
                <w:color w:val="000000"/>
                <w:sz w:val="20"/>
                <w:szCs w:val="20"/>
              </w:rPr>
            </w:pPr>
            <w:r w:rsidRPr="00787DBE">
              <w:rPr>
                <w:color w:val="000000"/>
                <w:sz w:val="20"/>
                <w:szCs w:val="20"/>
              </w:rPr>
              <w:t>Si</w:t>
            </w:r>
          </w:p>
        </w:tc>
      </w:tr>
      <w:tr w:rsidR="00007FE5" w:rsidRPr="00341BFA" w14:paraId="09B12879" w14:textId="77777777" w:rsidTr="006614D8">
        <w:trPr>
          <w:trHeight w:val="814"/>
        </w:trPr>
        <w:tc>
          <w:tcPr>
            <w:tcW w:w="1534" w:type="dxa"/>
            <w:tcBorders>
              <w:top w:val="single" w:sz="4" w:space="0" w:color="auto"/>
              <w:left w:val="single" w:sz="4" w:space="0" w:color="auto"/>
              <w:bottom w:val="single" w:sz="4" w:space="0" w:color="auto"/>
              <w:right w:val="single" w:sz="4" w:space="0" w:color="auto"/>
            </w:tcBorders>
            <w:shd w:val="clear" w:color="auto" w:fill="auto"/>
            <w:noWrap/>
          </w:tcPr>
          <w:p w14:paraId="2A890E66" w14:textId="77777777" w:rsidR="00007FE5" w:rsidRPr="00787DBE" w:rsidRDefault="00007FE5" w:rsidP="00787DBE">
            <w:pPr>
              <w:rPr>
                <w:color w:val="000000"/>
                <w:sz w:val="20"/>
                <w:szCs w:val="20"/>
              </w:rPr>
            </w:pPr>
            <w:proofErr w:type="spellStart"/>
            <w:r w:rsidRPr="00787DBE">
              <w:rPr>
                <w:color w:val="000000"/>
                <w:sz w:val="20"/>
                <w:szCs w:val="20"/>
              </w:rPr>
              <w:t>Prophet</w:t>
            </w:r>
            <w:proofErr w:type="spellEnd"/>
            <w:r w:rsidRPr="00787DBE">
              <w:rPr>
                <w:color w:val="000000"/>
                <w:sz w:val="20"/>
                <w:szCs w:val="20"/>
              </w:rPr>
              <w:t>-LGBM</w:t>
            </w:r>
          </w:p>
        </w:tc>
        <w:tc>
          <w:tcPr>
            <w:tcW w:w="486" w:type="dxa"/>
            <w:tcBorders>
              <w:top w:val="single" w:sz="4" w:space="0" w:color="auto"/>
              <w:left w:val="nil"/>
              <w:bottom w:val="single" w:sz="4" w:space="0" w:color="auto"/>
              <w:right w:val="single" w:sz="4" w:space="0" w:color="auto"/>
            </w:tcBorders>
            <w:shd w:val="clear" w:color="auto" w:fill="auto"/>
            <w:noWrap/>
          </w:tcPr>
          <w:p w14:paraId="66FA20B1" w14:textId="77777777" w:rsidR="00007FE5" w:rsidRPr="00787DBE" w:rsidRDefault="00007FE5" w:rsidP="00787DBE">
            <w:pPr>
              <w:rPr>
                <w:color w:val="000000"/>
                <w:sz w:val="20"/>
                <w:szCs w:val="20"/>
              </w:rPr>
            </w:pPr>
            <w:r w:rsidRPr="00787DBE">
              <w:rPr>
                <w:color w:val="000000"/>
                <w:sz w:val="20"/>
                <w:szCs w:val="20"/>
              </w:rPr>
              <w:t>SI</w:t>
            </w:r>
          </w:p>
        </w:tc>
        <w:tc>
          <w:tcPr>
            <w:tcW w:w="2567" w:type="dxa"/>
            <w:tcBorders>
              <w:top w:val="single" w:sz="4" w:space="0" w:color="auto"/>
              <w:left w:val="nil"/>
              <w:bottom w:val="single" w:sz="4" w:space="0" w:color="auto"/>
              <w:right w:val="single" w:sz="4" w:space="0" w:color="auto"/>
            </w:tcBorders>
            <w:shd w:val="clear" w:color="auto" w:fill="auto"/>
            <w:noWrap/>
          </w:tcPr>
          <w:p w14:paraId="24C504A3" w14:textId="77777777" w:rsidR="00007FE5" w:rsidRPr="00787DBE" w:rsidRDefault="00007FE5" w:rsidP="00787DBE">
            <w:pPr>
              <w:rPr>
                <w:color w:val="000000"/>
                <w:sz w:val="20"/>
                <w:szCs w:val="20"/>
              </w:rPr>
            </w:pPr>
            <w:r w:rsidRPr="00787DBE">
              <w:rPr>
                <w:color w:val="000000"/>
                <w:sz w:val="20"/>
                <w:szCs w:val="20"/>
              </w:rPr>
              <w:t>Buenos</w:t>
            </w:r>
            <w:r w:rsidRPr="00787DBE">
              <w:rPr>
                <w:color w:val="000000"/>
                <w:sz w:val="20"/>
                <w:szCs w:val="20"/>
              </w:rPr>
              <w:br/>
              <w:t>Mejores resultados que modelos individuales</w:t>
            </w:r>
          </w:p>
        </w:tc>
        <w:tc>
          <w:tcPr>
            <w:tcW w:w="2783" w:type="dxa"/>
            <w:tcBorders>
              <w:top w:val="single" w:sz="4" w:space="0" w:color="auto"/>
              <w:left w:val="nil"/>
              <w:bottom w:val="single" w:sz="4" w:space="0" w:color="auto"/>
              <w:right w:val="single" w:sz="4" w:space="0" w:color="auto"/>
            </w:tcBorders>
            <w:shd w:val="clear" w:color="auto" w:fill="auto"/>
            <w:noWrap/>
          </w:tcPr>
          <w:p w14:paraId="07479C51" w14:textId="77777777" w:rsidR="00787DBE" w:rsidRDefault="00007FE5" w:rsidP="00787DBE">
            <w:pPr>
              <w:rPr>
                <w:color w:val="000000"/>
                <w:sz w:val="20"/>
                <w:szCs w:val="20"/>
              </w:rPr>
            </w:pPr>
            <w:r w:rsidRPr="00787DBE">
              <w:rPr>
                <w:color w:val="000000"/>
                <w:sz w:val="20"/>
                <w:szCs w:val="20"/>
              </w:rPr>
              <w:t xml:space="preserve">Combinación </w:t>
            </w:r>
            <w:proofErr w:type="spellStart"/>
            <w:r w:rsidRPr="00787DBE">
              <w:rPr>
                <w:color w:val="000000"/>
                <w:sz w:val="20"/>
                <w:szCs w:val="20"/>
              </w:rPr>
              <w:t>ligthGBM</w:t>
            </w:r>
            <w:proofErr w:type="spellEnd"/>
            <w:r w:rsidRPr="00787DBE">
              <w:rPr>
                <w:color w:val="000000"/>
                <w:sz w:val="20"/>
                <w:szCs w:val="20"/>
              </w:rPr>
              <w:t xml:space="preserve"> y </w:t>
            </w:r>
          </w:p>
          <w:p w14:paraId="354FAEFE" w14:textId="61447111" w:rsidR="00007FE5" w:rsidRPr="00787DBE" w:rsidRDefault="00007FE5" w:rsidP="00787DBE">
            <w:pPr>
              <w:rPr>
                <w:color w:val="000000"/>
                <w:sz w:val="20"/>
                <w:szCs w:val="20"/>
              </w:rPr>
            </w:pPr>
            <w:proofErr w:type="spellStart"/>
            <w:r w:rsidRPr="00787DBE">
              <w:rPr>
                <w:color w:val="000000"/>
                <w:sz w:val="20"/>
                <w:szCs w:val="20"/>
              </w:rPr>
              <w:t>Prophet</w:t>
            </w:r>
            <w:proofErr w:type="spellEnd"/>
            <w:r w:rsidRPr="00787DBE">
              <w:rPr>
                <w:color w:val="000000"/>
                <w:sz w:val="20"/>
                <w:szCs w:val="20"/>
              </w:rPr>
              <w:t xml:space="preserve"> para redecir tráfico web</w:t>
            </w:r>
            <w:r w:rsidRPr="00787DBE">
              <w:rPr>
                <w:color w:val="000000"/>
                <w:sz w:val="20"/>
                <w:szCs w:val="20"/>
              </w:rPr>
              <w:br/>
            </w:r>
            <w:r w:rsidRPr="00787DBE">
              <w:rPr>
                <w:color w:val="000000"/>
                <w:sz w:val="20"/>
                <w:szCs w:val="20"/>
              </w:rPr>
              <w:br/>
            </w:r>
          </w:p>
        </w:tc>
        <w:tc>
          <w:tcPr>
            <w:tcW w:w="781" w:type="dxa"/>
            <w:tcBorders>
              <w:top w:val="single" w:sz="4" w:space="0" w:color="auto"/>
              <w:left w:val="nil"/>
              <w:bottom w:val="single" w:sz="4" w:space="0" w:color="auto"/>
              <w:right w:val="single" w:sz="4" w:space="0" w:color="auto"/>
            </w:tcBorders>
            <w:shd w:val="clear" w:color="auto" w:fill="auto"/>
            <w:vAlign w:val="center"/>
          </w:tcPr>
          <w:p w14:paraId="4CF90E94" w14:textId="73CD7D49" w:rsidR="00787DBE" w:rsidRPr="00787DBE" w:rsidRDefault="00007FE5" w:rsidP="00787DBE">
            <w:pPr>
              <w:rPr>
                <w:color w:val="000000"/>
                <w:sz w:val="20"/>
                <w:szCs w:val="20"/>
              </w:rPr>
            </w:pPr>
            <w:r w:rsidRPr="00787DBE">
              <w:rPr>
                <w:color w:val="000000"/>
                <w:sz w:val="20"/>
                <w:szCs w:val="20"/>
              </w:rPr>
              <w:t xml:space="preserve">Si </w:t>
            </w:r>
          </w:p>
          <w:p w14:paraId="2D4C5288" w14:textId="77777777" w:rsidR="00007FE5" w:rsidRPr="00787DBE" w:rsidRDefault="00007FE5" w:rsidP="00787DBE">
            <w:pPr>
              <w:ind w:left="-185"/>
              <w:rPr>
                <w:sz w:val="20"/>
                <w:szCs w:val="20"/>
              </w:rPr>
            </w:pPr>
          </w:p>
        </w:tc>
      </w:tr>
    </w:tbl>
    <w:p w14:paraId="11BDC0BF" w14:textId="0B5F18B9" w:rsidR="00202082" w:rsidRDefault="0037461A" w:rsidP="00417A28">
      <w:pPr>
        <w:pStyle w:val="Tablas"/>
        <w:rPr>
          <w:rFonts w:eastAsiaTheme="majorEastAsia"/>
        </w:rPr>
      </w:pPr>
      <w:bookmarkStart w:id="78" w:name="_Toc189755993"/>
      <w:r>
        <w:t>Tabla 3 Comparación de tecnologías</w:t>
      </w:r>
      <w:bookmarkEnd w:id="78"/>
      <w:r w:rsidR="00202082">
        <w:rPr>
          <w:rFonts w:eastAsiaTheme="majorEastAsia"/>
        </w:rPr>
        <w:br w:type="page"/>
      </w:r>
    </w:p>
    <w:p w14:paraId="29348693" w14:textId="4C1B74BE" w:rsidR="00E65CAF" w:rsidRDefault="00FA1763" w:rsidP="000853C0">
      <w:pPr>
        <w:pStyle w:val="Ttulo2"/>
        <w:rPr>
          <w:rStyle w:val="Ttulo2Car"/>
          <w:b/>
          <w:bCs/>
          <w:iCs/>
        </w:rPr>
      </w:pPr>
      <w:bookmarkStart w:id="79" w:name="_Toc189755973"/>
      <w:r>
        <w:rPr>
          <w:rStyle w:val="Ttulo2Car"/>
          <w:b/>
          <w:bCs/>
          <w:iCs/>
        </w:rPr>
        <w:lastRenderedPageBreak/>
        <w:t>4.4.1</w:t>
      </w:r>
      <w:r w:rsidR="00D51D3E" w:rsidRPr="00D51D3E">
        <w:rPr>
          <w:rStyle w:val="Ttulo2Car"/>
          <w:b/>
          <w:bCs/>
          <w:iCs/>
        </w:rPr>
        <w:t xml:space="preserve"> </w:t>
      </w:r>
      <w:r w:rsidR="002E217B" w:rsidRPr="00D51D3E">
        <w:rPr>
          <w:rStyle w:val="Ttulo2Car"/>
          <w:b/>
          <w:bCs/>
          <w:iCs/>
        </w:rPr>
        <w:t>Selección</w:t>
      </w:r>
      <w:r w:rsidR="00D51D3E" w:rsidRPr="00D51D3E">
        <w:rPr>
          <w:rStyle w:val="Ttulo2Car"/>
          <w:b/>
          <w:bCs/>
          <w:iCs/>
        </w:rPr>
        <w:t xml:space="preserve"> de Modelos</w:t>
      </w:r>
      <w:bookmarkEnd w:id="79"/>
    </w:p>
    <w:p w14:paraId="1195D576" w14:textId="77777777" w:rsidR="000853C0" w:rsidRPr="000853C0" w:rsidRDefault="000853C0" w:rsidP="000853C0"/>
    <w:p w14:paraId="2C5E96E0" w14:textId="6C624A33" w:rsidR="00E65CAF" w:rsidRDefault="002836ED" w:rsidP="00202082">
      <w:pPr>
        <w:jc w:val="both"/>
      </w:pPr>
      <w:r>
        <w:t xml:space="preserve">En la </w:t>
      </w:r>
      <w:r w:rsidR="00007FE5">
        <w:t>Tabla 3</w:t>
      </w:r>
      <w:r w:rsidR="008A621D">
        <w:t xml:space="preserve"> se presenta una comparación de las tecnologías</w:t>
      </w:r>
      <w:r>
        <w:t>, de ahí</w:t>
      </w:r>
      <w:r w:rsidR="008A621D">
        <w:t xml:space="preserve"> se procede a </w:t>
      </w:r>
      <w:r w:rsidR="007E0F16">
        <w:t>seleccionar</w:t>
      </w:r>
      <w:r w:rsidR="008A621D">
        <w:t xml:space="preserve"> las tecnologías </w:t>
      </w:r>
      <w:r w:rsidR="00893573">
        <w:t>que si aplican</w:t>
      </w:r>
      <w:r w:rsidR="00345742">
        <w:t>,</w:t>
      </w:r>
      <w:r w:rsidR="00893573">
        <w:t xml:space="preserve"> son las </w:t>
      </w:r>
      <w:r w:rsidR="008A621D">
        <w:t xml:space="preserve">que se consideran </w:t>
      </w:r>
      <w:r w:rsidR="00345742">
        <w:t xml:space="preserve">que se </w:t>
      </w:r>
      <w:r w:rsidR="008A621D">
        <w:t>podrían usar para la solución del problema; la razón de descartar algunas tecnologías</w:t>
      </w:r>
      <w:r>
        <w:t xml:space="preserve"> son por</w:t>
      </w:r>
      <w:r w:rsidR="00345742">
        <w:t>que no usan redes neuronales,</w:t>
      </w:r>
      <w:r w:rsidR="008A621D">
        <w:t xml:space="preserve"> </w:t>
      </w:r>
      <w:r>
        <w:t>otras son tecnologías cuya finalidad no es la del pronóstico de series de tiempo y por último, de acuerdo a los artículos científicos presentados en el marco teórico, algunas tecnologías no tienen buen rendimiento</w:t>
      </w:r>
      <w:r w:rsidR="007E0F16">
        <w:t xml:space="preserve"> o el rendimiento suficiente para ser tomado en cuenta</w:t>
      </w:r>
      <w:r>
        <w:t>.</w:t>
      </w:r>
    </w:p>
    <w:p w14:paraId="403A7786" w14:textId="77777777" w:rsidR="00C9563E" w:rsidRDefault="00C9563E" w:rsidP="00202082">
      <w:pPr>
        <w:jc w:val="both"/>
      </w:pPr>
    </w:p>
    <w:p w14:paraId="1E0821A7" w14:textId="5E0DEA20" w:rsidR="00C9563E" w:rsidRPr="00C9563E" w:rsidRDefault="00C9563E" w:rsidP="00202082">
      <w:pPr>
        <w:jc w:val="both"/>
      </w:pPr>
      <w:r>
        <w:t>Entre los modelos que quedan seleccionados están</w:t>
      </w:r>
      <w:r w:rsidR="00007FE5">
        <w:t xml:space="preserve"> </w:t>
      </w:r>
      <w:r w:rsidRPr="009F651F">
        <w:t>RNN seq2seq</w:t>
      </w:r>
      <w:r w:rsidR="00007FE5">
        <w:t xml:space="preserve"> que usa GRU</w:t>
      </w:r>
      <w:r w:rsidRPr="009F651F">
        <w:t xml:space="preserve">, NARX –QPSO y </w:t>
      </w:r>
      <w:proofErr w:type="spellStart"/>
      <w:r w:rsidRPr="009F651F">
        <w:t>Prophet</w:t>
      </w:r>
      <w:proofErr w:type="spellEnd"/>
      <w:r w:rsidRPr="009F651F">
        <w:t xml:space="preserve">-LGBM </w:t>
      </w:r>
      <w:r w:rsidRPr="00C9563E">
        <w:t>de estos modelos</w:t>
      </w:r>
      <w:r>
        <w:t xml:space="preserve"> </w:t>
      </w:r>
      <w:proofErr w:type="spellStart"/>
      <w:r w:rsidR="0000230C" w:rsidRPr="009F651F">
        <w:t>Prophet</w:t>
      </w:r>
      <w:proofErr w:type="spellEnd"/>
      <w:r w:rsidR="0000230C" w:rsidRPr="009F651F">
        <w:t xml:space="preserve">-LGBM </w:t>
      </w:r>
      <w:r w:rsidR="0000230C" w:rsidRPr="0000230C">
        <w:t xml:space="preserve">si bien se mencionan las fechas de los datos que utilizaron no </w:t>
      </w:r>
      <w:r w:rsidR="00E30DCF" w:rsidRPr="0000230C">
        <w:t>está</w:t>
      </w:r>
      <w:r w:rsidR="0000230C" w:rsidRPr="0000230C">
        <w:t xml:space="preserve"> disponible el </w:t>
      </w:r>
      <w:proofErr w:type="spellStart"/>
      <w:r w:rsidR="0000230C" w:rsidRPr="00C724B5">
        <w:rPr>
          <w:i/>
        </w:rPr>
        <w:t>dataset</w:t>
      </w:r>
      <w:proofErr w:type="spellEnd"/>
      <w:r w:rsidR="0000230C" w:rsidRPr="0000230C">
        <w:t xml:space="preserve"> para compararlo con los datos de la problemática de esta tesis</w:t>
      </w:r>
      <w:r w:rsidR="0035541F">
        <w:t xml:space="preserve"> por lo tanto </w:t>
      </w:r>
      <w:proofErr w:type="spellStart"/>
      <w:r w:rsidR="0035541F" w:rsidRPr="009F651F">
        <w:t>Prophet</w:t>
      </w:r>
      <w:proofErr w:type="spellEnd"/>
      <w:r w:rsidR="0035541F" w:rsidRPr="009F651F">
        <w:t>-LGBM se descarta</w:t>
      </w:r>
      <w:r w:rsidR="0035541F" w:rsidRPr="00B019BC">
        <w:t xml:space="preserve"> como posible tecnología para la solución de la problemática de esta tesis</w:t>
      </w:r>
      <w:r w:rsidR="0000230C" w:rsidRPr="0000230C">
        <w:t>, mientras que por otro lado tanto RNN seq2seq y NARX –QPSO</w:t>
      </w:r>
      <w:r w:rsidR="00E30DCF">
        <w:t xml:space="preserve"> ambos utilizan el mismo conjunto de datos el cual está disponible online para que cualquiera lo pueda descargar, </w:t>
      </w:r>
      <w:r w:rsidR="009204F3">
        <w:t xml:space="preserve">de esta manera y dado que </w:t>
      </w:r>
      <w:r w:rsidR="009204F3" w:rsidRPr="0000230C">
        <w:t>RNN seq2seq</w:t>
      </w:r>
      <w:r w:rsidR="009204F3">
        <w:t xml:space="preserve"> es el ganador del concurso</w:t>
      </w:r>
      <w:r w:rsidR="00586985">
        <w:t xml:space="preserve"> de </w:t>
      </w:r>
      <w:proofErr w:type="spellStart"/>
      <w:r w:rsidR="00586985">
        <w:t>Kaggle</w:t>
      </w:r>
      <w:proofErr w:type="spellEnd"/>
      <w:r w:rsidR="00386AF5">
        <w:fldChar w:fldCharType="begin" w:fldLock="1"/>
      </w:r>
      <w:r w:rsidR="007836C7">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[11]","plainTextFormattedCitation":"[11]","previouslyFormattedCitation":"[11]"},"properties":{"noteIndex":0},"schema":"https://github.com/citation-style-language/schema/raw/master/csl-citation.json"}</w:instrText>
      </w:r>
      <w:r w:rsidR="00386AF5">
        <w:fldChar w:fldCharType="separate"/>
      </w:r>
      <w:r w:rsidR="00FB28D7" w:rsidRPr="00FB28D7">
        <w:rPr>
          <w:noProof/>
        </w:rPr>
        <w:t>[11]</w:t>
      </w:r>
      <w:r w:rsidR="00386AF5">
        <w:fldChar w:fldCharType="end"/>
      </w:r>
      <w:r w:rsidR="00386AF5">
        <w:t xml:space="preserve"> </w:t>
      </w:r>
      <w:r w:rsidR="009204F3">
        <w:t xml:space="preserve">y por lo tanto se encuentra más información de la misma en la página de </w:t>
      </w:r>
      <w:proofErr w:type="spellStart"/>
      <w:r w:rsidR="009204F3">
        <w:t>Kaggle</w:t>
      </w:r>
      <w:proofErr w:type="spellEnd"/>
      <w:r w:rsidR="009204F3">
        <w:t xml:space="preserve"> se opta por utilizar esta tecnología.</w:t>
      </w:r>
    </w:p>
    <w:p w14:paraId="38FFD291" w14:textId="77777777" w:rsidR="00C9563E" w:rsidRDefault="00C9563E" w:rsidP="00202082">
      <w:pPr>
        <w:jc w:val="both"/>
      </w:pPr>
    </w:p>
    <w:p w14:paraId="08D87B6E" w14:textId="40FBC237" w:rsidR="009F651F" w:rsidRDefault="009F651F" w:rsidP="00202082">
      <w:pPr>
        <w:jc w:val="both"/>
      </w:pPr>
      <w:r w:rsidRPr="00313D52">
        <w:t>En cuanto a la métrica seleccionada para la medición de</w:t>
      </w:r>
      <w:r w:rsidR="00313D52">
        <w:t xml:space="preserve">l desempeño de los modelos, </w:t>
      </w:r>
      <w:r w:rsidR="00C724B5">
        <w:t xml:space="preserve">se </w:t>
      </w:r>
      <w:r w:rsidR="00313D52">
        <w:t>eligió</w:t>
      </w:r>
      <w:r w:rsidRPr="00313D52">
        <w:t xml:space="preserve"> la métrica </w:t>
      </w:r>
      <w:r w:rsidR="00313D52">
        <w:t xml:space="preserve">MAE que se utilizó en </w:t>
      </w:r>
      <w:r w:rsidR="00313D52">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313D52">
        <w:fldChar w:fldCharType="separate"/>
      </w:r>
      <w:r w:rsidR="00FB28D7" w:rsidRPr="00FB28D7">
        <w:rPr>
          <w:noProof/>
        </w:rPr>
        <w:t>[7]</w:t>
      </w:r>
      <w:r w:rsidR="00313D52">
        <w:fldChar w:fldCharType="end"/>
      </w:r>
      <w:r w:rsidRPr="00313D52">
        <w:t xml:space="preserve">, </w:t>
      </w:r>
      <w:r w:rsidR="00313D52">
        <w:t xml:space="preserve">también la métrica SMAPE </w:t>
      </w:r>
      <w:r w:rsidRPr="00313D52">
        <w:t xml:space="preserve">debido a que es la misma con la que se </w:t>
      </w:r>
      <w:r w:rsidR="00EA16F1" w:rsidRPr="00313D52">
        <w:t>evaluó</w:t>
      </w:r>
      <w:r w:rsidRPr="00313D52">
        <w:t xml:space="preserve"> el modelo RNN seq2seq</w:t>
      </w:r>
      <w:r w:rsidR="00EA16F1" w:rsidRPr="00313D52">
        <w:t>, que</w:t>
      </w:r>
      <w:r w:rsidRPr="00313D52">
        <w:t xml:space="preserve"> es el</w:t>
      </w:r>
      <w:r w:rsidR="008A184D" w:rsidRPr="00313D52">
        <w:t xml:space="preserve"> ganador del concurso de </w:t>
      </w:r>
      <w:proofErr w:type="spellStart"/>
      <w:r w:rsidR="008A184D" w:rsidRPr="00313D52">
        <w:t>Kaggle</w:t>
      </w:r>
      <w:proofErr w:type="spellEnd"/>
      <w:r w:rsidR="00313D52">
        <w:fldChar w:fldCharType="begin" w:fldLock="1"/>
      </w:r>
      <w:r w:rsidR="007836C7">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[11]","plainTextFormattedCitation":"[11]","previouslyFormattedCitation":"[11]"},"properties":{"noteIndex":0},"schema":"https://github.com/citation-style-language/schema/raw/master/csl-citation.json"}</w:instrText>
      </w:r>
      <w:r w:rsidR="00313D52">
        <w:fldChar w:fldCharType="separate"/>
      </w:r>
      <w:r w:rsidR="00FB28D7" w:rsidRPr="00FB28D7">
        <w:rPr>
          <w:noProof/>
        </w:rPr>
        <w:t>[11]</w:t>
      </w:r>
      <w:r w:rsidR="00313D52">
        <w:fldChar w:fldCharType="end"/>
      </w:r>
      <w:r w:rsidR="008A184D" w:rsidRPr="00313D52">
        <w:t>.</w:t>
      </w:r>
    </w:p>
    <w:p w14:paraId="377648F6" w14:textId="77777777" w:rsidR="00992BA7" w:rsidRDefault="00992BA7" w:rsidP="004833B4"/>
    <w:p w14:paraId="4FD9D1A5" w14:textId="1154BA75" w:rsidR="00172FBB" w:rsidRDefault="00172FBB">
      <w:pPr>
        <w:spacing w:after="160" w:line="259" w:lineRule="auto"/>
      </w:pPr>
      <w:r>
        <w:br w:type="page"/>
      </w:r>
    </w:p>
    <w:p w14:paraId="7A81D638" w14:textId="77777777" w:rsidR="00992BA7" w:rsidRDefault="00992BA7" w:rsidP="004833B4"/>
    <w:p w14:paraId="7B711046" w14:textId="545A694D" w:rsidR="00992BA7" w:rsidRPr="00FA1763" w:rsidRDefault="00FA1763" w:rsidP="00FA1763">
      <w:pPr>
        <w:pStyle w:val="Ttulo2"/>
      </w:pPr>
      <w:bookmarkStart w:id="80" w:name="_Toc189755974"/>
      <w:r w:rsidRPr="00FA1763">
        <w:t>4.</w:t>
      </w:r>
      <w:r>
        <w:t xml:space="preserve">5 </w:t>
      </w:r>
      <w:r w:rsidR="00992BA7" w:rsidRPr="00FA1763">
        <w:t>Desarrollo</w:t>
      </w:r>
      <w:bookmarkEnd w:id="80"/>
    </w:p>
    <w:p w14:paraId="5ACD65BF" w14:textId="77777777" w:rsidR="008A184D" w:rsidRDefault="008A184D" w:rsidP="004833B4"/>
    <w:p w14:paraId="6E5B9D6D" w14:textId="43CD1645" w:rsidR="008A184D" w:rsidRPr="00E425BC" w:rsidRDefault="00FA1763" w:rsidP="00FA1763">
      <w:pPr>
        <w:pStyle w:val="Ttulo3"/>
      </w:pPr>
      <w:bookmarkStart w:id="81" w:name="_Toc189755975"/>
      <w:r>
        <w:t xml:space="preserve">4.5.1 </w:t>
      </w:r>
      <w:r w:rsidR="008A184D" w:rsidRPr="00E425BC">
        <w:t>Plan de pruebas</w:t>
      </w:r>
      <w:bookmarkEnd w:id="81"/>
    </w:p>
    <w:p w14:paraId="67B7D4CD" w14:textId="77777777" w:rsidR="008A184D" w:rsidRDefault="008A184D" w:rsidP="004833B4"/>
    <w:p w14:paraId="5E1D4DB3" w14:textId="6749BD73" w:rsidR="00ED0C8C" w:rsidRDefault="00A93A58" w:rsidP="00A93A58">
      <w:pPr>
        <w:ind w:firstLine="1"/>
        <w:jc w:val="both"/>
      </w:pPr>
      <w:r>
        <w:t>Durante el desarrollo de la tesis sucedió que desde</w:t>
      </w:r>
      <w:r w:rsidR="00ED0C8C">
        <w:t xml:space="preserve"> el primero de Julio de 2023 la propiedad Universal </w:t>
      </w:r>
      <w:proofErr w:type="spellStart"/>
      <w:r w:rsidR="00ED0C8C">
        <w:t>Analytics</w:t>
      </w:r>
      <w:proofErr w:type="spellEnd"/>
      <w:r w:rsidR="00156129">
        <w:t xml:space="preserve"> (UA)</w:t>
      </w:r>
      <w:r w:rsidR="00ED0C8C">
        <w:t xml:space="preserve"> dejó de registrar datos de las páginas web, </w:t>
      </w:r>
      <w:r w:rsidR="00156129">
        <w:t>siendo</w:t>
      </w:r>
      <w:r w:rsidR="00ED0C8C">
        <w:t xml:space="preserve"> </w:t>
      </w:r>
      <w:r w:rsidRPr="00A93A58">
        <w:t xml:space="preserve">Google </w:t>
      </w:r>
      <w:proofErr w:type="spellStart"/>
      <w:r w:rsidRPr="00A93A58">
        <w:t>Analytics</w:t>
      </w:r>
      <w:proofErr w:type="spellEnd"/>
      <w:r w:rsidRPr="00A93A58">
        <w:t xml:space="preserve"> 4 (GA4)</w:t>
      </w:r>
      <w:r>
        <w:t xml:space="preserve"> la nueva generación que continuará registrando los datos del tráfico web de las páginas de la Universidad, por lo tanto en el plan de prueba</w:t>
      </w:r>
      <w:r w:rsidR="00156129">
        <w:t>s</w:t>
      </w:r>
      <w:r>
        <w:t xml:space="preserve"> se tendrán en cuenta estos cambios, teniendo como prioridad los datos de UA ya que es de donde se pueden obtener mayor cantidad de datos históricos para entrenar los modelos, sin embargo, se plantearon pruebas con los datos de GA4, a modo de poder ver el rendimiento </w:t>
      </w:r>
      <w:r w:rsidR="005F5361">
        <w:t xml:space="preserve">de los modelos </w:t>
      </w:r>
      <w:r>
        <w:t>con los datos de la nueva generación</w:t>
      </w:r>
      <w:r w:rsidR="005F5361">
        <w:t>.</w:t>
      </w:r>
    </w:p>
    <w:p w14:paraId="533C5895" w14:textId="77777777" w:rsidR="00ED0C8C" w:rsidRDefault="00ED0C8C" w:rsidP="00897BB8">
      <w:pPr>
        <w:jc w:val="both"/>
      </w:pPr>
    </w:p>
    <w:p w14:paraId="61B766B2" w14:textId="6468DADD" w:rsidR="00E425BC" w:rsidRDefault="00E425BC" w:rsidP="00897BB8">
      <w:pPr>
        <w:jc w:val="both"/>
      </w:pPr>
      <w:r>
        <w:t>El plan de prueba consiste</w:t>
      </w:r>
      <w:r w:rsidR="00156129">
        <w:t xml:space="preserve"> en</w:t>
      </w:r>
      <w:r>
        <w:t xml:space="preserve"> </w:t>
      </w:r>
      <w:r w:rsidR="00D17FCD">
        <w:t xml:space="preserve">generar varios modelos GRU con la arquitectura </w:t>
      </w:r>
      <w:r w:rsidR="00D17FCD" w:rsidRPr="0000230C">
        <w:t>seq2seq</w:t>
      </w:r>
      <w:r w:rsidR="00D17FCD">
        <w:t>, y se procederá a medir usando</w:t>
      </w:r>
      <w:r w:rsidR="00D17FCD" w:rsidRPr="00D17FCD">
        <w:t xml:space="preserve"> </w:t>
      </w:r>
      <w:r w:rsidR="00D17FCD">
        <w:t>la métrica</w:t>
      </w:r>
      <w:r w:rsidR="00A1156C">
        <w:t>s</w:t>
      </w:r>
      <w:r w:rsidR="00D17FCD">
        <w:t xml:space="preserve"> </w:t>
      </w:r>
      <w:r w:rsidR="00A1156C">
        <w:t xml:space="preserve">MAE,RMSE y </w:t>
      </w:r>
      <w:r w:rsidR="00D17FCD">
        <w:t>SMAPE, en primera instan</w:t>
      </w:r>
      <w:r w:rsidR="00172FBB">
        <w:t xml:space="preserve">cia se utilizarán los datos de </w:t>
      </w:r>
      <w:r w:rsidR="009C1EFE">
        <w:rPr>
          <w:rFonts w:eastAsiaTheme="majorEastAsia"/>
        </w:rPr>
        <w:t xml:space="preserve">TUM </w:t>
      </w:r>
      <w:proofErr w:type="spellStart"/>
      <w:r w:rsidR="00ED0C8C">
        <w:t>T</w:t>
      </w:r>
      <w:r w:rsidR="00D17FCD">
        <w:t>ransmedia</w:t>
      </w:r>
      <w:proofErr w:type="spellEnd"/>
      <w:r w:rsidR="00D17FCD">
        <w:t xml:space="preserve"> de UA, posteriormente se utilizará el </w:t>
      </w:r>
      <w:r w:rsidR="00E4699B">
        <w:t xml:space="preserve">mejor </w:t>
      </w:r>
      <w:r w:rsidR="00D17FCD">
        <w:t>mod</w:t>
      </w:r>
      <w:r w:rsidR="009C1EFE">
        <w:t xml:space="preserve">elo resultante en los datos de </w:t>
      </w:r>
      <w:r w:rsidR="009C1EFE">
        <w:rPr>
          <w:rFonts w:eastAsiaTheme="majorEastAsia"/>
        </w:rPr>
        <w:t xml:space="preserve">TUM </w:t>
      </w:r>
      <w:proofErr w:type="spellStart"/>
      <w:r w:rsidR="00ED0C8C">
        <w:t>T</w:t>
      </w:r>
      <w:r w:rsidR="00D17FCD">
        <w:t>ransmedia</w:t>
      </w:r>
      <w:proofErr w:type="spellEnd"/>
      <w:r w:rsidR="00D17FCD">
        <w:t xml:space="preserve"> de GA</w:t>
      </w:r>
      <w:r w:rsidR="00E4699B">
        <w:t>4,</w:t>
      </w:r>
      <w:r w:rsidR="00D17FCD">
        <w:t xml:space="preserve"> </w:t>
      </w:r>
      <w:r w:rsidR="00E4699B">
        <w:t>también</w:t>
      </w:r>
      <w:r w:rsidR="00C724B5">
        <w:t xml:space="preserve"> se probará</w:t>
      </w:r>
      <w:r w:rsidR="00E4699B">
        <w:t xml:space="preserve"> en</w:t>
      </w:r>
      <w:r w:rsidR="00D17FCD">
        <w:t xml:space="preserve"> </w:t>
      </w:r>
      <w:r w:rsidR="00E4699B">
        <w:t xml:space="preserve">los datos de </w:t>
      </w:r>
      <w:r w:rsidR="00ED0C8C">
        <w:t xml:space="preserve">Editorial Universitaria </w:t>
      </w:r>
      <w:r w:rsidR="00E4699B">
        <w:t xml:space="preserve">UA y el mejor modelo resultante de </w:t>
      </w:r>
      <w:r w:rsidR="00ED0C8C">
        <w:t xml:space="preserve">Editorial Universitaria </w:t>
      </w:r>
      <w:r w:rsidR="00E4699B">
        <w:t xml:space="preserve">UA se utilizará para generar un modelo </w:t>
      </w:r>
      <w:r w:rsidR="00A1156C">
        <w:t xml:space="preserve">y probarlo </w:t>
      </w:r>
      <w:r w:rsidR="00E4699B">
        <w:t xml:space="preserve">con los datos de </w:t>
      </w:r>
      <w:r w:rsidR="00ED0C8C">
        <w:t xml:space="preserve">Editorial Universitaria </w:t>
      </w:r>
      <w:r w:rsidR="00E4699B">
        <w:t>GA4.</w:t>
      </w:r>
    </w:p>
    <w:p w14:paraId="5215B336" w14:textId="77777777" w:rsidR="00ED0C8C" w:rsidRDefault="00ED0C8C" w:rsidP="00897BB8">
      <w:pPr>
        <w:jc w:val="both"/>
      </w:pPr>
    </w:p>
    <w:p w14:paraId="3F9D44A9" w14:textId="55358475" w:rsidR="00D8103E" w:rsidRDefault="00C724B5" w:rsidP="00897BB8">
      <w:pPr>
        <w:jc w:val="both"/>
      </w:pPr>
      <w:r>
        <w:t>Como</w:t>
      </w:r>
      <w:r w:rsidR="00D8103E">
        <w:t xml:space="preserve"> </w:t>
      </w:r>
      <w:r w:rsidR="00FE6814">
        <w:t>función de p</w:t>
      </w:r>
      <w:r>
        <w:t>é</w:t>
      </w:r>
      <w:r w:rsidR="00FE6814">
        <w:t>rdida</w:t>
      </w:r>
      <w:r w:rsidR="00D8103E">
        <w:t xml:space="preserve"> de los modelos se uti</w:t>
      </w:r>
      <w:r>
        <w:t>lizó</w:t>
      </w:r>
      <w:r w:rsidR="00E97DE6">
        <w:t xml:space="preserve"> </w:t>
      </w:r>
      <w:r w:rsidR="00C22747">
        <w:t>la función de perdida de</w:t>
      </w:r>
      <w:r w:rsidR="00E97DE6">
        <w:t xml:space="preserve"> Huber</w:t>
      </w:r>
      <w:r w:rsidR="00C22747">
        <w:fldChar w:fldCharType="begin" w:fldLock="1"/>
      </w:r>
      <w:r w:rsidR="007836C7">
        <w:instrText>ADDIN CSL_CITATION {"citationItems":[{"id":"ITEM-1","itemData":{"DOI":"10.1007/978-1-4612-4380-9_35","ISBN":"978-1-4612-4380-9","abstract":"This paper contains a new approach toward a theory of robust estimation; it treats in detail the asymptotic theory of estimating a location parameter for contaminated normal distributions, and exhibits estimators---intermediaries between sample mean and sample median---that are asymptotically most robust (in a sense to be specified) among all translation invariant estimators. For the general background, see Tukey (1960) (p. 448 ff.)","author":[{"dropping-particle":"","family":"Huber","given":"Peter J","non-dropping-particle":"","parse-names":false,"suffix":""}],"container-title":"Breakthroughs in Statistics: Methodology and Distribution","editor":[{"dropping-particle":"","family":"Kotz","given":"Samuel","non-dropping-particle":"","parse-names":false,"suffix":""},{"dropping-particle":"","family":"Johnson","given":"Norman L","non-dropping-particle":"","parse-names":false,"suffix":""}],"id":"ITEM-1","issued":{"date-parts":[["1992"]]},"page":"492-518","publisher":"Springer New York","publisher-place":"New York, NY","title":"Robust Estimation of a Location Parameter","type":"chapter"},"uris":["http://www.mendeley.com/documents/?uuid=e7764395-8ead-4d49-b540-ccb202a271b5"]}],"mendeley":{"formattedCitation":"[9]","plainTextFormattedCitation":"[9]","previouslyFormattedCitation":"[9]"},"properties":{"noteIndex":0},"schema":"https://github.com/citation-style-language/schema/raw/master/csl-citation.json"}</w:instrText>
      </w:r>
      <w:r w:rsidR="00C22747">
        <w:fldChar w:fldCharType="separate"/>
      </w:r>
      <w:r w:rsidR="00FB28D7" w:rsidRPr="00FB28D7">
        <w:rPr>
          <w:noProof/>
        </w:rPr>
        <w:t>[9]</w:t>
      </w:r>
      <w:r w:rsidR="00C22747">
        <w:fldChar w:fldCharType="end"/>
      </w:r>
      <w:r w:rsidR="00E97DE6">
        <w:t xml:space="preserve"> </w:t>
      </w:r>
      <w:r w:rsidR="00D8103E">
        <w:t>utilizado en este documento científico</w:t>
      </w:r>
      <w:r w:rsidR="004600DC">
        <w:t xml:space="preserve"> </w:t>
      </w:r>
      <w:r w:rsidR="004600DC">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4600DC">
        <w:fldChar w:fldCharType="separate"/>
      </w:r>
      <w:r w:rsidR="00FB28D7" w:rsidRPr="00FB28D7">
        <w:rPr>
          <w:noProof/>
        </w:rPr>
        <w:t>[7]</w:t>
      </w:r>
      <w:r w:rsidR="004600DC">
        <w:fldChar w:fldCharType="end"/>
      </w:r>
      <w:r w:rsidR="00D8103E">
        <w:t xml:space="preserve"> y </w:t>
      </w:r>
      <w:r>
        <w:t xml:space="preserve">también se utilizó </w:t>
      </w:r>
      <w:r w:rsidR="00D8103E">
        <w:t>MAE</w:t>
      </w:r>
      <w:r>
        <w:t xml:space="preserve"> como función de perdida</w:t>
      </w:r>
      <w:r w:rsidR="00D8103E">
        <w:t xml:space="preserve">, esto a nivel entrenamiento y prueba, ya </w:t>
      </w:r>
      <w:r w:rsidR="00423EBE">
        <w:t xml:space="preserve">una vez los modelos </w:t>
      </w:r>
      <w:r w:rsidR="00E64D8C">
        <w:t xml:space="preserve">están </w:t>
      </w:r>
      <w:r w:rsidR="00423EBE">
        <w:t>entrenados se midió</w:t>
      </w:r>
      <w:r w:rsidR="00FE6814">
        <w:t xml:space="preserve"> el rendimiento </w:t>
      </w:r>
      <w:r w:rsidR="00D8103E">
        <w:t>usando la</w:t>
      </w:r>
      <w:r w:rsidR="00E64D8C">
        <w:t>s</w:t>
      </w:r>
      <w:r w:rsidR="00D8103E">
        <w:t xml:space="preserve"> métrica</w:t>
      </w:r>
      <w:r w:rsidR="00E64D8C">
        <w:t>s</w:t>
      </w:r>
      <w:r w:rsidR="00D8103E">
        <w:t xml:space="preserve"> MAE,R</w:t>
      </w:r>
      <w:r w:rsidR="00156129">
        <w:t xml:space="preserve">MSE y SMAPE sobre los datos </w:t>
      </w:r>
      <w:proofErr w:type="spellStart"/>
      <w:r w:rsidR="00156129">
        <w:t>desn</w:t>
      </w:r>
      <w:r w:rsidR="00D8103E">
        <w:t>or</w:t>
      </w:r>
      <w:r w:rsidR="00156129">
        <w:t>m</w:t>
      </w:r>
      <w:r w:rsidR="00D8103E">
        <w:t>alizados</w:t>
      </w:r>
      <w:proofErr w:type="spellEnd"/>
      <w:r w:rsidR="00D8103E">
        <w:t>.</w:t>
      </w:r>
    </w:p>
    <w:p w14:paraId="13A72017" w14:textId="77777777" w:rsidR="004600DC" w:rsidRDefault="004600DC" w:rsidP="00897BB8">
      <w:pPr>
        <w:jc w:val="both"/>
      </w:pPr>
    </w:p>
    <w:p w14:paraId="0D86D2CC" w14:textId="170FC332" w:rsidR="004600DC" w:rsidRDefault="004600DC" w:rsidP="00897BB8">
      <w:pPr>
        <w:jc w:val="both"/>
      </w:pPr>
      <w:r>
        <w:lastRenderedPageBreak/>
        <w:t xml:space="preserve">Un SMAPE aceptable de acuerdo a </w:t>
      </w:r>
      <w:r>
        <w:fldChar w:fldCharType="begin" w:fldLock="1"/>
      </w:r>
      <w:r>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fldChar w:fldCharType="separate"/>
      </w:r>
      <w:r w:rsidRPr="004600DC">
        <w:rPr>
          <w:noProof/>
        </w:rPr>
        <w:t>[1]</w:t>
      </w:r>
      <w:r>
        <w:fldChar w:fldCharType="end"/>
      </w:r>
      <w:r>
        <w:t xml:space="preserve">  </w:t>
      </w:r>
      <w:r w:rsidR="00FE6814">
        <w:t>es alrededor o por debajo de</w:t>
      </w:r>
      <w:r>
        <w:t xml:space="preserve"> </w:t>
      </w:r>
      <w:r w:rsidR="007F03EF">
        <w:t>0.349</w:t>
      </w:r>
      <w:r>
        <w:t xml:space="preserve">,  mientras que un MAE aceptable de acuerdo a </w:t>
      </w:r>
      <w:r>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fldChar w:fldCharType="separate"/>
      </w:r>
      <w:r w:rsidR="00FB28D7" w:rsidRPr="00FB28D7">
        <w:rPr>
          <w:noProof/>
        </w:rPr>
        <w:t>[7]</w:t>
      </w:r>
      <w:r>
        <w:fldChar w:fldCharType="end"/>
      </w:r>
      <w:r>
        <w:t xml:space="preserve"> es por debajo de </w:t>
      </w:r>
      <w:r w:rsidR="00156129">
        <w:t>30, estos fueron los valores a tener en cuenta a la hora de medir el rendimiento de los modelos.</w:t>
      </w:r>
    </w:p>
    <w:p w14:paraId="44ADBC0F" w14:textId="77777777" w:rsidR="00423EBE" w:rsidRDefault="00423EBE" w:rsidP="004833B4"/>
    <w:p w14:paraId="3F9110ED" w14:textId="48393836" w:rsidR="00ED0C8C" w:rsidRDefault="00ED0C8C">
      <w:pPr>
        <w:spacing w:after="160" w:line="259" w:lineRule="auto"/>
      </w:pPr>
      <w:r>
        <w:br w:type="page"/>
      </w:r>
    </w:p>
    <w:p w14:paraId="392A3813" w14:textId="2C98BA0B" w:rsidR="00E06F71" w:rsidRDefault="00FA1763" w:rsidP="00FA1763">
      <w:pPr>
        <w:pStyle w:val="Ttulo3"/>
      </w:pPr>
      <w:bookmarkStart w:id="82" w:name="_Toc189755976"/>
      <w:r>
        <w:lastRenderedPageBreak/>
        <w:t xml:space="preserve">4.5.2 </w:t>
      </w:r>
      <w:r w:rsidR="00E06F71" w:rsidRPr="00E06F71">
        <w:t xml:space="preserve">Construcción de los </w:t>
      </w:r>
      <w:r w:rsidR="00432874">
        <w:t>M</w:t>
      </w:r>
      <w:r w:rsidR="00E06F71" w:rsidRPr="00E06F71">
        <w:t>odelos</w:t>
      </w:r>
      <w:bookmarkEnd w:id="82"/>
    </w:p>
    <w:p w14:paraId="7EA39D2A" w14:textId="77777777" w:rsidR="00E06F71" w:rsidRDefault="00E06F71" w:rsidP="00503E8E"/>
    <w:p w14:paraId="46BDE5CD" w14:textId="2CD5F3EC" w:rsidR="00D17FCD" w:rsidRDefault="00746E92" w:rsidP="00897BB8">
      <w:pPr>
        <w:jc w:val="both"/>
      </w:pPr>
      <w:r>
        <w:t xml:space="preserve">En esta sección se detallan las características de los modelos generados, básicamente en primera instancia se </w:t>
      </w:r>
      <w:r w:rsidR="00D17FCD">
        <w:t>generar</w:t>
      </w:r>
      <w:r>
        <w:t>on</w:t>
      </w:r>
      <w:r w:rsidR="00D17FCD">
        <w:t xml:space="preserve">  modelos </w:t>
      </w:r>
      <w:r w:rsidR="00541D7F">
        <w:t>utilizando el</w:t>
      </w:r>
      <w:r w:rsidR="00D17FCD">
        <w:t xml:space="preserve"> </w:t>
      </w:r>
      <w:r>
        <w:t xml:space="preserve">algoritmo de </w:t>
      </w:r>
      <w:r w:rsidR="00533DDD">
        <w:t xml:space="preserve">ajuste de </w:t>
      </w:r>
      <w:proofErr w:type="spellStart"/>
      <w:r w:rsidR="00533DDD">
        <w:t>hiperparametros</w:t>
      </w:r>
      <w:proofErr w:type="spellEnd"/>
      <w:r w:rsidR="00533DDD">
        <w:t xml:space="preserve">, siendo </w:t>
      </w:r>
      <w:r w:rsidR="00541D7F">
        <w:t>el</w:t>
      </w:r>
      <w:r w:rsidR="00533DDD">
        <w:t xml:space="preserve"> </w:t>
      </w:r>
      <w:r w:rsidR="00541D7F">
        <w:t>algoritmo</w:t>
      </w:r>
      <w:r w:rsidR="00156129">
        <w:t xml:space="preserve"> utilizado el algor</w:t>
      </w:r>
      <w:r w:rsidR="000A2DE0">
        <w:t>i</w:t>
      </w:r>
      <w:r w:rsidR="00156129">
        <w:t>tmo</w:t>
      </w:r>
      <w:r w:rsidR="00533DDD">
        <w:t xml:space="preserve"> </w:t>
      </w:r>
      <w:proofErr w:type="spellStart"/>
      <w:r w:rsidR="00D17FCD" w:rsidRPr="000A2DE0">
        <w:t>Hyperband</w:t>
      </w:r>
      <w:proofErr w:type="spellEnd"/>
      <w:r w:rsidR="00187A12">
        <w:t>.</w:t>
      </w:r>
      <w:r>
        <w:t xml:space="preserve"> </w:t>
      </w:r>
      <w:r w:rsidR="00541D7F">
        <w:t>En las pruebas realizadas se busca obtener los mejores valores de l</w:t>
      </w:r>
      <w:r w:rsidR="00423EBE">
        <w:t xml:space="preserve">os parámetros e </w:t>
      </w:r>
      <w:proofErr w:type="spellStart"/>
      <w:r w:rsidR="00423EBE">
        <w:t>hiperparametros</w:t>
      </w:r>
      <w:proofErr w:type="spellEnd"/>
      <w:r w:rsidR="00423EBE">
        <w:t xml:space="preserve"> del modelo.</w:t>
      </w:r>
    </w:p>
    <w:p w14:paraId="2265BD74" w14:textId="77777777" w:rsidR="00B653D1" w:rsidRDefault="00B653D1" w:rsidP="00897BB8">
      <w:pPr>
        <w:jc w:val="both"/>
      </w:pPr>
    </w:p>
    <w:p w14:paraId="2470E735" w14:textId="3014B74B" w:rsidR="000F4D68" w:rsidRDefault="00B653D1" w:rsidP="000F4D68">
      <w:pPr>
        <w:jc w:val="both"/>
      </w:pPr>
      <w:r>
        <w:t xml:space="preserve">Se utilizó </w:t>
      </w:r>
      <w:r w:rsidR="000F4D68">
        <w:t xml:space="preserve">la arquitectura </w:t>
      </w:r>
      <w:r w:rsidRPr="009F651F">
        <w:t>RNN seq2seq</w:t>
      </w:r>
      <w:r w:rsidR="00FB28D7">
        <w:fldChar w:fldCharType="begin" w:fldLock="1"/>
      </w:r>
      <w:r w:rsidR="009D2820">
        <w:instrText>ADDIN CSL_CITATION {"citationItems":[{"id":"ITEM-1","itemData":{"ISSN":"10495258","abstract":"Deep Neural Networks (DNNs) are powerful models that have achieved excellent performance on difficult learning tasks. Although DNNs work well whenever large labeled training sets are available, they cannot be used to map sequences to sequences. In this paper, we present a general end-to-end approach to sequence learning that makes minimal assumptions on the sequence structure. Our method uses a multilayered Long Short-Term Memory (LSTM) to map the input sequence to a vector of a fixed dimensionality, and then another deep LSTM to decode the target sequence from the vector. Our main result is that on an English to French translation task from the WMT'14 dataset, the translations produced by the LSTM achieve a BLEU score of 34.8 on the entire test set, where the LSTM's BLEU score was penalized on out-of-vocabulary words. Additionally, the LSTM did not have difficulty on long sentences. For comparison, a phrase-based SMT system achieves a BLEU score of 33.3 on the same dataset. When we used the LSTM to rerank the 1000 hypotheses produced by the aforementioned SMT system, its BLEU score increases to 36.5, which is close to the previous best result on this task. The LSTM also learned sensible phrase and sentence representations that are sensitive to word order and are relatively invariant to the active and the passive voice. Finally, we found that reversing the order of the words in all source sentences (but not target sentences) improved the LSTM's performance markedly, because doing so introduced many short term dependencies between the source and the target sentence which made the optimization problem easier.","author":[{"dropping-particle":"","family":"Sutskever","given":"Ilya","non-dropping-particle":"","parse-names":false,"suffix":""},{"dropping-particle":"","family":"Vinyals","given":"Oriol","non-dropping-particle":"","parse-names":false,"suffix":""},{"dropping-particle":"V.","family":"Le","given":"Quoc","non-dropping-particle":"","parse-names":false,"suffix":""}],"container-title":"Advances in Neural Information Processing Systems","id":"ITEM-1","issue":"January","issued":{"date-parts":[["2014"]]},"page":"3104-3112","title":"Sequence to sequence learning with neural networks","type":"article-journal","volume":"4"},"uris":["http://www.mendeley.com/documents/?uuid=900eeeab-f30d-46f4-a5d8-62722aafdcce"]}],"mendeley":{"formattedCitation":"[49]","plainTextFormattedCitation":"[49]","previouslyFormattedCitation":"[49]"},"properties":{"noteIndex":0},"schema":"https://github.com/citation-style-language/schema/raw/master/csl-citation.json"}</w:instrText>
      </w:r>
      <w:r w:rsidR="00FB28D7">
        <w:fldChar w:fldCharType="separate"/>
      </w:r>
      <w:r w:rsidR="009D2820" w:rsidRPr="009D2820">
        <w:rPr>
          <w:noProof/>
        </w:rPr>
        <w:t>[49]</w:t>
      </w:r>
      <w:r w:rsidR="00FB28D7">
        <w:fldChar w:fldCharType="end"/>
      </w:r>
      <w:r>
        <w:rPr>
          <w:i/>
        </w:rPr>
        <w:t xml:space="preserve">, </w:t>
      </w:r>
      <w:r w:rsidRPr="00B653D1">
        <w:t>donde el</w:t>
      </w:r>
      <w:r>
        <w:rPr>
          <w:i/>
        </w:rPr>
        <w:t xml:space="preserve"> </w:t>
      </w:r>
      <w:proofErr w:type="spellStart"/>
      <w:r>
        <w:rPr>
          <w:i/>
        </w:rPr>
        <w:t>encoder</w:t>
      </w:r>
      <w:proofErr w:type="spellEnd"/>
      <w:r>
        <w:rPr>
          <w:i/>
        </w:rPr>
        <w:t xml:space="preserve"> </w:t>
      </w:r>
      <w:r w:rsidRPr="00B653D1">
        <w:t xml:space="preserve">se encarga de </w:t>
      </w:r>
      <w:r>
        <w:t>leer</w:t>
      </w:r>
      <w:r w:rsidRPr="00B653D1">
        <w:t xml:space="preserve"> la secuencia de entrada y actualizar sus estados ocultos</w:t>
      </w:r>
      <w:r>
        <w:t xml:space="preserve">, el ultimo estado oculto es la salida del </w:t>
      </w:r>
      <w:proofErr w:type="spellStart"/>
      <w:r w:rsidRPr="00B653D1">
        <w:rPr>
          <w:i/>
        </w:rPr>
        <w:t>encoder</w:t>
      </w:r>
      <w:proofErr w:type="spellEnd"/>
      <w:r w:rsidR="0075244E">
        <w:rPr>
          <w:i/>
        </w:rPr>
        <w:t xml:space="preserve"> </w:t>
      </w:r>
      <w:r w:rsidR="0075244E" w:rsidRPr="0075244E">
        <w:t xml:space="preserve">también llamado </w:t>
      </w:r>
      <w:r>
        <w:t xml:space="preserve">vector de contexto, se usa una capa </w:t>
      </w:r>
      <w:proofErr w:type="spellStart"/>
      <w:r w:rsidRPr="00B653D1">
        <w:rPr>
          <w:i/>
        </w:rPr>
        <w:t>RepeatVector</w:t>
      </w:r>
      <w:proofErr w:type="spellEnd"/>
      <w:r w:rsidR="00C53E05">
        <w:rPr>
          <w:i/>
        </w:rPr>
        <w:t xml:space="preserve"> </w:t>
      </w:r>
      <w:r w:rsidR="00C53E05" w:rsidRPr="00C53E05">
        <w:t>de</w:t>
      </w:r>
      <w:r w:rsidR="00C53E05">
        <w:rPr>
          <w:i/>
        </w:rPr>
        <w:t xml:space="preserve"> </w:t>
      </w:r>
      <w:proofErr w:type="spellStart"/>
      <w:r w:rsidR="00C53E05" w:rsidRPr="00C53E05">
        <w:t>Keras</w:t>
      </w:r>
      <w:proofErr w:type="spellEnd"/>
      <w:r w:rsidR="0075244E">
        <w:rPr>
          <w:i/>
        </w:rPr>
        <w:fldChar w:fldCharType="begin" w:fldLock="1"/>
      </w:r>
      <w:r w:rsidR="00CB38B5">
        <w:rPr>
          <w:i/>
        </w:rPr>
        <w:instrText>ADDIN CSL_CITATION {"citationItems":[{"id":"ITEM-1","itemData":{"URL":"https://keras.io","accessed":{"date-parts":[["2024","2","15"]]},"author":[{"dropping-particle":"","family":"Chollet","given":"François","non-dropping-particle":"","parse-names":false,"suffix":""},{"dropping-particle":"","family":"Others","given":"","non-dropping-particle":"","parse-names":false,"suffix":""}],"id":"ITEM-1","issued":{"date-parts":[["2015"]]},"title":"Keras","type":"webpage"},"uris":["http://www.mendeley.com/documents/?uuid=6ef8e9d1-d6a7-4b29-b51f-37374faff8c3"]}],"mendeley":{"formattedCitation":"[33]","plainTextFormattedCitation":"[33]","previouslyFormattedCitation":"[33]"},"properties":{"noteIndex":0},"schema":"https://github.com/citation-style-language/schema/raw/master/csl-citation.json"}</w:instrText>
      </w:r>
      <w:r w:rsidR="0075244E">
        <w:rPr>
          <w:i/>
        </w:rPr>
        <w:fldChar w:fldCharType="separate"/>
      </w:r>
      <w:r w:rsidR="009D2820" w:rsidRPr="009D2820">
        <w:rPr>
          <w:noProof/>
        </w:rPr>
        <w:t>[33]</w:t>
      </w:r>
      <w:r w:rsidR="0075244E">
        <w:rPr>
          <w:i/>
        </w:rPr>
        <w:fldChar w:fldCharType="end"/>
      </w:r>
      <w:r w:rsidR="0075244E">
        <w:rPr>
          <w:i/>
        </w:rPr>
        <w:t xml:space="preserve">, </w:t>
      </w:r>
      <w:r w:rsidR="0075244E" w:rsidRPr="0075244E">
        <w:t xml:space="preserve">esta capa se </w:t>
      </w:r>
      <w:r w:rsidR="0075244E">
        <w:t xml:space="preserve">encarga de repetir el vector de contexto la cantidad de días a futuro que vamos a pronosticar (en </w:t>
      </w:r>
      <w:r w:rsidR="00A14EFB">
        <w:t>mi</w:t>
      </w:r>
      <w:r w:rsidR="0075244E">
        <w:t xml:space="preserve"> caso es 60), la salida del </w:t>
      </w:r>
      <w:proofErr w:type="spellStart"/>
      <w:r w:rsidR="0075244E" w:rsidRPr="00B653D1">
        <w:rPr>
          <w:i/>
        </w:rPr>
        <w:t>RepeatVector</w:t>
      </w:r>
      <w:proofErr w:type="spellEnd"/>
      <w:r w:rsidR="0075244E">
        <w:rPr>
          <w:i/>
        </w:rPr>
        <w:t xml:space="preserve"> </w:t>
      </w:r>
      <w:r w:rsidR="0075244E">
        <w:t xml:space="preserve">se utiliza como entrada del </w:t>
      </w:r>
      <w:proofErr w:type="spellStart"/>
      <w:r w:rsidR="0075244E" w:rsidRPr="0075244E">
        <w:rPr>
          <w:i/>
        </w:rPr>
        <w:t>decoder</w:t>
      </w:r>
      <w:proofErr w:type="spellEnd"/>
      <w:r w:rsidR="0075244E">
        <w:t xml:space="preserve">. </w:t>
      </w:r>
      <w:r w:rsidR="00CE56D6">
        <w:t xml:space="preserve">El último estado oculto del </w:t>
      </w:r>
      <w:proofErr w:type="spellStart"/>
      <w:r w:rsidR="00CE56D6" w:rsidRPr="00CE56D6">
        <w:rPr>
          <w:i/>
        </w:rPr>
        <w:t>encoder</w:t>
      </w:r>
      <w:proofErr w:type="spellEnd"/>
      <w:r w:rsidR="00CE56D6">
        <w:rPr>
          <w:i/>
        </w:rPr>
        <w:t xml:space="preserve"> </w:t>
      </w:r>
      <w:r w:rsidR="00CE56D6">
        <w:t xml:space="preserve">aparte de ser usado en el </w:t>
      </w:r>
      <w:proofErr w:type="spellStart"/>
      <w:r w:rsidR="00CE56D6" w:rsidRPr="00B653D1">
        <w:rPr>
          <w:i/>
        </w:rPr>
        <w:t>RepeatVector</w:t>
      </w:r>
      <w:proofErr w:type="spellEnd"/>
      <w:r w:rsidR="00CE56D6">
        <w:t xml:space="preserve"> también es usado como estado inicial del </w:t>
      </w:r>
      <w:proofErr w:type="spellStart"/>
      <w:r w:rsidR="00CE56D6" w:rsidRPr="00CE56D6">
        <w:rPr>
          <w:i/>
        </w:rPr>
        <w:t>decoder</w:t>
      </w:r>
      <w:proofErr w:type="spellEnd"/>
      <w:r w:rsidR="00CE56D6">
        <w:t xml:space="preserve">. Finalmente se </w:t>
      </w:r>
      <w:r w:rsidR="00C53E05">
        <w:t>utilizó</w:t>
      </w:r>
      <w:r w:rsidR="00CE56D6">
        <w:t xml:space="preserve"> la capa </w:t>
      </w:r>
      <w:proofErr w:type="spellStart"/>
      <w:r w:rsidR="00CE56D6" w:rsidRPr="00CE56D6">
        <w:rPr>
          <w:i/>
        </w:rPr>
        <w:t>TimeDistributed</w:t>
      </w:r>
      <w:proofErr w:type="spellEnd"/>
      <w:r w:rsidR="00CE56D6">
        <w:t xml:space="preserve"> de </w:t>
      </w:r>
      <w:proofErr w:type="spellStart"/>
      <w:r w:rsidR="00C53E05">
        <w:t>K</w:t>
      </w:r>
      <w:r w:rsidR="00CE56D6">
        <w:t>eras</w:t>
      </w:r>
      <w:proofErr w:type="spellEnd"/>
      <w:r w:rsidR="000F4D68">
        <w:rPr>
          <w:i/>
        </w:rPr>
        <w:fldChar w:fldCharType="begin" w:fldLock="1"/>
      </w:r>
      <w:r w:rsidR="00CB38B5">
        <w:rPr>
          <w:i/>
        </w:rPr>
        <w:instrText>ADDIN CSL_CITATION {"citationItems":[{"id":"ITEM-1","itemData":{"URL":"https://keras.io","accessed":{"date-parts":[["2024","2","15"]]},"author":[{"dropping-particle":"","family":"Chollet","given":"François","non-dropping-particle":"","parse-names":false,"suffix":""},{"dropping-particle":"","family":"Others","given":"","non-dropping-particle":"","parse-names":false,"suffix":""}],"id":"ITEM-1","issued":{"date-parts":[["2015"]]},"title":"Keras","type":"webpage"},"uris":["http://www.mendeley.com/documents/?uuid=6ef8e9d1-d6a7-4b29-b51f-37374faff8c3"]}],"mendeley":{"formattedCitation":"[33]","plainTextFormattedCitation":"[33]","previouslyFormattedCitation":"[33]"},"properties":{"noteIndex":0},"schema":"https://github.com/citation-style-language/schema/raw/master/csl-citation.json"}</w:instrText>
      </w:r>
      <w:r w:rsidR="000F4D68">
        <w:rPr>
          <w:i/>
        </w:rPr>
        <w:fldChar w:fldCharType="separate"/>
      </w:r>
      <w:r w:rsidR="009D2820" w:rsidRPr="009D2820">
        <w:rPr>
          <w:noProof/>
        </w:rPr>
        <w:t>[33]</w:t>
      </w:r>
      <w:r w:rsidR="000F4D68">
        <w:rPr>
          <w:i/>
        </w:rPr>
        <w:fldChar w:fldCharType="end"/>
      </w:r>
      <w:r w:rsidR="00C53E05">
        <w:t>, la cual se le paso una capa densa</w:t>
      </w:r>
      <w:r w:rsidR="000F4D68">
        <w:rPr>
          <w:i/>
        </w:rPr>
        <w:fldChar w:fldCharType="begin" w:fldLock="1"/>
      </w:r>
      <w:r w:rsidR="00CB38B5">
        <w:rPr>
          <w:i/>
        </w:rPr>
        <w:instrText>ADDIN CSL_CITATION {"citationItems":[{"id":"ITEM-1","itemData":{"URL":"https://keras.io","accessed":{"date-parts":[["2024","2","15"]]},"author":[{"dropping-particle":"","family":"Chollet","given":"François","non-dropping-particle":"","parse-names":false,"suffix":""},{"dropping-particle":"","family":"Others","given":"","non-dropping-particle":"","parse-names":false,"suffix":""}],"id":"ITEM-1","issued":{"date-parts":[["2015"]]},"title":"Keras","type":"webpage"},"uris":["http://www.mendeley.com/documents/?uuid=6ef8e9d1-d6a7-4b29-b51f-37374faff8c3"]}],"mendeley":{"formattedCitation":"[33]","plainTextFormattedCitation":"[33]","previouslyFormattedCitation":"[33]"},"properties":{"noteIndex":0},"schema":"https://github.com/citation-style-language/schema/raw/master/csl-citation.json"}</w:instrText>
      </w:r>
      <w:r w:rsidR="000F4D68">
        <w:rPr>
          <w:i/>
        </w:rPr>
        <w:fldChar w:fldCharType="separate"/>
      </w:r>
      <w:r w:rsidR="009D2820" w:rsidRPr="009D2820">
        <w:rPr>
          <w:noProof/>
        </w:rPr>
        <w:t>[33]</w:t>
      </w:r>
      <w:r w:rsidR="000F4D68">
        <w:rPr>
          <w:i/>
        </w:rPr>
        <w:fldChar w:fldCharType="end"/>
      </w:r>
      <w:r w:rsidR="00C53E05">
        <w:t xml:space="preserve">, esta capa actúa </w:t>
      </w:r>
      <w:r w:rsidR="00A651BC">
        <w:t xml:space="preserve">aplicando una capa densa para cada paso del pronóstico. Por ejemplo si la salida del GRU del </w:t>
      </w:r>
      <w:proofErr w:type="spellStart"/>
      <w:r w:rsidR="00A651BC" w:rsidRPr="00A651BC">
        <w:rPr>
          <w:i/>
        </w:rPr>
        <w:t>decoder</w:t>
      </w:r>
      <w:proofErr w:type="spellEnd"/>
      <w:r w:rsidR="00A651BC">
        <w:t xml:space="preserve"> </w:t>
      </w:r>
      <w:r w:rsidR="00A14EFB">
        <w:t>tiene forma de</w:t>
      </w:r>
      <w:r w:rsidR="00A651BC">
        <w:t xml:space="preserve"> (número de lotes, pasos a futuro, cantidad de neuronas) el </w:t>
      </w:r>
      <w:proofErr w:type="spellStart"/>
      <w:r w:rsidR="00A651BC" w:rsidRPr="00CE56D6">
        <w:rPr>
          <w:i/>
        </w:rPr>
        <w:t>TimeDistributed</w:t>
      </w:r>
      <w:proofErr w:type="spellEnd"/>
      <w:r w:rsidR="00A651BC">
        <w:rPr>
          <w:i/>
        </w:rPr>
        <w:t xml:space="preserve"> </w:t>
      </w:r>
      <w:r w:rsidR="00A651BC" w:rsidRPr="00A651BC">
        <w:t>con la capa densa</w:t>
      </w:r>
      <w:r w:rsidR="00A651BC">
        <w:rPr>
          <w:i/>
        </w:rPr>
        <w:t xml:space="preserve"> </w:t>
      </w:r>
      <w:r w:rsidR="00A651BC">
        <w:t xml:space="preserve">aplicaría una capa densa a cada uno de los pasos a futuro así obteniendo la salida </w:t>
      </w:r>
      <w:r w:rsidR="00A14EFB">
        <w:t>con</w:t>
      </w:r>
      <w:r w:rsidR="000F4D68">
        <w:t xml:space="preserve"> forma de </w:t>
      </w:r>
      <w:r w:rsidR="00A651BC">
        <w:t>(número de lotes, pasos a futuro).</w:t>
      </w:r>
    </w:p>
    <w:p w14:paraId="3B432AF1" w14:textId="1A629D4B" w:rsidR="00E06F71" w:rsidRDefault="000F4D68" w:rsidP="000F4D68">
      <w:pPr>
        <w:jc w:val="both"/>
      </w:pPr>
      <w:r>
        <w:t xml:space="preserve"> </w:t>
      </w:r>
    </w:p>
    <w:p w14:paraId="4903DBA6" w14:textId="1B68CA50" w:rsidR="00746E92" w:rsidRDefault="00FA1763" w:rsidP="00897BB8">
      <w:pPr>
        <w:pStyle w:val="Ttulo3"/>
      </w:pPr>
      <w:bookmarkStart w:id="83" w:name="_Toc189755977"/>
      <w:r>
        <w:t xml:space="preserve">4.5.3 </w:t>
      </w:r>
      <w:r w:rsidR="00746E92" w:rsidRPr="00503E8E">
        <w:t xml:space="preserve">Cantidad de </w:t>
      </w:r>
      <w:proofErr w:type="spellStart"/>
      <w:r w:rsidR="00746E92" w:rsidRPr="00503E8E">
        <w:t>Trials</w:t>
      </w:r>
      <w:proofErr w:type="spellEnd"/>
      <w:r w:rsidR="00746E92">
        <w:t xml:space="preserve"> por Modelo</w:t>
      </w:r>
      <w:bookmarkEnd w:id="83"/>
    </w:p>
    <w:p w14:paraId="340E4553" w14:textId="77777777" w:rsidR="00746E92" w:rsidRPr="00503E8E" w:rsidRDefault="00746E92" w:rsidP="00897BB8">
      <w:pPr>
        <w:jc w:val="both"/>
      </w:pPr>
    </w:p>
    <w:p w14:paraId="246F131A" w14:textId="52210E46" w:rsidR="00D54DB7" w:rsidRDefault="00A1156C" w:rsidP="00897BB8">
      <w:pPr>
        <w:jc w:val="both"/>
      </w:pPr>
      <w:r>
        <w:t xml:space="preserve">El algoritmo </w:t>
      </w:r>
      <w:proofErr w:type="spellStart"/>
      <w:r w:rsidR="007F03EF" w:rsidRPr="000A2DE0">
        <w:t>H</w:t>
      </w:r>
      <w:r w:rsidRPr="000A2DE0">
        <w:t>y</w:t>
      </w:r>
      <w:r w:rsidR="00541D7F" w:rsidRPr="000A2DE0">
        <w:t>perband</w:t>
      </w:r>
      <w:proofErr w:type="spellEnd"/>
      <w:r w:rsidR="00541D7F">
        <w:t xml:space="preserve"> se configuró con un factor de 3</w:t>
      </w:r>
      <w:r>
        <w:t xml:space="preserve"> (el cual es el valor por defecto)</w:t>
      </w:r>
      <w:r w:rsidR="00541D7F">
        <w:t xml:space="preserve"> y con objetivo de </w:t>
      </w:r>
      <w:r>
        <w:t>20</w:t>
      </w:r>
      <w:r w:rsidR="00541D7F">
        <w:t>0 épocas</w:t>
      </w:r>
      <w:r>
        <w:t xml:space="preserve"> ya que es el </w:t>
      </w:r>
      <w:r w:rsidR="00313D52">
        <w:t>número</w:t>
      </w:r>
      <w:r>
        <w:t xml:space="preserve"> utilizado en este </w:t>
      </w:r>
      <w:r w:rsidR="007F03EF">
        <w:t xml:space="preserve">documento </w:t>
      </w:r>
      <w:r w:rsidR="007F03EF" w:rsidRPr="00E12177">
        <w:t>científico</w:t>
      </w:r>
      <w:r w:rsidR="00E12177" w:rsidRPr="00E12177">
        <w:t xml:space="preserve"> </w:t>
      </w:r>
      <w:r w:rsidR="00E12177">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E12177">
        <w:fldChar w:fldCharType="separate"/>
      </w:r>
      <w:r w:rsidR="00FB28D7" w:rsidRPr="00FB28D7">
        <w:rPr>
          <w:noProof/>
        </w:rPr>
        <w:t>[7]</w:t>
      </w:r>
      <w:r w:rsidR="00E12177">
        <w:fldChar w:fldCharType="end"/>
      </w:r>
      <w:r w:rsidR="00E12177" w:rsidRPr="00E12177">
        <w:t xml:space="preserve">, </w:t>
      </w:r>
      <w:r w:rsidR="00541D7F" w:rsidRPr="00E12177">
        <w:t>se</w:t>
      </w:r>
      <w:r w:rsidR="00541D7F">
        <w:t xml:space="preserve"> utilizó un </w:t>
      </w:r>
      <w:proofErr w:type="spellStart"/>
      <w:r w:rsidR="00541D7F" w:rsidRPr="007F03EF">
        <w:rPr>
          <w:i/>
        </w:rPr>
        <w:t>early</w:t>
      </w:r>
      <w:proofErr w:type="spellEnd"/>
      <w:r w:rsidR="00541D7F" w:rsidRPr="007F03EF">
        <w:rPr>
          <w:i/>
        </w:rPr>
        <w:t xml:space="preserve"> </w:t>
      </w:r>
      <w:proofErr w:type="spellStart"/>
      <w:r w:rsidR="00541D7F" w:rsidRPr="007F03EF">
        <w:rPr>
          <w:i/>
        </w:rPr>
        <w:t>stopping</w:t>
      </w:r>
      <w:proofErr w:type="spellEnd"/>
      <w:r w:rsidR="00541D7F">
        <w:t xml:space="preserve"> de </w:t>
      </w:r>
      <w:r w:rsidR="00541D7F" w:rsidRPr="00E12177">
        <w:t>10</w:t>
      </w:r>
      <w:r w:rsidR="00541D7F">
        <w:t xml:space="preserve"> </w:t>
      </w:r>
      <w:r w:rsidR="00ED0C8C">
        <w:t xml:space="preserve">que </w:t>
      </w:r>
      <w:r w:rsidR="00541D7F">
        <w:t xml:space="preserve">se lo </w:t>
      </w:r>
      <w:r>
        <w:t>retiró</w:t>
      </w:r>
      <w:r w:rsidR="00156129">
        <w:t xml:space="preserve"> en las pruebas que no fueran</w:t>
      </w:r>
      <w:r w:rsidR="00ED0C8C">
        <w:t xml:space="preserve"> correspondientes al algoritmo </w:t>
      </w:r>
      <w:proofErr w:type="spellStart"/>
      <w:r w:rsidR="00ED0C8C" w:rsidRPr="000A2DE0">
        <w:t>H</w:t>
      </w:r>
      <w:r w:rsidR="00156129" w:rsidRPr="000A2DE0">
        <w:t>yperband</w:t>
      </w:r>
      <w:proofErr w:type="spellEnd"/>
      <w:r w:rsidR="00156129">
        <w:t>.</w:t>
      </w:r>
      <w:r>
        <w:t xml:space="preserve"> </w:t>
      </w:r>
    </w:p>
    <w:p w14:paraId="4EE96063" w14:textId="51015E1D" w:rsidR="00EF6274" w:rsidRDefault="00EF6274">
      <w:pPr>
        <w:spacing w:after="160" w:line="259" w:lineRule="auto"/>
      </w:pPr>
      <w:r>
        <w:br w:type="page"/>
      </w:r>
    </w:p>
    <w:p w14:paraId="0356E971" w14:textId="58704569" w:rsidR="00CA2963" w:rsidRPr="00800CCD" w:rsidRDefault="00FA1763" w:rsidP="00FA1763">
      <w:pPr>
        <w:pStyle w:val="Ttulo3"/>
      </w:pPr>
      <w:bookmarkStart w:id="84" w:name="_Toc189755978"/>
      <w:r>
        <w:lastRenderedPageBreak/>
        <w:t xml:space="preserve">4.5.4 </w:t>
      </w:r>
      <w:proofErr w:type="spellStart"/>
      <w:r w:rsidR="0085754F">
        <w:t>Hiperparametros</w:t>
      </w:r>
      <w:proofErr w:type="spellEnd"/>
      <w:r w:rsidR="00800CCD" w:rsidRPr="00800CCD">
        <w:t xml:space="preserve"> </w:t>
      </w:r>
      <w:r w:rsidR="009E56D5">
        <w:t>que se Afinaron</w:t>
      </w:r>
      <w:bookmarkEnd w:id="84"/>
    </w:p>
    <w:p w14:paraId="51D7758E" w14:textId="77777777" w:rsidR="00800CCD" w:rsidRDefault="00800CCD" w:rsidP="00503E8E"/>
    <w:tbl>
      <w:tblPr>
        <w:tblStyle w:val="Tablaconcuadrcula"/>
        <w:tblW w:w="0" w:type="auto"/>
        <w:tblLook w:val="04A0" w:firstRow="1" w:lastRow="0" w:firstColumn="1" w:lastColumn="0" w:noHBand="0" w:noVBand="1"/>
      </w:tblPr>
      <w:tblGrid>
        <w:gridCol w:w="2737"/>
        <w:gridCol w:w="2737"/>
        <w:gridCol w:w="2737"/>
      </w:tblGrid>
      <w:tr w:rsidR="00A51A42" w14:paraId="0A8168F2" w14:textId="77777777" w:rsidTr="0078061A">
        <w:trPr>
          <w:trHeight w:val="282"/>
        </w:trPr>
        <w:tc>
          <w:tcPr>
            <w:tcW w:w="2737" w:type="dxa"/>
          </w:tcPr>
          <w:p w14:paraId="4E1704DF" w14:textId="72911B52" w:rsidR="00A51A42" w:rsidRPr="00A51A42" w:rsidRDefault="00A51A42" w:rsidP="00503E8E">
            <w:r w:rsidRPr="00A51A42">
              <w:t>Nombre</w:t>
            </w:r>
          </w:p>
        </w:tc>
        <w:tc>
          <w:tcPr>
            <w:tcW w:w="2737" w:type="dxa"/>
          </w:tcPr>
          <w:p w14:paraId="6422D0E7" w14:textId="313146F3" w:rsidR="00A51A42" w:rsidRDefault="00A51A42" w:rsidP="00503E8E">
            <w:r>
              <w:t>Valores posibles</w:t>
            </w:r>
          </w:p>
        </w:tc>
        <w:tc>
          <w:tcPr>
            <w:tcW w:w="2737" w:type="dxa"/>
          </w:tcPr>
          <w:p w14:paraId="26B50B5B" w14:textId="6B1B2877" w:rsidR="00A51A42" w:rsidRDefault="00A51A42" w:rsidP="00503E8E">
            <w:r>
              <w:t>Definición</w:t>
            </w:r>
          </w:p>
        </w:tc>
      </w:tr>
      <w:tr w:rsidR="00A51A42" w:rsidRPr="00A51A42" w14:paraId="3FAF271E" w14:textId="77777777" w:rsidTr="00A51A42">
        <w:tc>
          <w:tcPr>
            <w:tcW w:w="2737" w:type="dxa"/>
          </w:tcPr>
          <w:p w14:paraId="21A3B8F3" w14:textId="41555D52" w:rsidR="00A51A42" w:rsidRPr="00FA1763" w:rsidRDefault="009433A8" w:rsidP="00A51A42">
            <w:r w:rsidRPr="00FA1763">
              <w:t>Unidades</w:t>
            </w:r>
          </w:p>
        </w:tc>
        <w:tc>
          <w:tcPr>
            <w:tcW w:w="2737" w:type="dxa"/>
          </w:tcPr>
          <w:p w14:paraId="20FAFC20" w14:textId="329F92F2" w:rsidR="00A51A42" w:rsidRPr="00FA1763" w:rsidRDefault="00A51A42" w:rsidP="00503E8E">
            <w:r w:rsidRPr="00FA1763">
              <w:t>128-512</w:t>
            </w:r>
            <w:r w:rsidR="002E2792" w:rsidRPr="00FA1763">
              <w:t xml:space="preserve"> con un paso de 32</w:t>
            </w:r>
          </w:p>
        </w:tc>
        <w:tc>
          <w:tcPr>
            <w:tcW w:w="2737" w:type="dxa"/>
          </w:tcPr>
          <w:p w14:paraId="57A713CB" w14:textId="01CFD028" w:rsidR="00A51A42" w:rsidRPr="00A51A42" w:rsidRDefault="00A51A42" w:rsidP="00503E8E">
            <w:r w:rsidRPr="00A51A42">
              <w:t xml:space="preserve">Es la cantidad de unidades de </w:t>
            </w:r>
            <w:r>
              <w:t>GRU por capa.</w:t>
            </w:r>
          </w:p>
        </w:tc>
      </w:tr>
      <w:tr w:rsidR="00A51A42" w:rsidRPr="00A51A42" w14:paraId="232AA539" w14:textId="77777777" w:rsidTr="00A51A42">
        <w:tc>
          <w:tcPr>
            <w:tcW w:w="2737" w:type="dxa"/>
          </w:tcPr>
          <w:p w14:paraId="3D7C719B" w14:textId="2218B650" w:rsidR="00A51A42" w:rsidRPr="004600DC" w:rsidRDefault="00992BA7" w:rsidP="00503E8E">
            <w:r>
              <w:t>Ratio de Aprendizaje</w:t>
            </w:r>
            <w:r w:rsidRPr="004600DC">
              <w:t xml:space="preserve"> </w:t>
            </w:r>
          </w:p>
        </w:tc>
        <w:tc>
          <w:tcPr>
            <w:tcW w:w="2737" w:type="dxa"/>
          </w:tcPr>
          <w:p w14:paraId="6A1F1AA0" w14:textId="33A095CC" w:rsidR="002E2792" w:rsidRPr="003E3259" w:rsidRDefault="002E2792" w:rsidP="00503E8E">
            <w:r>
              <w:t>Entre 1e-4 y</w:t>
            </w:r>
            <w:r w:rsidRPr="002E2792">
              <w:t xml:space="preserve"> 1e-2</w:t>
            </w:r>
          </w:p>
        </w:tc>
        <w:tc>
          <w:tcPr>
            <w:tcW w:w="2737" w:type="dxa"/>
          </w:tcPr>
          <w:p w14:paraId="4DBCDDD2" w14:textId="6B764E95" w:rsidR="00A51A42" w:rsidRPr="00A51A42" w:rsidRDefault="00A51A42" w:rsidP="00A51A42">
            <w:r w:rsidRPr="00A51A42">
              <w:t>Es el ratio de aprendizaje,</w:t>
            </w:r>
            <w:r>
              <w:t xml:space="preserve"> </w:t>
            </w:r>
            <w:proofErr w:type="spellStart"/>
            <w:r w:rsidRPr="00A51A42">
              <w:rPr>
                <w:i/>
              </w:rPr>
              <w:t>Learning</w:t>
            </w:r>
            <w:proofErr w:type="spellEnd"/>
            <w:r w:rsidRPr="00A51A42">
              <w:rPr>
                <w:i/>
              </w:rPr>
              <w:t xml:space="preserve"> </w:t>
            </w:r>
            <w:proofErr w:type="spellStart"/>
            <w:r w:rsidRPr="00A51A42">
              <w:rPr>
                <w:i/>
              </w:rPr>
              <w:t>Rate</w:t>
            </w:r>
            <w:proofErr w:type="spellEnd"/>
            <w:r>
              <w:t xml:space="preserve"> en ingles</w:t>
            </w:r>
          </w:p>
          <w:p w14:paraId="464D6BBA" w14:textId="4DE20867" w:rsidR="00A51A42" w:rsidRPr="003E3259" w:rsidRDefault="009E56D5" w:rsidP="00530316">
            <w:r w:rsidRPr="003E3259">
              <w:t xml:space="preserve">Se </w:t>
            </w:r>
            <w:r w:rsidR="00165BA6">
              <w:t>utiliza</w:t>
            </w:r>
            <w:r w:rsidR="00530316">
              <w:t xml:space="preserve"> el</w:t>
            </w:r>
            <w:r w:rsidRPr="003E3259">
              <w:t xml:space="preserve"> </w:t>
            </w:r>
            <w:r w:rsidR="00A51A42" w:rsidRPr="003E3259">
              <w:t>Optimizador Adam</w:t>
            </w:r>
            <w:r w:rsidR="00530316">
              <w:fldChar w:fldCharType="begin" w:fldLock="1"/>
            </w:r>
            <w:r w:rsidR="009D2820">
              <w:instrText>ADDIN CSL_CITATION {"citationItems":[{"id":"ITEM-1","itemData":{"author":[{"dropping-particle":"","family":"Kingma","given":"Diederik P","non-dropping-particle":"","parse-names":false,"suffix":""}],"container-title":"arXiv preprint arXiv:1412.6980","id":"ITEM-1","issued":{"date-parts":[["2014"]]},"title":"Adam: A method for stochastic optimization","type":"article-journal"},"uris":["http://www.mendeley.com/documents/?uuid=eadfe22d-e615-48b7-b326-889a87fea2e3"]}],"mendeley":{"formattedCitation":"[50]","plainTextFormattedCitation":"[50]","previouslyFormattedCitation":"[50]"},"properties":{"noteIndex":0},"schema":"https://github.com/citation-style-language/schema/raw/master/csl-citation.json"}</w:instrText>
            </w:r>
            <w:r w:rsidR="00530316">
              <w:fldChar w:fldCharType="separate"/>
            </w:r>
            <w:r w:rsidR="009D2820" w:rsidRPr="009D2820">
              <w:rPr>
                <w:noProof/>
              </w:rPr>
              <w:t>[50]</w:t>
            </w:r>
            <w:r w:rsidR="00530316">
              <w:fldChar w:fldCharType="end"/>
            </w:r>
            <w:r w:rsidR="00703FF0">
              <w:t>.</w:t>
            </w:r>
          </w:p>
        </w:tc>
      </w:tr>
      <w:tr w:rsidR="00A51A42" w:rsidRPr="002E2792" w14:paraId="1D7D5E75" w14:textId="77777777" w:rsidTr="00A51A42">
        <w:tc>
          <w:tcPr>
            <w:tcW w:w="2737" w:type="dxa"/>
          </w:tcPr>
          <w:p w14:paraId="3C92F683" w14:textId="3BBB623A" w:rsidR="00A51A42" w:rsidRPr="00A51A42" w:rsidRDefault="009433A8" w:rsidP="00503E8E">
            <w:pPr>
              <w:rPr>
                <w:lang w:val="en-US"/>
              </w:rPr>
            </w:pPr>
            <w:r w:rsidRPr="0078061A">
              <w:rPr>
                <w:lang w:val="en-US"/>
              </w:rPr>
              <w:t xml:space="preserve">Batch </w:t>
            </w:r>
            <w:r w:rsidR="00A51A42" w:rsidRPr="0078061A">
              <w:rPr>
                <w:lang w:val="en-US"/>
              </w:rPr>
              <w:t>size</w:t>
            </w:r>
          </w:p>
        </w:tc>
        <w:tc>
          <w:tcPr>
            <w:tcW w:w="2737" w:type="dxa"/>
          </w:tcPr>
          <w:p w14:paraId="6D07DC20" w14:textId="59FA3D72" w:rsidR="00A51A42" w:rsidRPr="002E2792" w:rsidRDefault="00E12177" w:rsidP="00E12177">
            <w:r>
              <w:t>64</w:t>
            </w:r>
            <w:r w:rsidR="002E2792">
              <w:t xml:space="preserve">  a </w:t>
            </w:r>
            <w:r>
              <w:t>256</w:t>
            </w:r>
            <w:r w:rsidR="002E2792" w:rsidRPr="002E2792">
              <w:t xml:space="preserve"> </w:t>
            </w:r>
            <w:r w:rsidR="002E2792">
              <w:t xml:space="preserve">con un paso de </w:t>
            </w:r>
            <w:r w:rsidR="002E2792" w:rsidRPr="002E2792">
              <w:t>32</w:t>
            </w:r>
          </w:p>
        </w:tc>
        <w:tc>
          <w:tcPr>
            <w:tcW w:w="2737" w:type="dxa"/>
          </w:tcPr>
          <w:p w14:paraId="61949DFA" w14:textId="50FFCF4F" w:rsidR="00A51A42" w:rsidRPr="002E2792" w:rsidRDefault="002E2792" w:rsidP="00E12177">
            <w:r w:rsidRPr="002E2792">
              <w:t>Tamaño de lote a tomar, normalme</w:t>
            </w:r>
            <w:r w:rsidR="00E12177">
              <w:t>nte, esto es p</w:t>
            </w:r>
            <w:r>
              <w:t xml:space="preserve">ara dividir la cantidad de muestras a tomar, ya que no se puede </w:t>
            </w:r>
            <w:r w:rsidR="00E12177">
              <w:t>correr</w:t>
            </w:r>
            <w:r>
              <w:t xml:space="preserve"> todo el </w:t>
            </w:r>
            <w:r w:rsidR="00165BA6">
              <w:t>conjunto de datos</w:t>
            </w:r>
            <w:r>
              <w:t xml:space="preserve"> entero de una sola vez.</w:t>
            </w:r>
          </w:p>
        </w:tc>
      </w:tr>
      <w:tr w:rsidR="00F921D4" w:rsidRPr="002E2792" w14:paraId="251BBDEB" w14:textId="77777777" w:rsidTr="00A51A42">
        <w:tc>
          <w:tcPr>
            <w:tcW w:w="2737" w:type="dxa"/>
          </w:tcPr>
          <w:p w14:paraId="7F919C5F" w14:textId="39EFF92A" w:rsidR="00F921D4" w:rsidRDefault="00F921D4" w:rsidP="00503E8E">
            <w:pPr>
              <w:rPr>
                <w:lang w:val="en-US"/>
              </w:rPr>
            </w:pPr>
            <w:proofErr w:type="spellStart"/>
            <w:r>
              <w:rPr>
                <w:lang w:val="en-US"/>
              </w:rPr>
              <w:t>Capas</w:t>
            </w:r>
            <w:proofErr w:type="spellEnd"/>
          </w:p>
          <w:p w14:paraId="330F4948" w14:textId="24C39E03" w:rsidR="00F921D4" w:rsidRPr="0078061A" w:rsidRDefault="00F921D4" w:rsidP="00503E8E">
            <w:pPr>
              <w:rPr>
                <w:lang w:val="en-US"/>
              </w:rPr>
            </w:pPr>
          </w:p>
        </w:tc>
        <w:tc>
          <w:tcPr>
            <w:tcW w:w="2737" w:type="dxa"/>
          </w:tcPr>
          <w:p w14:paraId="6C7B107E" w14:textId="3F76A54B" w:rsidR="00F921D4" w:rsidRDefault="00F921D4" w:rsidP="005B550B">
            <w:r>
              <w:t>1-</w:t>
            </w:r>
            <w:r w:rsidR="005B550B">
              <w:t>2</w:t>
            </w:r>
          </w:p>
        </w:tc>
        <w:tc>
          <w:tcPr>
            <w:tcW w:w="2737" w:type="dxa"/>
          </w:tcPr>
          <w:p w14:paraId="48349A99" w14:textId="6A79D6F3" w:rsidR="00F921D4" w:rsidRPr="002E2792" w:rsidRDefault="00F921D4" w:rsidP="00165BA6">
            <w:r>
              <w:t xml:space="preserve">Es el número de capas de </w:t>
            </w:r>
            <w:r w:rsidR="000F4D68">
              <w:t xml:space="preserve">GRU de </w:t>
            </w:r>
            <w:r>
              <w:t>la red neuronal</w:t>
            </w:r>
            <w:r w:rsidR="00530316">
              <w:t>.</w:t>
            </w:r>
          </w:p>
        </w:tc>
      </w:tr>
    </w:tbl>
    <w:p w14:paraId="37BA7850" w14:textId="77777777" w:rsidR="00703FF0" w:rsidRDefault="00703FF0" w:rsidP="00703FF0">
      <w:pPr>
        <w:jc w:val="center"/>
      </w:pPr>
    </w:p>
    <w:p w14:paraId="4DF4965F" w14:textId="2CF86157" w:rsidR="00800CCD" w:rsidRPr="002E2792" w:rsidRDefault="00703FF0" w:rsidP="00417A28">
      <w:pPr>
        <w:pStyle w:val="Tablas"/>
      </w:pPr>
      <w:bookmarkStart w:id="85" w:name="_Toc189755994"/>
      <w:r>
        <w:t xml:space="preserve">Tabla 4 </w:t>
      </w:r>
      <w:proofErr w:type="spellStart"/>
      <w:r w:rsidR="0085754F">
        <w:t>Hiperparametros</w:t>
      </w:r>
      <w:proofErr w:type="spellEnd"/>
      <w:r>
        <w:t xml:space="preserve"> que se afinaron.</w:t>
      </w:r>
      <w:bookmarkEnd w:id="85"/>
    </w:p>
    <w:p w14:paraId="4BC118F1" w14:textId="77777777" w:rsidR="000F7FB1" w:rsidRDefault="000F7FB1" w:rsidP="00503E8E"/>
    <w:p w14:paraId="54B3B579" w14:textId="3A2DFCD7" w:rsidR="0078061A" w:rsidRPr="00835FA8" w:rsidRDefault="00835FA8" w:rsidP="00530316">
      <w:pPr>
        <w:jc w:val="both"/>
      </w:pPr>
      <w:r>
        <w:t xml:space="preserve">En la Tabla 4 se puede ver los </w:t>
      </w:r>
      <w:proofErr w:type="spellStart"/>
      <w:r>
        <w:t>hiperparametros</w:t>
      </w:r>
      <w:proofErr w:type="spellEnd"/>
      <w:r>
        <w:t xml:space="preserve"> que se afinaron utilizando el algoritmo </w:t>
      </w:r>
      <w:proofErr w:type="spellStart"/>
      <w:r w:rsidRPr="00835FA8">
        <w:rPr>
          <w:i/>
        </w:rPr>
        <w:t>Hiperband</w:t>
      </w:r>
      <w:proofErr w:type="spellEnd"/>
      <w:r>
        <w:t xml:space="preserve">, estos rangos de valores que se toman para hacer el afinamiento de </w:t>
      </w:r>
      <w:proofErr w:type="spellStart"/>
      <w:r>
        <w:t>hiperparametros</w:t>
      </w:r>
      <w:proofErr w:type="spellEnd"/>
      <w:r>
        <w:t xml:space="preserve">, muchos de ellos son elegidos semejantes a los que se utilizaron en el código original del ganador del concurso de </w:t>
      </w:r>
      <w:proofErr w:type="spellStart"/>
      <w:r>
        <w:t>Kaggle</w:t>
      </w:r>
      <w:proofErr w:type="spellEnd"/>
      <w:r>
        <w:fldChar w:fldCharType="begin" w:fldLock="1"/>
      </w:r>
      <w:r w:rsidR="009D2820">
        <w:instrText>ADDIN CSL_CITATION {"citationItems":[{"id":"ITEM-1","itemData":{"URL":"https://github.com/Arturus/kaggle-web-traffic","accessed":{"date-parts":[["2024","11","7"]]},"author":[{"dropping-particle":"","family":"Suilin","given":"Arthur","non-dropping-particle":"","parse-names":false,"suffix":""}],"id":"ITEM-1","issued":{"date-parts":[["0"]]},"title":"kaggle-web-traffic","type":"webpage"},"uris":["http://www.mendeley.com/documents/?uuid=189c7c7a-9649-4091-a65c-12a08a665b94"]}],"mendeley":{"formattedCitation":"[45]","plainTextFormattedCitation":"[45]","previouslyFormattedCitation":"[45]"},"properties":{"noteIndex":0},"schema":"https://github.com/citation-style-language/schema/raw/master/csl-citation.json"}</w:instrText>
      </w:r>
      <w:r>
        <w:fldChar w:fldCharType="separate"/>
      </w:r>
      <w:r w:rsidR="009D2820" w:rsidRPr="009D2820">
        <w:rPr>
          <w:noProof/>
        </w:rPr>
        <w:t>[45]</w:t>
      </w:r>
      <w:r>
        <w:fldChar w:fldCharType="end"/>
      </w:r>
      <w:r>
        <w:t>.</w:t>
      </w:r>
    </w:p>
    <w:p w14:paraId="7F7B68CC" w14:textId="77777777" w:rsidR="00835FA8" w:rsidRDefault="00835FA8" w:rsidP="00897BB8">
      <w:pPr>
        <w:jc w:val="both"/>
      </w:pPr>
    </w:p>
    <w:p w14:paraId="239EC15E" w14:textId="028798C4" w:rsidR="00EF6274" w:rsidRDefault="0078061A" w:rsidP="00897BB8">
      <w:pPr>
        <w:jc w:val="both"/>
      </w:pPr>
      <w:r>
        <w:t xml:space="preserve">Un concepto muy importante que no se podía </w:t>
      </w:r>
      <w:r w:rsidR="00B63812">
        <w:t>afinar</w:t>
      </w:r>
      <w:r>
        <w:t xml:space="preserve"> con la librería </w:t>
      </w:r>
      <w:proofErr w:type="spellStart"/>
      <w:r w:rsidR="00533DDD">
        <w:t>K</w:t>
      </w:r>
      <w:r>
        <w:t>eras</w:t>
      </w:r>
      <w:proofErr w:type="spellEnd"/>
      <w:r>
        <w:t xml:space="preserve"> es el N-Días el cual es básicamente la cantidad de días hacia atrás que toma como datos de entrada </w:t>
      </w:r>
      <w:r w:rsidR="00F40B6A">
        <w:t xml:space="preserve">el </w:t>
      </w:r>
      <w:proofErr w:type="spellStart"/>
      <w:r w:rsidR="00F40B6A" w:rsidRPr="00F40B6A">
        <w:rPr>
          <w:i/>
        </w:rPr>
        <w:t>encoder</w:t>
      </w:r>
      <w:proofErr w:type="spellEnd"/>
      <w:r>
        <w:t xml:space="preserve">, ya que este valor no se puede afinar por la librería </w:t>
      </w:r>
      <w:proofErr w:type="spellStart"/>
      <w:r w:rsidR="00533DDD">
        <w:t>Keras</w:t>
      </w:r>
      <w:proofErr w:type="spellEnd"/>
      <w:r w:rsidR="005B550B">
        <w:t xml:space="preserve">, se toma como entrada por 60 días ya que según lo mencionado por el ganador del concurso de </w:t>
      </w:r>
      <w:proofErr w:type="spellStart"/>
      <w:r w:rsidR="005B550B">
        <w:t>Kaggle</w:t>
      </w:r>
      <w:proofErr w:type="spellEnd"/>
      <w:r w:rsidR="00E12177">
        <w:t xml:space="preserve"> </w:t>
      </w:r>
      <w:r w:rsidR="00E12177">
        <w:fldChar w:fldCharType="begin" w:fldLock="1"/>
      </w:r>
      <w:r w:rsidR="007836C7">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[11]","plainTextFormattedCitation":"[11]","previouslyFormattedCitation":"[11]"},"properties":{"noteIndex":0},"schema":"https://github.com/citation-style-language/schema/raw/master/csl-citation.json"}</w:instrText>
      </w:r>
      <w:r w:rsidR="00E12177">
        <w:fldChar w:fldCharType="separate"/>
      </w:r>
      <w:r w:rsidR="00FB28D7" w:rsidRPr="00FB28D7">
        <w:rPr>
          <w:noProof/>
        </w:rPr>
        <w:t>[11]</w:t>
      </w:r>
      <w:r w:rsidR="00E12177">
        <w:fldChar w:fldCharType="end"/>
      </w:r>
      <w:r w:rsidR="005B550B">
        <w:t xml:space="preserve"> es un numero con el cual se puede obtener resultados aceptables</w:t>
      </w:r>
      <w:r w:rsidR="00F40B6A">
        <w:t xml:space="preserve"> con el objetivo de pronosticar 60 días a futuro</w:t>
      </w:r>
      <w:r w:rsidR="005B550B">
        <w:t>.</w:t>
      </w:r>
    </w:p>
    <w:p w14:paraId="4425BFB3" w14:textId="77777777" w:rsidR="0069675C" w:rsidRDefault="0069675C" w:rsidP="00897BB8">
      <w:pPr>
        <w:jc w:val="both"/>
      </w:pPr>
    </w:p>
    <w:p w14:paraId="585F2438" w14:textId="7D335432" w:rsidR="00EF6274" w:rsidRDefault="00F921D4" w:rsidP="00897BB8">
      <w:pPr>
        <w:jc w:val="both"/>
      </w:pPr>
      <w:r>
        <w:t xml:space="preserve">Otra variable muy importante que se podía afinar con la librería </w:t>
      </w:r>
      <w:proofErr w:type="spellStart"/>
      <w:r>
        <w:t>Keras</w:t>
      </w:r>
      <w:proofErr w:type="spellEnd"/>
      <w:r>
        <w:t xml:space="preserve">, pero se hizo manualmente fue el número de capas, dado que con los algoritmos de afinamiento de </w:t>
      </w:r>
      <w:proofErr w:type="spellStart"/>
      <w:r>
        <w:t>hiperparametros</w:t>
      </w:r>
      <w:proofErr w:type="spellEnd"/>
      <w:r>
        <w:t xml:space="preserve"> generaría cientos de modelos</w:t>
      </w:r>
      <w:r w:rsidR="00187A12">
        <w:t xml:space="preserve"> y</w:t>
      </w:r>
      <w:r>
        <w:t xml:space="preserve"> al aumentar el número de capas</w:t>
      </w:r>
      <w:r w:rsidR="0069675C">
        <w:t xml:space="preserve"> </w:t>
      </w:r>
      <w:r w:rsidR="005B550B">
        <w:t>también</w:t>
      </w:r>
      <w:r>
        <w:t xml:space="preserve"> aumenta el tamaño de almacenamiento requerido </w:t>
      </w:r>
      <w:r w:rsidR="0069675C">
        <w:t xml:space="preserve">para guardar los modelos, </w:t>
      </w:r>
      <w:r w:rsidR="00187A12">
        <w:t xml:space="preserve">como también se requiere más memoria RAM y GPU, </w:t>
      </w:r>
      <w:r>
        <w:t xml:space="preserve">por lo que rápidamente me quedaría sin recursos suficientes de </w:t>
      </w:r>
      <w:r w:rsidR="0069675C">
        <w:t>G</w:t>
      </w:r>
      <w:r>
        <w:t xml:space="preserve">oogle </w:t>
      </w:r>
      <w:proofErr w:type="spellStart"/>
      <w:r w:rsidR="0069675C">
        <w:t>C</w:t>
      </w:r>
      <w:r>
        <w:t>olab</w:t>
      </w:r>
      <w:proofErr w:type="spellEnd"/>
      <w:r w:rsidR="0069675C">
        <w:t xml:space="preserve"> y Google Drive</w:t>
      </w:r>
      <w:r>
        <w:t>, debido a esa limitante se afinó manualmente el número de capas.</w:t>
      </w:r>
    </w:p>
    <w:p w14:paraId="623F9E27" w14:textId="77777777" w:rsidR="00124997" w:rsidRDefault="00124997" w:rsidP="00897BB8">
      <w:pPr>
        <w:jc w:val="both"/>
      </w:pPr>
    </w:p>
    <w:p w14:paraId="66D584CC" w14:textId="77777777" w:rsidR="00744997" w:rsidRDefault="00744997" w:rsidP="00744997">
      <w:r>
        <w:t>El código utilizado se puede encontrar en:</w:t>
      </w:r>
    </w:p>
    <w:p w14:paraId="1F45AFD3" w14:textId="274AE204" w:rsidR="0061687A" w:rsidRDefault="00D7101D" w:rsidP="00744997">
      <w:hyperlink r:id="rId41" w:history="1">
        <w:r w:rsidR="00744997" w:rsidRPr="00744997">
          <w:rPr>
            <w:rStyle w:val="Hipervnculo"/>
          </w:rPr>
          <w:t>https://github.com/EnriqueGautoSand/Tesis-Enrique-Gauto-Sand</w:t>
        </w:r>
      </w:hyperlink>
    </w:p>
    <w:p w14:paraId="57377F68" w14:textId="321BC451" w:rsidR="00336069" w:rsidRDefault="00336069">
      <w:pPr>
        <w:spacing w:after="160" w:line="259" w:lineRule="auto"/>
      </w:pPr>
      <w:r>
        <w:br w:type="page"/>
      </w:r>
    </w:p>
    <w:p w14:paraId="79AFCBB1" w14:textId="68B65830" w:rsidR="004D29E2" w:rsidRPr="00385995" w:rsidRDefault="00370B0D" w:rsidP="00503E8E">
      <w:r>
        <w:lastRenderedPageBreak/>
        <w:t>L</w:t>
      </w:r>
      <w:r w:rsidR="00434248" w:rsidRPr="00385995">
        <w:t xml:space="preserve">a primera prueba que se realizó fue la de </w:t>
      </w:r>
      <w:r w:rsidR="00060816" w:rsidRPr="00385995">
        <w:t xml:space="preserve">correr el algoritmo </w:t>
      </w:r>
      <w:proofErr w:type="spellStart"/>
      <w:r w:rsidR="00897BB8" w:rsidRPr="000A2DE0">
        <w:t>H</w:t>
      </w:r>
      <w:r w:rsidR="00060816" w:rsidRPr="000A2DE0">
        <w:t>yperband</w:t>
      </w:r>
      <w:proofErr w:type="spellEnd"/>
      <w:r w:rsidR="00060816" w:rsidRPr="00385995">
        <w:t xml:space="preserve">  con los dat</w:t>
      </w:r>
      <w:r w:rsidR="00897BB8">
        <w:t>os normalizados mediante log1p y</w:t>
      </w:r>
      <w:r w:rsidR="00060816" w:rsidRPr="00385995">
        <w:t xml:space="preserve"> z-score, con función de perdida MAE.</w:t>
      </w:r>
    </w:p>
    <w:p w14:paraId="70942113" w14:textId="77777777" w:rsidR="00434248" w:rsidRDefault="00434248" w:rsidP="00503E8E">
      <w:pPr>
        <w:rPr>
          <w:b/>
        </w:rPr>
      </w:pPr>
    </w:p>
    <w:p w14:paraId="2740F7C0" w14:textId="77777777" w:rsidR="00434248" w:rsidRDefault="00434248" w:rsidP="00503E8E">
      <w:pPr>
        <w:rPr>
          <w:b/>
        </w:rPr>
      </w:pPr>
    </w:p>
    <w:tbl>
      <w:tblPr>
        <w:tblStyle w:val="Tablaconcuadrcula"/>
        <w:tblW w:w="7860" w:type="dxa"/>
        <w:tblInd w:w="-5" w:type="dxa"/>
        <w:tblLayout w:type="fixed"/>
        <w:tblLook w:val="04A0" w:firstRow="1" w:lastRow="0" w:firstColumn="1" w:lastColumn="0" w:noHBand="0" w:noVBand="1"/>
      </w:tblPr>
      <w:tblGrid>
        <w:gridCol w:w="664"/>
        <w:gridCol w:w="1799"/>
        <w:gridCol w:w="1799"/>
        <w:gridCol w:w="1799"/>
        <w:gridCol w:w="1799"/>
      </w:tblGrid>
      <w:tr w:rsidR="00060816" w14:paraId="59308788" w14:textId="05B5ED6C" w:rsidTr="006614D8">
        <w:trPr>
          <w:trHeight w:val="305"/>
        </w:trPr>
        <w:tc>
          <w:tcPr>
            <w:tcW w:w="664" w:type="dxa"/>
          </w:tcPr>
          <w:p w14:paraId="65E9AB14" w14:textId="77777777" w:rsidR="00060816" w:rsidRDefault="00060816" w:rsidP="00060816">
            <w:r>
              <w:t>#</w:t>
            </w:r>
          </w:p>
        </w:tc>
        <w:tc>
          <w:tcPr>
            <w:tcW w:w="1799" w:type="dxa"/>
          </w:tcPr>
          <w:p w14:paraId="669D5C1E" w14:textId="6A93545F" w:rsidR="00060816" w:rsidRDefault="00060816" w:rsidP="00060816">
            <w:r w:rsidRPr="00FA1763">
              <w:t>Unidades</w:t>
            </w:r>
          </w:p>
        </w:tc>
        <w:tc>
          <w:tcPr>
            <w:tcW w:w="1799" w:type="dxa"/>
          </w:tcPr>
          <w:p w14:paraId="2F620274" w14:textId="3760C727" w:rsidR="00060816" w:rsidRDefault="00897BB8" w:rsidP="00060816">
            <w:r>
              <w:t>C</w:t>
            </w:r>
            <w:r w:rsidR="00060816">
              <w:t>apas</w:t>
            </w:r>
          </w:p>
        </w:tc>
        <w:tc>
          <w:tcPr>
            <w:tcW w:w="1799" w:type="dxa"/>
          </w:tcPr>
          <w:p w14:paraId="5E04FB26" w14:textId="6E9B6845" w:rsidR="00060816" w:rsidRDefault="00060816" w:rsidP="00060816">
            <w:proofErr w:type="spellStart"/>
            <w:r>
              <w:t>lr</w:t>
            </w:r>
            <w:proofErr w:type="spellEnd"/>
          </w:p>
        </w:tc>
        <w:tc>
          <w:tcPr>
            <w:tcW w:w="1799" w:type="dxa"/>
          </w:tcPr>
          <w:p w14:paraId="0023C6F0" w14:textId="41CBCC11" w:rsidR="00060816" w:rsidRDefault="00897BB8" w:rsidP="00897BB8">
            <w:proofErr w:type="spellStart"/>
            <w:r>
              <w:t>Batch</w:t>
            </w:r>
            <w:proofErr w:type="spellEnd"/>
            <w:r>
              <w:t xml:space="preserve"> </w:t>
            </w:r>
            <w:proofErr w:type="spellStart"/>
            <w:r>
              <w:t>S</w:t>
            </w:r>
            <w:r w:rsidR="00060816" w:rsidRPr="006E63ED">
              <w:t>ize</w:t>
            </w:r>
            <w:proofErr w:type="spellEnd"/>
          </w:p>
        </w:tc>
      </w:tr>
      <w:tr w:rsidR="00060816" w14:paraId="7BE0DADB" w14:textId="77938867" w:rsidTr="006614D8">
        <w:trPr>
          <w:trHeight w:val="305"/>
        </w:trPr>
        <w:tc>
          <w:tcPr>
            <w:tcW w:w="664" w:type="dxa"/>
          </w:tcPr>
          <w:p w14:paraId="35CC4ABE" w14:textId="77777777" w:rsidR="00060816" w:rsidRPr="00385995" w:rsidRDefault="00060816" w:rsidP="00060816">
            <w:r w:rsidRPr="00385995">
              <w:t>1</w:t>
            </w:r>
          </w:p>
        </w:tc>
        <w:tc>
          <w:tcPr>
            <w:tcW w:w="1799" w:type="dxa"/>
          </w:tcPr>
          <w:p w14:paraId="74BD6DDD" w14:textId="3118A3A5" w:rsidR="00060816" w:rsidRPr="00385995" w:rsidRDefault="00060816" w:rsidP="00060816">
            <w:r w:rsidRPr="00385995">
              <w:t>224</w:t>
            </w:r>
          </w:p>
        </w:tc>
        <w:tc>
          <w:tcPr>
            <w:tcW w:w="1799" w:type="dxa"/>
          </w:tcPr>
          <w:p w14:paraId="71E4BF7E" w14:textId="10F5BDAF" w:rsidR="00060816" w:rsidRPr="00385995" w:rsidRDefault="00060816" w:rsidP="00060816">
            <w:r w:rsidRPr="00385995">
              <w:t>1</w:t>
            </w:r>
          </w:p>
        </w:tc>
        <w:tc>
          <w:tcPr>
            <w:tcW w:w="1799" w:type="dxa"/>
          </w:tcPr>
          <w:p w14:paraId="6F933889" w14:textId="3E7A8AE3" w:rsidR="00060816" w:rsidRPr="00385995" w:rsidRDefault="00060816" w:rsidP="00060816">
            <w:r w:rsidRPr="00385995">
              <w:rPr>
                <w:color w:val="212121"/>
                <w:shd w:val="clear" w:color="auto" w:fill="FFFFFF"/>
                <w:lang w:val="en-US"/>
              </w:rPr>
              <w:t>0.0012</w:t>
            </w:r>
          </w:p>
        </w:tc>
        <w:tc>
          <w:tcPr>
            <w:tcW w:w="1799" w:type="dxa"/>
          </w:tcPr>
          <w:p w14:paraId="7DECD208" w14:textId="7E2EF5A9" w:rsidR="00060816" w:rsidRPr="00385995" w:rsidRDefault="00060816" w:rsidP="00060816">
            <w:r w:rsidRPr="00385995">
              <w:t>64</w:t>
            </w:r>
          </w:p>
        </w:tc>
      </w:tr>
    </w:tbl>
    <w:p w14:paraId="41BD22A7" w14:textId="6908E498" w:rsidR="00012623" w:rsidRDefault="00417A28" w:rsidP="00417A28">
      <w:pPr>
        <w:tabs>
          <w:tab w:val="left" w:pos="2655"/>
        </w:tabs>
        <w:rPr>
          <w:b/>
        </w:rPr>
      </w:pPr>
      <w:r>
        <w:rPr>
          <w:b/>
        </w:rPr>
        <w:tab/>
      </w:r>
    </w:p>
    <w:p w14:paraId="22131FDC" w14:textId="44A08F53" w:rsidR="00754708" w:rsidRDefault="00754708" w:rsidP="00417A28">
      <w:pPr>
        <w:pStyle w:val="Tablas"/>
      </w:pPr>
      <w:bookmarkStart w:id="86" w:name="_Toc189755995"/>
      <w:r w:rsidRPr="00754708">
        <w:t>Tabla 5 Prueba</w:t>
      </w:r>
      <w:r w:rsidR="00897BB8">
        <w:t xml:space="preserve"> 1 Parámetros encontrados por el </w:t>
      </w:r>
      <w:r w:rsidRPr="00754708">
        <w:t xml:space="preserve">Algoritmo de Afinamiento de </w:t>
      </w:r>
      <w:proofErr w:type="spellStart"/>
      <w:r w:rsidRPr="00754708">
        <w:t>Hiperparametros</w:t>
      </w:r>
      <w:proofErr w:type="spellEnd"/>
      <w:r w:rsidRPr="00754708">
        <w:t>.</w:t>
      </w:r>
      <w:bookmarkEnd w:id="86"/>
    </w:p>
    <w:p w14:paraId="5D9E9FDF" w14:textId="77777777" w:rsidR="006E63ED" w:rsidRDefault="006E63ED" w:rsidP="00503E8E">
      <w:pPr>
        <w:rPr>
          <w:b/>
        </w:rPr>
      </w:pPr>
    </w:p>
    <w:p w14:paraId="29682779" w14:textId="2CB961E0" w:rsidR="006E63ED" w:rsidRDefault="006E63ED" w:rsidP="00503E8E">
      <w:pPr>
        <w:rPr>
          <w:b/>
        </w:rPr>
      </w:pPr>
      <w:r>
        <w:rPr>
          <w:b/>
          <w:noProof/>
        </w:rPr>
        <w:drawing>
          <wp:inline distT="0" distB="0" distL="0" distR="0" wp14:anchorId="0904735D" wp14:editId="758FE7B8">
            <wp:extent cx="4953000" cy="30289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3000" cy="3028950"/>
                    </a:xfrm>
                    <a:prstGeom prst="rect">
                      <a:avLst/>
                    </a:prstGeom>
                    <a:noFill/>
                    <a:ln>
                      <a:noFill/>
                    </a:ln>
                  </pic:spPr>
                </pic:pic>
              </a:graphicData>
            </a:graphic>
          </wp:inline>
        </w:drawing>
      </w:r>
    </w:p>
    <w:p w14:paraId="5EEC94BB" w14:textId="77777777" w:rsidR="006E63ED" w:rsidRDefault="006E63ED" w:rsidP="00503E8E">
      <w:pPr>
        <w:rPr>
          <w:b/>
        </w:rPr>
      </w:pPr>
    </w:p>
    <w:p w14:paraId="155E66B6" w14:textId="3C0497AA" w:rsidR="00CB1B99" w:rsidRDefault="00CB1B99" w:rsidP="0064646C">
      <w:pPr>
        <w:pStyle w:val="Figuras"/>
        <w:rPr>
          <w:rFonts w:eastAsiaTheme="majorEastAsia"/>
        </w:rPr>
      </w:pPr>
      <w:bookmarkStart w:id="87" w:name="_Toc189756024"/>
      <w:r>
        <w:rPr>
          <w:rFonts w:eastAsiaTheme="majorEastAsia"/>
        </w:rPr>
        <w:t xml:space="preserve">Figura </w:t>
      </w:r>
      <w:r w:rsidR="0064646C">
        <w:rPr>
          <w:rFonts w:eastAsiaTheme="majorEastAsia"/>
        </w:rPr>
        <w:t>1</w:t>
      </w:r>
      <w:r w:rsidR="0001629D">
        <w:rPr>
          <w:rFonts w:eastAsiaTheme="majorEastAsia"/>
        </w:rPr>
        <w:t>1</w:t>
      </w:r>
      <w:r>
        <w:rPr>
          <w:rFonts w:eastAsiaTheme="majorEastAsia"/>
        </w:rPr>
        <w:t>: Grafico de Los Valores Reales y los Valores Pronosticados</w:t>
      </w:r>
      <w:r w:rsidR="00202082" w:rsidRPr="00202082">
        <w:rPr>
          <w:rFonts w:eastAsiaTheme="majorEastAsia"/>
        </w:rPr>
        <w:t xml:space="preserve"> </w:t>
      </w:r>
      <w:r w:rsidR="00202082">
        <w:rPr>
          <w:rFonts w:eastAsiaTheme="majorEastAsia"/>
        </w:rPr>
        <w:t>de la salida del modelo</w:t>
      </w:r>
      <w:r>
        <w:rPr>
          <w:rFonts w:eastAsiaTheme="majorEastAsia"/>
        </w:rPr>
        <w:t xml:space="preserve"> de una parte de conjunto</w:t>
      </w:r>
      <w:r w:rsidR="00202082">
        <w:rPr>
          <w:rFonts w:eastAsiaTheme="majorEastAsia"/>
        </w:rPr>
        <w:t xml:space="preserve"> </w:t>
      </w:r>
      <w:proofErr w:type="spellStart"/>
      <w:r w:rsidR="00202082">
        <w:rPr>
          <w:rFonts w:eastAsiaTheme="majorEastAsia"/>
        </w:rPr>
        <w:t>Y_test</w:t>
      </w:r>
      <w:proofErr w:type="spellEnd"/>
      <w:r w:rsidR="00202082">
        <w:rPr>
          <w:rFonts w:eastAsiaTheme="majorEastAsia"/>
        </w:rPr>
        <w:t>,</w:t>
      </w:r>
      <w:r w:rsidR="00202082" w:rsidRPr="00202082">
        <w:rPr>
          <w:rFonts w:eastAsiaTheme="majorEastAsia"/>
        </w:rPr>
        <w:t xml:space="preserve"> </w:t>
      </w:r>
      <w:r>
        <w:rPr>
          <w:rFonts w:eastAsiaTheme="majorEastAsia"/>
        </w:rPr>
        <w:t>de</w:t>
      </w:r>
      <w:r w:rsidR="00202082">
        <w:rPr>
          <w:rFonts w:eastAsiaTheme="majorEastAsia"/>
        </w:rPr>
        <w:t xml:space="preserve"> la</w:t>
      </w:r>
      <w:r>
        <w:rPr>
          <w:rFonts w:eastAsiaTheme="majorEastAsia"/>
        </w:rPr>
        <w:t xml:space="preserve"> prueba</w:t>
      </w:r>
      <w:r w:rsidR="00202082">
        <w:rPr>
          <w:rFonts w:eastAsiaTheme="majorEastAsia"/>
        </w:rPr>
        <w:t xml:space="preserve"> 1</w:t>
      </w:r>
      <w:r>
        <w:rPr>
          <w:rFonts w:eastAsiaTheme="majorEastAsia"/>
        </w:rPr>
        <w:t>.</w:t>
      </w:r>
      <w:bookmarkEnd w:id="87"/>
    </w:p>
    <w:p w14:paraId="3AC44269" w14:textId="770664ED" w:rsidR="00655D51" w:rsidRDefault="00655D51" w:rsidP="00A57A5D">
      <w:pPr>
        <w:rPr>
          <w:rFonts w:eastAsiaTheme="majorEastAsia"/>
        </w:rPr>
      </w:pPr>
      <w:r>
        <w:rPr>
          <w:rFonts w:eastAsiaTheme="majorEastAsia"/>
        </w:rPr>
        <w:t>El modelo de la primera prueba como se puede ver tiende a pronosticar una media.</w:t>
      </w:r>
    </w:p>
    <w:p w14:paraId="663D08A9" w14:textId="77777777" w:rsidR="006E63ED" w:rsidRDefault="006E63ED" w:rsidP="00503E8E">
      <w:pPr>
        <w:rPr>
          <w:b/>
        </w:rPr>
      </w:pPr>
    </w:p>
    <w:p w14:paraId="7F7A9357" w14:textId="77777777" w:rsidR="00336069" w:rsidRDefault="00336069" w:rsidP="00503E8E">
      <w:pPr>
        <w:rPr>
          <w:b/>
        </w:rPr>
      </w:pPr>
    </w:p>
    <w:p w14:paraId="0434208D" w14:textId="33531BC3" w:rsidR="00060816" w:rsidRPr="00385995" w:rsidRDefault="00060816" w:rsidP="00897BB8">
      <w:pPr>
        <w:jc w:val="both"/>
      </w:pPr>
      <w:r w:rsidRPr="00385995">
        <w:t>La segunda prueba que se realizó</w:t>
      </w:r>
      <w:r w:rsidR="00897BB8">
        <w:t xml:space="preserve"> fue la de correr el algoritmo </w:t>
      </w:r>
      <w:proofErr w:type="spellStart"/>
      <w:r w:rsidR="00897BB8" w:rsidRPr="000A2DE0">
        <w:t>H</w:t>
      </w:r>
      <w:r w:rsidRPr="000A2DE0">
        <w:t>yperband</w:t>
      </w:r>
      <w:proofErr w:type="spellEnd"/>
      <w:r w:rsidRPr="00385995">
        <w:t xml:space="preserve">  con los datos normalizados mediante z</w:t>
      </w:r>
      <w:r w:rsidR="00897BB8">
        <w:t>-score, con función de perdida Huber</w:t>
      </w:r>
      <w:r w:rsidRPr="00385995">
        <w:t>.</w:t>
      </w:r>
    </w:p>
    <w:p w14:paraId="252900AF" w14:textId="77777777" w:rsidR="00060816" w:rsidRDefault="00060816" w:rsidP="00060816">
      <w:pPr>
        <w:rPr>
          <w:b/>
        </w:rPr>
      </w:pPr>
    </w:p>
    <w:p w14:paraId="1C737754" w14:textId="77777777" w:rsidR="00336069" w:rsidRDefault="00336069" w:rsidP="00060816">
      <w:pPr>
        <w:rPr>
          <w:b/>
        </w:rPr>
      </w:pPr>
    </w:p>
    <w:tbl>
      <w:tblPr>
        <w:tblStyle w:val="Tablaconcuadrcula"/>
        <w:tblW w:w="8249" w:type="dxa"/>
        <w:tblInd w:w="-5" w:type="dxa"/>
        <w:tblLayout w:type="fixed"/>
        <w:tblLook w:val="04A0" w:firstRow="1" w:lastRow="0" w:firstColumn="1" w:lastColumn="0" w:noHBand="0" w:noVBand="1"/>
      </w:tblPr>
      <w:tblGrid>
        <w:gridCol w:w="697"/>
        <w:gridCol w:w="1888"/>
        <w:gridCol w:w="1888"/>
        <w:gridCol w:w="1888"/>
        <w:gridCol w:w="1888"/>
      </w:tblGrid>
      <w:tr w:rsidR="00060816" w14:paraId="766DDE52" w14:textId="77777777" w:rsidTr="006614D8">
        <w:trPr>
          <w:trHeight w:val="270"/>
        </w:trPr>
        <w:tc>
          <w:tcPr>
            <w:tcW w:w="697" w:type="dxa"/>
          </w:tcPr>
          <w:p w14:paraId="310BF9A4" w14:textId="77777777" w:rsidR="00060816" w:rsidRDefault="00060816" w:rsidP="00754708">
            <w:r>
              <w:t>#</w:t>
            </w:r>
          </w:p>
        </w:tc>
        <w:tc>
          <w:tcPr>
            <w:tcW w:w="1888" w:type="dxa"/>
          </w:tcPr>
          <w:p w14:paraId="3374C7AB" w14:textId="77777777" w:rsidR="00060816" w:rsidRDefault="00060816" w:rsidP="00754708">
            <w:r w:rsidRPr="00FA1763">
              <w:t>Unidades</w:t>
            </w:r>
          </w:p>
        </w:tc>
        <w:tc>
          <w:tcPr>
            <w:tcW w:w="1888" w:type="dxa"/>
          </w:tcPr>
          <w:p w14:paraId="221CC2B7" w14:textId="00C237B1" w:rsidR="00060816" w:rsidRDefault="00CB1B99" w:rsidP="00754708">
            <w:r>
              <w:t>C</w:t>
            </w:r>
            <w:r w:rsidR="00060816">
              <w:t>apas</w:t>
            </w:r>
          </w:p>
        </w:tc>
        <w:tc>
          <w:tcPr>
            <w:tcW w:w="1888" w:type="dxa"/>
          </w:tcPr>
          <w:p w14:paraId="4466A6EB" w14:textId="77777777" w:rsidR="00060816" w:rsidRDefault="00060816" w:rsidP="00754708">
            <w:proofErr w:type="spellStart"/>
            <w:r>
              <w:t>lr</w:t>
            </w:r>
            <w:proofErr w:type="spellEnd"/>
          </w:p>
        </w:tc>
        <w:tc>
          <w:tcPr>
            <w:tcW w:w="1888" w:type="dxa"/>
          </w:tcPr>
          <w:p w14:paraId="311E674E" w14:textId="0DD1449B" w:rsidR="00060816" w:rsidRDefault="00897BB8" w:rsidP="00754708">
            <w:proofErr w:type="spellStart"/>
            <w:r>
              <w:t>Batch</w:t>
            </w:r>
            <w:proofErr w:type="spellEnd"/>
            <w:r>
              <w:t xml:space="preserve"> </w:t>
            </w:r>
            <w:proofErr w:type="spellStart"/>
            <w:r>
              <w:t>S</w:t>
            </w:r>
            <w:r w:rsidRPr="006E63ED">
              <w:t>ize</w:t>
            </w:r>
            <w:proofErr w:type="spellEnd"/>
          </w:p>
        </w:tc>
      </w:tr>
      <w:tr w:rsidR="00060816" w14:paraId="24A02BFF" w14:textId="77777777" w:rsidTr="006614D8">
        <w:trPr>
          <w:trHeight w:val="270"/>
        </w:trPr>
        <w:tc>
          <w:tcPr>
            <w:tcW w:w="697" w:type="dxa"/>
          </w:tcPr>
          <w:p w14:paraId="6FF6D876" w14:textId="114D078A" w:rsidR="00060816" w:rsidRPr="00385995" w:rsidRDefault="00385995" w:rsidP="00754708">
            <w:r w:rsidRPr="00385995">
              <w:t>2</w:t>
            </w:r>
          </w:p>
        </w:tc>
        <w:tc>
          <w:tcPr>
            <w:tcW w:w="1888" w:type="dxa"/>
          </w:tcPr>
          <w:p w14:paraId="6BDB1DA0" w14:textId="1FB79BD8" w:rsidR="00060816" w:rsidRPr="00385995" w:rsidRDefault="00060816" w:rsidP="00754708">
            <w:r w:rsidRPr="00385995">
              <w:t>192</w:t>
            </w:r>
          </w:p>
        </w:tc>
        <w:tc>
          <w:tcPr>
            <w:tcW w:w="1888" w:type="dxa"/>
          </w:tcPr>
          <w:p w14:paraId="500C7F95" w14:textId="77777777" w:rsidR="00060816" w:rsidRPr="00385995" w:rsidRDefault="00060816" w:rsidP="00754708">
            <w:r w:rsidRPr="00385995">
              <w:t>1</w:t>
            </w:r>
          </w:p>
        </w:tc>
        <w:tc>
          <w:tcPr>
            <w:tcW w:w="1888" w:type="dxa"/>
          </w:tcPr>
          <w:p w14:paraId="0A8745BB" w14:textId="133DE26A" w:rsidR="00060816" w:rsidRPr="00385995" w:rsidRDefault="003403BF" w:rsidP="003403BF">
            <w:r w:rsidRPr="00385995">
              <w:t>0.0018</w:t>
            </w:r>
          </w:p>
        </w:tc>
        <w:tc>
          <w:tcPr>
            <w:tcW w:w="1888" w:type="dxa"/>
          </w:tcPr>
          <w:p w14:paraId="028ADF2B" w14:textId="72C68EF6" w:rsidR="00060816" w:rsidRPr="00385995" w:rsidRDefault="003403BF" w:rsidP="00754708">
            <w:r w:rsidRPr="00385995">
              <w:t>128</w:t>
            </w:r>
          </w:p>
        </w:tc>
      </w:tr>
    </w:tbl>
    <w:p w14:paraId="2FC49208" w14:textId="77777777" w:rsidR="00060816" w:rsidRDefault="00060816" w:rsidP="00060816">
      <w:pPr>
        <w:rPr>
          <w:b/>
        </w:rPr>
      </w:pPr>
    </w:p>
    <w:p w14:paraId="232316D3" w14:textId="1646B905" w:rsidR="00060816" w:rsidRDefault="00754708" w:rsidP="00417A28">
      <w:pPr>
        <w:pStyle w:val="Tablas"/>
      </w:pPr>
      <w:bookmarkStart w:id="88" w:name="_Toc189755996"/>
      <w:r>
        <w:t>Tabla 6</w:t>
      </w:r>
      <w:r w:rsidRPr="00754708">
        <w:t xml:space="preserve"> Prueba </w:t>
      </w:r>
      <w:r w:rsidR="00897BB8">
        <w:t xml:space="preserve">2 Parámetros encontrados por el </w:t>
      </w:r>
      <w:r w:rsidR="00897BB8" w:rsidRPr="00754708">
        <w:t xml:space="preserve">Algoritmo de Afinamiento de </w:t>
      </w:r>
      <w:proofErr w:type="spellStart"/>
      <w:r w:rsidR="00897BB8" w:rsidRPr="00754708">
        <w:t>Hiperparametros</w:t>
      </w:r>
      <w:proofErr w:type="spellEnd"/>
      <w:r w:rsidR="00897BB8" w:rsidRPr="00754708">
        <w:t>.</w:t>
      </w:r>
      <w:bookmarkEnd w:id="88"/>
    </w:p>
    <w:p w14:paraId="58AC2E50" w14:textId="26C12AB7" w:rsidR="00CB1B99" w:rsidRPr="00DE0470" w:rsidRDefault="00CB1B99">
      <w:pPr>
        <w:spacing w:after="160" w:line="259" w:lineRule="auto"/>
        <w:rPr>
          <w:b/>
        </w:rPr>
      </w:pPr>
      <w:r>
        <w:rPr>
          <w:b/>
        </w:rPr>
        <w:br w:type="page"/>
      </w:r>
    </w:p>
    <w:p w14:paraId="128EBCD1" w14:textId="431B50F6" w:rsidR="00A54F56" w:rsidRPr="00385995" w:rsidRDefault="00385995">
      <w:pPr>
        <w:spacing w:after="160" w:line="259" w:lineRule="auto"/>
      </w:pPr>
      <w:r w:rsidRPr="00385995">
        <w:lastRenderedPageBreak/>
        <w:t xml:space="preserve">Comparaciones </w:t>
      </w:r>
      <w:r>
        <w:t>de rendimientos</w:t>
      </w:r>
      <w:r w:rsidRPr="00385995">
        <w:t xml:space="preserve"> la</w:t>
      </w:r>
      <w:r>
        <w:t>s</w:t>
      </w:r>
      <w:r w:rsidRPr="00385995">
        <w:t xml:space="preserve"> prueba</w:t>
      </w:r>
      <w:r>
        <w:t>s</w:t>
      </w:r>
      <w:r w:rsidRPr="00385995">
        <w:t xml:space="preserve"> 1 y 2</w:t>
      </w:r>
    </w:p>
    <w:p w14:paraId="29BE4DB9" w14:textId="77777777" w:rsidR="00012623" w:rsidRDefault="00012623" w:rsidP="00503E8E">
      <w:pPr>
        <w:rPr>
          <w:b/>
        </w:rPr>
      </w:pPr>
    </w:p>
    <w:tbl>
      <w:tblPr>
        <w:tblStyle w:val="Tablaconcuadrcula"/>
        <w:tblW w:w="8180" w:type="dxa"/>
        <w:tblLook w:val="04A0" w:firstRow="1" w:lastRow="0" w:firstColumn="1" w:lastColumn="0" w:noHBand="0" w:noVBand="1"/>
      </w:tblPr>
      <w:tblGrid>
        <w:gridCol w:w="486"/>
        <w:gridCol w:w="2611"/>
        <w:gridCol w:w="2611"/>
        <w:gridCol w:w="2472"/>
      </w:tblGrid>
      <w:tr w:rsidR="00385995" w14:paraId="76FFFEF4" w14:textId="77777777" w:rsidTr="006614D8">
        <w:trPr>
          <w:trHeight w:val="330"/>
        </w:trPr>
        <w:tc>
          <w:tcPr>
            <w:tcW w:w="486" w:type="dxa"/>
          </w:tcPr>
          <w:p w14:paraId="12ADCDA6" w14:textId="55BD38A1" w:rsidR="00385995" w:rsidRDefault="00385995" w:rsidP="00754708">
            <w:r>
              <w:t>#</w:t>
            </w:r>
          </w:p>
        </w:tc>
        <w:tc>
          <w:tcPr>
            <w:tcW w:w="2611" w:type="dxa"/>
          </w:tcPr>
          <w:p w14:paraId="30B71FBD" w14:textId="77777777" w:rsidR="00385995" w:rsidRDefault="00385995" w:rsidP="00754708">
            <w:r>
              <w:t>MAE</w:t>
            </w:r>
          </w:p>
        </w:tc>
        <w:tc>
          <w:tcPr>
            <w:tcW w:w="2611" w:type="dxa"/>
          </w:tcPr>
          <w:p w14:paraId="7C49659B" w14:textId="77777777" w:rsidR="00385995" w:rsidRDefault="00385995" w:rsidP="00754708">
            <w:r>
              <w:t>SMAPE</w:t>
            </w:r>
          </w:p>
        </w:tc>
        <w:tc>
          <w:tcPr>
            <w:tcW w:w="2472" w:type="dxa"/>
          </w:tcPr>
          <w:p w14:paraId="26CBE43F" w14:textId="77777777" w:rsidR="00385995" w:rsidRDefault="00385995" w:rsidP="00754708">
            <w:r>
              <w:t>RMSE</w:t>
            </w:r>
          </w:p>
        </w:tc>
      </w:tr>
      <w:tr w:rsidR="00385995" w14:paraId="58AECF46" w14:textId="77777777" w:rsidTr="006614D8">
        <w:trPr>
          <w:trHeight w:val="330"/>
        </w:trPr>
        <w:tc>
          <w:tcPr>
            <w:tcW w:w="486" w:type="dxa"/>
          </w:tcPr>
          <w:p w14:paraId="55E4CE13" w14:textId="418FE68C" w:rsidR="00385995" w:rsidRDefault="00385995" w:rsidP="00754708">
            <w:r>
              <w:t>1</w:t>
            </w:r>
          </w:p>
        </w:tc>
        <w:tc>
          <w:tcPr>
            <w:tcW w:w="2611" w:type="dxa"/>
          </w:tcPr>
          <w:p w14:paraId="45C29D6C" w14:textId="77777777" w:rsidR="00385995" w:rsidRDefault="00385995" w:rsidP="00754708">
            <w:r w:rsidRPr="00385995">
              <w:t>11.126461988304094</w:t>
            </w:r>
          </w:p>
        </w:tc>
        <w:tc>
          <w:tcPr>
            <w:tcW w:w="2611" w:type="dxa"/>
          </w:tcPr>
          <w:p w14:paraId="561E0F00" w14:textId="77777777" w:rsidR="00385995" w:rsidRDefault="00385995" w:rsidP="00754708">
            <w:r w:rsidRPr="00385995">
              <w:t>0.5977127357014901</w:t>
            </w:r>
          </w:p>
        </w:tc>
        <w:tc>
          <w:tcPr>
            <w:tcW w:w="2472" w:type="dxa"/>
          </w:tcPr>
          <w:p w14:paraId="5A3259E0" w14:textId="77777777" w:rsidR="00385995" w:rsidRDefault="00385995" w:rsidP="00754708">
            <w:r w:rsidRPr="00385995">
              <w:t>16.491247900324023</w:t>
            </w:r>
          </w:p>
        </w:tc>
      </w:tr>
      <w:tr w:rsidR="00385995" w14:paraId="24EE5CAA" w14:textId="77777777" w:rsidTr="006614D8">
        <w:trPr>
          <w:trHeight w:val="330"/>
        </w:trPr>
        <w:tc>
          <w:tcPr>
            <w:tcW w:w="486" w:type="dxa"/>
          </w:tcPr>
          <w:p w14:paraId="455295A8" w14:textId="4E8AA97D" w:rsidR="00385995" w:rsidRDefault="00385995" w:rsidP="00754708">
            <w:r>
              <w:t>2</w:t>
            </w:r>
          </w:p>
        </w:tc>
        <w:tc>
          <w:tcPr>
            <w:tcW w:w="2611" w:type="dxa"/>
          </w:tcPr>
          <w:p w14:paraId="0C443716" w14:textId="77777777" w:rsidR="00385995" w:rsidRDefault="00385995" w:rsidP="00754708">
            <w:r w:rsidRPr="00385995">
              <w:t>13.274267093758834</w:t>
            </w:r>
          </w:p>
        </w:tc>
        <w:tc>
          <w:tcPr>
            <w:tcW w:w="2611" w:type="dxa"/>
          </w:tcPr>
          <w:p w14:paraId="3001ED6F" w14:textId="77777777" w:rsidR="00385995" w:rsidRDefault="00385995" w:rsidP="00754708">
            <w:r w:rsidRPr="00385995">
              <w:t>0.6972292246352332</w:t>
            </w:r>
          </w:p>
        </w:tc>
        <w:tc>
          <w:tcPr>
            <w:tcW w:w="2472" w:type="dxa"/>
          </w:tcPr>
          <w:p w14:paraId="40F8D41E" w14:textId="35DF22CB" w:rsidR="00385995" w:rsidRDefault="00385995" w:rsidP="00754708">
            <w:r w:rsidRPr="00385995">
              <w:t>17.523084885859184</w:t>
            </w:r>
          </w:p>
        </w:tc>
      </w:tr>
    </w:tbl>
    <w:p w14:paraId="7C209397" w14:textId="547F231C" w:rsidR="00754708" w:rsidRDefault="00754708" w:rsidP="00417A28">
      <w:pPr>
        <w:pStyle w:val="Tablas"/>
      </w:pPr>
      <w:bookmarkStart w:id="89" w:name="_Toc189755997"/>
      <w:r>
        <w:t>Tabla 7</w:t>
      </w:r>
      <w:r w:rsidRPr="00754708">
        <w:t xml:space="preserve"> </w:t>
      </w:r>
      <w:r>
        <w:t>Comparaciones de Rendimientos entre Pruebas</w:t>
      </w:r>
      <w:r w:rsidRPr="00754708">
        <w:t>.</w:t>
      </w:r>
      <w:bookmarkEnd w:id="89"/>
    </w:p>
    <w:p w14:paraId="432F7C61" w14:textId="77777777" w:rsidR="00385995" w:rsidRDefault="00385995" w:rsidP="00503E8E">
      <w:pPr>
        <w:rPr>
          <w:b/>
        </w:rPr>
      </w:pPr>
    </w:p>
    <w:p w14:paraId="30025B4C" w14:textId="3041A336" w:rsidR="00434248" w:rsidRPr="00385995" w:rsidRDefault="00385995" w:rsidP="00897BB8">
      <w:pPr>
        <w:jc w:val="both"/>
      </w:pPr>
      <w:r>
        <w:t xml:space="preserve">En la tabla </w:t>
      </w:r>
      <w:r w:rsidR="00754708">
        <w:t>7</w:t>
      </w:r>
      <w:r w:rsidRPr="00385995">
        <w:t xml:space="preserve"> </w:t>
      </w:r>
      <w:r>
        <w:t xml:space="preserve">se puede ver que </w:t>
      </w:r>
      <w:r w:rsidRPr="00385995">
        <w:t>la prueba 1 tiene mejores rendimientos en todas las métricas, por l</w:t>
      </w:r>
      <w:r>
        <w:t xml:space="preserve">o tanto </w:t>
      </w:r>
      <w:r w:rsidRPr="00385995">
        <w:t xml:space="preserve"> en </w:t>
      </w:r>
      <w:r w:rsidR="00897BB8">
        <w:t xml:space="preserve">las </w:t>
      </w:r>
      <w:r w:rsidRPr="00385995">
        <w:t>pruebas siguientes se seguirán utilizando los parámetros de la prueba 1</w:t>
      </w:r>
      <w:r>
        <w:t>.</w:t>
      </w:r>
    </w:p>
    <w:p w14:paraId="6765B076" w14:textId="77777777" w:rsidR="00385995" w:rsidRDefault="00385995" w:rsidP="00503E8E">
      <w:pPr>
        <w:rPr>
          <w:b/>
        </w:rPr>
      </w:pPr>
    </w:p>
    <w:p w14:paraId="4A6EF82D" w14:textId="63BAC06C" w:rsidR="00D24C0E" w:rsidRPr="006614D8" w:rsidRDefault="006614D8" w:rsidP="00503E8E">
      <w:pPr>
        <w:rPr>
          <w:b/>
        </w:rPr>
      </w:pPr>
      <w:r>
        <w:rPr>
          <w:b/>
        </w:rPr>
        <w:t>4.5.5</w:t>
      </w:r>
      <w:r w:rsidRPr="006614D8">
        <w:rPr>
          <w:b/>
        </w:rPr>
        <w:t xml:space="preserve"> </w:t>
      </w:r>
      <w:r w:rsidR="00D24C0E" w:rsidRPr="006614D8">
        <w:rPr>
          <w:b/>
        </w:rPr>
        <w:t>Prueba de capas</w:t>
      </w:r>
    </w:p>
    <w:p w14:paraId="1E33AE77" w14:textId="77777777" w:rsidR="00D24C0E" w:rsidRDefault="00D24C0E" w:rsidP="00503E8E">
      <w:pPr>
        <w:rPr>
          <w:b/>
        </w:rPr>
      </w:pPr>
    </w:p>
    <w:p w14:paraId="23DB8762" w14:textId="0C571654" w:rsidR="00CB1B99" w:rsidRDefault="00CB1B99" w:rsidP="00CB1B99">
      <w:r>
        <w:t xml:space="preserve">Esta prueba consiste en agregar más capas al mejor modelo obtenido, se </w:t>
      </w:r>
      <w:r w:rsidR="00D71E3D">
        <w:t>entrenó</w:t>
      </w:r>
      <w:r>
        <w:t xml:space="preserve"> por 500 épocas con 2 capas de </w:t>
      </w:r>
      <w:proofErr w:type="spellStart"/>
      <w:r w:rsidRPr="00CB1B99">
        <w:rPr>
          <w:i/>
        </w:rPr>
        <w:t>encoder</w:t>
      </w:r>
      <w:proofErr w:type="spellEnd"/>
      <w:r>
        <w:t xml:space="preserve"> y 2 capas de </w:t>
      </w:r>
      <w:proofErr w:type="spellStart"/>
      <w:r w:rsidRPr="00CB1B99">
        <w:rPr>
          <w:i/>
        </w:rPr>
        <w:t>decoder</w:t>
      </w:r>
      <w:proofErr w:type="spellEnd"/>
      <w:r>
        <w:t>.</w:t>
      </w:r>
    </w:p>
    <w:p w14:paraId="3FB8D616" w14:textId="77777777" w:rsidR="00D24C0E" w:rsidRDefault="00D24C0E" w:rsidP="00503E8E">
      <w:pPr>
        <w:rPr>
          <w:b/>
        </w:rPr>
      </w:pPr>
    </w:p>
    <w:tbl>
      <w:tblPr>
        <w:tblStyle w:val="Tablaconcuadrcula"/>
        <w:tblW w:w="8164" w:type="dxa"/>
        <w:tblLook w:val="04A0" w:firstRow="1" w:lastRow="0" w:firstColumn="1" w:lastColumn="0" w:noHBand="0" w:noVBand="1"/>
      </w:tblPr>
      <w:tblGrid>
        <w:gridCol w:w="1077"/>
        <w:gridCol w:w="2436"/>
        <w:gridCol w:w="2316"/>
        <w:gridCol w:w="2335"/>
      </w:tblGrid>
      <w:tr w:rsidR="00DE0470" w14:paraId="19858422" w14:textId="77777777" w:rsidTr="00DE0470">
        <w:tc>
          <w:tcPr>
            <w:tcW w:w="1077" w:type="dxa"/>
          </w:tcPr>
          <w:p w14:paraId="1922519E" w14:textId="77B8D070" w:rsidR="00DE0470" w:rsidRDefault="00DE0470" w:rsidP="00DE0470">
            <w:r>
              <w:t>Modelo</w:t>
            </w:r>
          </w:p>
        </w:tc>
        <w:tc>
          <w:tcPr>
            <w:tcW w:w="2436" w:type="dxa"/>
          </w:tcPr>
          <w:p w14:paraId="3D9444CA" w14:textId="6489E4FB" w:rsidR="00DE0470" w:rsidRDefault="00DE0470" w:rsidP="00DE0470">
            <w:r>
              <w:t>MAE</w:t>
            </w:r>
          </w:p>
        </w:tc>
        <w:tc>
          <w:tcPr>
            <w:tcW w:w="2316" w:type="dxa"/>
          </w:tcPr>
          <w:p w14:paraId="7C1FE0A1" w14:textId="77777777" w:rsidR="00DE0470" w:rsidRDefault="00DE0470" w:rsidP="00DE0470">
            <w:r>
              <w:t>SMAPE</w:t>
            </w:r>
          </w:p>
        </w:tc>
        <w:tc>
          <w:tcPr>
            <w:tcW w:w="2335" w:type="dxa"/>
          </w:tcPr>
          <w:p w14:paraId="6DF98C3A" w14:textId="77777777" w:rsidR="00DE0470" w:rsidRDefault="00DE0470" w:rsidP="00DE0470">
            <w:r>
              <w:t>RMSE</w:t>
            </w:r>
          </w:p>
        </w:tc>
      </w:tr>
      <w:tr w:rsidR="00DE0470" w14:paraId="63381B97" w14:textId="77777777" w:rsidTr="00DE0470">
        <w:tc>
          <w:tcPr>
            <w:tcW w:w="1077" w:type="dxa"/>
          </w:tcPr>
          <w:p w14:paraId="62D348F6" w14:textId="08215AD7" w:rsidR="00DE0470" w:rsidRPr="0076189B" w:rsidRDefault="00DE0470" w:rsidP="00DE0470">
            <w:r w:rsidRPr="009D7B99">
              <w:t>1</w:t>
            </w:r>
            <w:r>
              <w:t xml:space="preserve"> C</w:t>
            </w:r>
            <w:r w:rsidRPr="009D7B99">
              <w:t xml:space="preserve">apa </w:t>
            </w:r>
          </w:p>
        </w:tc>
        <w:tc>
          <w:tcPr>
            <w:tcW w:w="2436" w:type="dxa"/>
          </w:tcPr>
          <w:p w14:paraId="30AB900C" w14:textId="54A1EB78" w:rsidR="00DE0470" w:rsidRDefault="00DE0470" w:rsidP="00DE0470">
            <w:r w:rsidRPr="0076189B">
              <w:t>11.126461988304094</w:t>
            </w:r>
          </w:p>
        </w:tc>
        <w:tc>
          <w:tcPr>
            <w:tcW w:w="2316" w:type="dxa"/>
          </w:tcPr>
          <w:p w14:paraId="40C1DF1F" w14:textId="77777777" w:rsidR="00DE0470" w:rsidRDefault="00DE0470" w:rsidP="00DE0470">
            <w:r w:rsidRPr="0076189B">
              <w:t>0.5977127357014901</w:t>
            </w:r>
          </w:p>
        </w:tc>
        <w:tc>
          <w:tcPr>
            <w:tcW w:w="2335" w:type="dxa"/>
          </w:tcPr>
          <w:p w14:paraId="68997C08" w14:textId="77777777" w:rsidR="00DE0470" w:rsidRDefault="00DE0470" w:rsidP="00DE0470">
            <w:r w:rsidRPr="0076189B">
              <w:t>16.491247900324023</w:t>
            </w:r>
          </w:p>
        </w:tc>
      </w:tr>
      <w:tr w:rsidR="00DE0470" w14:paraId="480A38B6" w14:textId="77777777" w:rsidTr="00DE0470">
        <w:tc>
          <w:tcPr>
            <w:tcW w:w="1077" w:type="dxa"/>
          </w:tcPr>
          <w:p w14:paraId="2C8D0112" w14:textId="02A6B137" w:rsidR="00DE0470" w:rsidRPr="0076189B" w:rsidRDefault="00DE0470" w:rsidP="00DE0470">
            <w:r>
              <w:t xml:space="preserve">2 Capas </w:t>
            </w:r>
          </w:p>
        </w:tc>
        <w:tc>
          <w:tcPr>
            <w:tcW w:w="2436" w:type="dxa"/>
          </w:tcPr>
          <w:p w14:paraId="3719B5AF" w14:textId="5EA2F48F" w:rsidR="00DE0470" w:rsidRDefault="00DE0470" w:rsidP="00DE0470">
            <w:r w:rsidRPr="0076189B">
              <w:t>12.152266081871344</w:t>
            </w:r>
          </w:p>
        </w:tc>
        <w:tc>
          <w:tcPr>
            <w:tcW w:w="2316" w:type="dxa"/>
          </w:tcPr>
          <w:p w14:paraId="705BD71C" w14:textId="77777777" w:rsidR="00DE0470" w:rsidRDefault="00DE0470" w:rsidP="00DE0470">
            <w:r w:rsidRPr="0076189B">
              <w:t>0.6348007961755141</w:t>
            </w:r>
          </w:p>
        </w:tc>
        <w:tc>
          <w:tcPr>
            <w:tcW w:w="2335" w:type="dxa"/>
          </w:tcPr>
          <w:p w14:paraId="0E583387" w14:textId="77777777" w:rsidR="00DE0470" w:rsidRPr="0076189B" w:rsidRDefault="00DE0470" w:rsidP="00DE0470">
            <w:r w:rsidRPr="0076189B">
              <w:t>17.790148975902234</w:t>
            </w:r>
          </w:p>
          <w:p w14:paraId="68BD7A50" w14:textId="77777777" w:rsidR="00DE0470" w:rsidRDefault="00DE0470" w:rsidP="00DE0470"/>
        </w:tc>
      </w:tr>
    </w:tbl>
    <w:p w14:paraId="0F464F03" w14:textId="2C1E1477" w:rsidR="00CB1B99" w:rsidRDefault="0076189B" w:rsidP="00417A28">
      <w:pPr>
        <w:pStyle w:val="Tablas"/>
      </w:pPr>
      <w:bookmarkStart w:id="90" w:name="_Toc189755998"/>
      <w:r>
        <w:t>Tabla 8</w:t>
      </w:r>
      <w:r w:rsidR="00CB1B99" w:rsidRPr="00754708">
        <w:t xml:space="preserve"> </w:t>
      </w:r>
      <w:r w:rsidR="00CB1B99">
        <w:t>Comparaciones de Rendimientos entre Pruebas</w:t>
      </w:r>
      <w:r w:rsidR="00CB1B99" w:rsidRPr="00754708">
        <w:t>.</w:t>
      </w:r>
      <w:bookmarkEnd w:id="90"/>
    </w:p>
    <w:p w14:paraId="30F9CF14" w14:textId="02D3B7FE" w:rsidR="00D24C0E" w:rsidRDefault="00D24C0E" w:rsidP="00503E8E">
      <w:pPr>
        <w:rPr>
          <w:b/>
        </w:rPr>
      </w:pPr>
    </w:p>
    <w:p w14:paraId="7EDACF46" w14:textId="300AF996" w:rsidR="00533DDD" w:rsidRDefault="00CB1B99" w:rsidP="00897BB8">
      <w:pPr>
        <w:jc w:val="both"/>
      </w:pPr>
      <w:r>
        <w:t xml:space="preserve">Como se puede ver en la tabla </w:t>
      </w:r>
      <w:r w:rsidR="0076189B">
        <w:t>8</w:t>
      </w:r>
      <w:r>
        <w:t xml:space="preserve"> el primer modelo sigue siendo el mejor </w:t>
      </w:r>
      <w:r w:rsidR="006614D8">
        <w:t>modelo, e</w:t>
      </w:r>
      <w:r w:rsidR="00897BB8">
        <w:t xml:space="preserve">n el código de </w:t>
      </w:r>
      <w:proofErr w:type="spellStart"/>
      <w:r w:rsidR="00897BB8">
        <w:t>G</w:t>
      </w:r>
      <w:r w:rsidR="006614D8">
        <w:t>itH</w:t>
      </w:r>
      <w:r>
        <w:t>ub</w:t>
      </w:r>
      <w:proofErr w:type="spellEnd"/>
      <w:r>
        <w:t xml:space="preserve"> del ganado</w:t>
      </w:r>
      <w:r w:rsidR="00897BB8">
        <w:t xml:space="preserve">r del concurso de </w:t>
      </w:r>
      <w:proofErr w:type="spellStart"/>
      <w:r w:rsidR="00897BB8">
        <w:t>Kaggle</w:t>
      </w:r>
      <w:proofErr w:type="spellEnd"/>
      <w:r w:rsidR="00897BB8">
        <w:fldChar w:fldCharType="begin" w:fldLock="1"/>
      </w:r>
      <w:r w:rsidR="009D2820">
        <w:instrText>ADDIN CSL_CITATION {"citationItems":[{"id":"ITEM-1","itemData":{"URL":"https://github.com/Arturus/kaggle-web-traffic","accessed":{"date-parts":[["2024","11","7"]]},"author":[{"dropping-particle":"","family":"Suilin","given":"Arthur","non-dropping-particle":"","parse-names":false,"suffix":""}],"id":"ITEM-1","issued":{"date-parts":[["0"]]},"title":"kaggle-web-traffic","type":"webpage"},"uris":["http://www.mendeley.com/documents/?uuid=189c7c7a-9649-4091-a65c-12a08a665b94"]}],"mendeley":{"formattedCitation":"[45]","plainTextFormattedCitation":"[45]","previouslyFormattedCitation":"[45]"},"properties":{"noteIndex":0},"schema":"https://github.com/citation-style-language/schema/raw/master/csl-citation.json"}</w:instrText>
      </w:r>
      <w:r w:rsidR="00897BB8">
        <w:fldChar w:fldCharType="separate"/>
      </w:r>
      <w:r w:rsidR="009D2820" w:rsidRPr="009D2820">
        <w:rPr>
          <w:noProof/>
        </w:rPr>
        <w:t>[45]</w:t>
      </w:r>
      <w:r w:rsidR="00897BB8">
        <w:fldChar w:fldCharType="end"/>
      </w:r>
      <w:r>
        <w:t xml:space="preserve">, se hacen pruebas de 1 y 2 </w:t>
      </w:r>
      <w:r>
        <w:lastRenderedPageBreak/>
        <w:t>capas como máximo, por lo tanto no continuamos con las pruebas de cap</w:t>
      </w:r>
      <w:r w:rsidR="009B2399">
        <w:t>as, siendo la prueba de 2 capas la prueba tercera prueba.</w:t>
      </w:r>
    </w:p>
    <w:p w14:paraId="2B4EB953" w14:textId="77777777" w:rsidR="00533DDD" w:rsidRDefault="00533DDD" w:rsidP="00533DDD"/>
    <w:p w14:paraId="37C05FD9" w14:textId="4EDBEBD1" w:rsidR="00B60F47" w:rsidRDefault="00284F17" w:rsidP="00B60F47">
      <w:r>
        <w:rPr>
          <w:noProof/>
        </w:rPr>
        <w:drawing>
          <wp:inline distT="0" distB="0" distL="0" distR="0" wp14:anchorId="051D12F6" wp14:editId="677A0342">
            <wp:extent cx="5219700" cy="32004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19700" cy="3200400"/>
                    </a:xfrm>
                    <a:prstGeom prst="rect">
                      <a:avLst/>
                    </a:prstGeom>
                    <a:noFill/>
                    <a:ln>
                      <a:noFill/>
                    </a:ln>
                  </pic:spPr>
                </pic:pic>
              </a:graphicData>
            </a:graphic>
          </wp:inline>
        </w:drawing>
      </w:r>
    </w:p>
    <w:p w14:paraId="5AC654ED" w14:textId="53E4DBD9" w:rsidR="00655D51" w:rsidRDefault="00284F17" w:rsidP="0064646C">
      <w:pPr>
        <w:pStyle w:val="Figuras"/>
        <w:rPr>
          <w:rFonts w:eastAsiaTheme="majorEastAsia"/>
        </w:rPr>
      </w:pPr>
      <w:bookmarkStart w:id="91" w:name="_Toc189756025"/>
      <w:r>
        <w:rPr>
          <w:rFonts w:eastAsiaTheme="majorEastAsia"/>
        </w:rPr>
        <w:t xml:space="preserve">Figura </w:t>
      </w:r>
      <w:r w:rsidR="0001629D">
        <w:rPr>
          <w:rFonts w:eastAsiaTheme="majorEastAsia"/>
        </w:rPr>
        <w:t>12</w:t>
      </w:r>
      <w:r>
        <w:rPr>
          <w:rFonts w:eastAsiaTheme="majorEastAsia"/>
        </w:rPr>
        <w:t>: Gr</w:t>
      </w:r>
      <w:r w:rsidR="006614D8">
        <w:rPr>
          <w:rFonts w:eastAsiaTheme="majorEastAsia"/>
        </w:rPr>
        <w:t>á</w:t>
      </w:r>
      <w:r>
        <w:rPr>
          <w:rFonts w:eastAsiaTheme="majorEastAsia"/>
        </w:rPr>
        <w:t>fico de Los Valores Reales y los Valores Pronosticados</w:t>
      </w:r>
      <w:r w:rsidR="00202082" w:rsidRPr="00202082">
        <w:rPr>
          <w:rFonts w:eastAsiaTheme="majorEastAsia"/>
        </w:rPr>
        <w:t xml:space="preserve"> </w:t>
      </w:r>
      <w:r w:rsidR="00202082">
        <w:rPr>
          <w:rFonts w:eastAsiaTheme="majorEastAsia"/>
        </w:rPr>
        <w:t>de la salida del modelo</w:t>
      </w:r>
      <w:r>
        <w:rPr>
          <w:rFonts w:eastAsiaTheme="majorEastAsia"/>
        </w:rPr>
        <w:t xml:space="preserve"> de una parte de conjunto de prueba </w:t>
      </w:r>
      <w:proofErr w:type="spellStart"/>
      <w:r>
        <w:rPr>
          <w:rFonts w:eastAsiaTheme="majorEastAsia"/>
        </w:rPr>
        <w:t>Y_test</w:t>
      </w:r>
      <w:proofErr w:type="spellEnd"/>
      <w:r>
        <w:rPr>
          <w:rFonts w:eastAsiaTheme="majorEastAsia"/>
        </w:rPr>
        <w:t>,</w:t>
      </w:r>
      <w:r w:rsidR="00897BB8">
        <w:rPr>
          <w:rFonts w:eastAsiaTheme="majorEastAsia"/>
        </w:rPr>
        <w:t xml:space="preserve"> de</w:t>
      </w:r>
      <w:r>
        <w:rPr>
          <w:rFonts w:eastAsiaTheme="majorEastAsia"/>
        </w:rPr>
        <w:t xml:space="preserve"> la prueba 3.</w:t>
      </w:r>
      <w:bookmarkEnd w:id="91"/>
    </w:p>
    <w:p w14:paraId="0A772165" w14:textId="76375E94" w:rsidR="00655D51" w:rsidRDefault="00655D51" w:rsidP="00AA13FD">
      <w:pPr>
        <w:jc w:val="both"/>
        <w:rPr>
          <w:rFonts w:eastAsiaTheme="majorEastAsia"/>
        </w:rPr>
      </w:pPr>
      <w:r>
        <w:rPr>
          <w:rFonts w:eastAsiaTheme="majorEastAsia"/>
        </w:rPr>
        <w:t>En el caso de la figura 11 se obtiene un modelo que al principio predice bien la tendencia y luego se aleja de la misma terminando en una media.</w:t>
      </w:r>
    </w:p>
    <w:p w14:paraId="401444A0" w14:textId="33F9FAFD" w:rsidR="009B2399" w:rsidRDefault="009B2399">
      <w:pPr>
        <w:spacing w:after="160" w:line="259" w:lineRule="auto"/>
      </w:pPr>
      <w:r>
        <w:br w:type="page"/>
      </w:r>
    </w:p>
    <w:p w14:paraId="0A810B54" w14:textId="59685E72" w:rsidR="00DE2438" w:rsidRPr="00FA1763" w:rsidRDefault="00FA1763" w:rsidP="00FA1763">
      <w:pPr>
        <w:pStyle w:val="Ttulo3"/>
      </w:pPr>
      <w:bookmarkStart w:id="92" w:name="_Toc189755979"/>
      <w:r w:rsidRPr="00FA1763">
        <w:lastRenderedPageBreak/>
        <w:t>4.</w:t>
      </w:r>
      <w:r w:rsidR="008E278A">
        <w:t>5.6</w:t>
      </w:r>
      <w:r w:rsidRPr="00FA1763">
        <w:t xml:space="preserve"> </w:t>
      </w:r>
      <w:r w:rsidR="00DE2438" w:rsidRPr="00FA1763">
        <w:t xml:space="preserve">Pruebas Editorial Universitaria </w:t>
      </w:r>
      <w:r w:rsidR="006614D8">
        <w:t>UA</w:t>
      </w:r>
      <w:bookmarkEnd w:id="92"/>
    </w:p>
    <w:p w14:paraId="56C5EB9C" w14:textId="77777777" w:rsidR="00DE2438" w:rsidRDefault="00DE2438" w:rsidP="004833B4"/>
    <w:p w14:paraId="757D27CB" w14:textId="36FBAFB5" w:rsidR="00F31FDF" w:rsidRDefault="003A34F5" w:rsidP="00897BB8">
      <w:pPr>
        <w:jc w:val="both"/>
      </w:pPr>
      <w:r>
        <w:t xml:space="preserve">Concluidas las pruebas en </w:t>
      </w:r>
      <w:r w:rsidR="009C1EFE">
        <w:rPr>
          <w:rFonts w:eastAsiaTheme="majorEastAsia"/>
        </w:rPr>
        <w:t xml:space="preserve">TUM </w:t>
      </w:r>
      <w:proofErr w:type="spellStart"/>
      <w:r w:rsidR="00D852FD">
        <w:t>T</w:t>
      </w:r>
      <w:r w:rsidR="004815D9">
        <w:t>ransmedia</w:t>
      </w:r>
      <w:proofErr w:type="spellEnd"/>
      <w:r w:rsidR="006614D8">
        <w:t xml:space="preserve"> UA</w:t>
      </w:r>
      <w:r w:rsidR="004815D9">
        <w:t xml:space="preserve"> se seleccio</w:t>
      </w:r>
      <w:r w:rsidR="00D852FD">
        <w:t xml:space="preserve">nó </w:t>
      </w:r>
      <w:r w:rsidR="004815D9">
        <w:t>el model</w:t>
      </w:r>
      <w:r w:rsidR="00D852FD">
        <w:t>o</w:t>
      </w:r>
      <w:r w:rsidR="00F31FDF">
        <w:t xml:space="preserve"> con mejor rendimiento y se pasaron a probar con los datos</w:t>
      </w:r>
      <w:r w:rsidR="006614D8">
        <w:t xml:space="preserve"> de</w:t>
      </w:r>
      <w:r w:rsidR="00F31FDF">
        <w:t xml:space="preserve"> la página web de </w:t>
      </w:r>
      <w:r w:rsidR="00D852FD">
        <w:t>E</w:t>
      </w:r>
      <w:r w:rsidR="00F31FDF">
        <w:t>d</w:t>
      </w:r>
      <w:r w:rsidR="00AB43DC">
        <w:t>itorial</w:t>
      </w:r>
      <w:r w:rsidR="00DE2438">
        <w:t xml:space="preserve"> </w:t>
      </w:r>
      <w:proofErr w:type="spellStart"/>
      <w:r w:rsidR="00D852FD">
        <w:t>U.Na.M</w:t>
      </w:r>
      <w:proofErr w:type="spellEnd"/>
      <w:r w:rsidR="00343EBF">
        <w:t>.</w:t>
      </w:r>
    </w:p>
    <w:p w14:paraId="6555DB99" w14:textId="30F77FA0" w:rsidR="009B2399" w:rsidRDefault="009B2399" w:rsidP="00897BB8">
      <w:pPr>
        <w:jc w:val="both"/>
      </w:pPr>
      <w:r>
        <w:t xml:space="preserve">Para utilizar el mejor modelo de </w:t>
      </w:r>
      <w:r w:rsidR="009C1EFE">
        <w:rPr>
          <w:rFonts w:eastAsiaTheme="majorEastAsia"/>
        </w:rPr>
        <w:t xml:space="preserve">TUM </w:t>
      </w:r>
      <w:r>
        <w:t xml:space="preserve">en Editorial UA se construyó el </w:t>
      </w:r>
      <w:proofErr w:type="spellStart"/>
      <w:r w:rsidRPr="00386AF5">
        <w:rPr>
          <w:i/>
        </w:rPr>
        <w:t>dataset</w:t>
      </w:r>
      <w:proofErr w:type="spellEnd"/>
      <w:r>
        <w:t xml:space="preserve"> con las mismas columnas que </w:t>
      </w:r>
      <w:r w:rsidR="009C1EFE">
        <w:rPr>
          <w:rFonts w:eastAsiaTheme="majorEastAsia"/>
        </w:rPr>
        <w:t xml:space="preserve">TUM </w:t>
      </w:r>
      <w:proofErr w:type="spellStart"/>
      <w:r>
        <w:t>Transmedia</w:t>
      </w:r>
      <w:proofErr w:type="spellEnd"/>
      <w:r>
        <w:t xml:space="preserve">, y se utilizó ese </w:t>
      </w:r>
      <w:proofErr w:type="spellStart"/>
      <w:r w:rsidRPr="00386AF5">
        <w:rPr>
          <w:i/>
        </w:rPr>
        <w:t>dataset</w:t>
      </w:r>
      <w:proofErr w:type="spellEnd"/>
      <w:r>
        <w:t xml:space="preserve"> para pruebas posteriores de Editorial Universitaria UA.</w:t>
      </w:r>
    </w:p>
    <w:p w14:paraId="2CA7FC15" w14:textId="77777777" w:rsidR="009B2399" w:rsidRDefault="009B2399" w:rsidP="004833B4"/>
    <w:tbl>
      <w:tblPr>
        <w:tblStyle w:val="Tablaconcuadrcula"/>
        <w:tblW w:w="7769" w:type="dxa"/>
        <w:jc w:val="center"/>
        <w:tblLayout w:type="fixed"/>
        <w:tblLook w:val="04A0" w:firstRow="1" w:lastRow="0" w:firstColumn="1" w:lastColumn="0" w:noHBand="0" w:noVBand="1"/>
      </w:tblPr>
      <w:tblGrid>
        <w:gridCol w:w="657"/>
        <w:gridCol w:w="1778"/>
        <w:gridCol w:w="1778"/>
        <w:gridCol w:w="1778"/>
        <w:gridCol w:w="1778"/>
      </w:tblGrid>
      <w:tr w:rsidR="0076189B" w14:paraId="68FA4AA0" w14:textId="77777777" w:rsidTr="006614D8">
        <w:trPr>
          <w:trHeight w:val="365"/>
          <w:jc w:val="center"/>
        </w:trPr>
        <w:tc>
          <w:tcPr>
            <w:tcW w:w="657" w:type="dxa"/>
          </w:tcPr>
          <w:p w14:paraId="4E0F4E01" w14:textId="77777777" w:rsidR="0076189B" w:rsidRDefault="0076189B" w:rsidP="0076189B">
            <w:r>
              <w:t>#</w:t>
            </w:r>
          </w:p>
        </w:tc>
        <w:tc>
          <w:tcPr>
            <w:tcW w:w="1778" w:type="dxa"/>
          </w:tcPr>
          <w:p w14:paraId="3C306484" w14:textId="3A6911BD" w:rsidR="0076189B" w:rsidRDefault="0076189B" w:rsidP="0076189B">
            <w:r>
              <w:t>Modelo</w:t>
            </w:r>
          </w:p>
        </w:tc>
        <w:tc>
          <w:tcPr>
            <w:tcW w:w="1778" w:type="dxa"/>
          </w:tcPr>
          <w:p w14:paraId="278CE1DD" w14:textId="713C7FAD" w:rsidR="0076189B" w:rsidRDefault="0076189B" w:rsidP="0076189B">
            <w:r>
              <w:t>MAE</w:t>
            </w:r>
          </w:p>
        </w:tc>
        <w:tc>
          <w:tcPr>
            <w:tcW w:w="1778" w:type="dxa"/>
          </w:tcPr>
          <w:p w14:paraId="62C1A0D1" w14:textId="0F84786D" w:rsidR="0076189B" w:rsidRDefault="0076189B" w:rsidP="0076189B">
            <w:r>
              <w:t>SMAPE</w:t>
            </w:r>
          </w:p>
        </w:tc>
        <w:tc>
          <w:tcPr>
            <w:tcW w:w="1778" w:type="dxa"/>
          </w:tcPr>
          <w:p w14:paraId="39436158" w14:textId="47BD0560" w:rsidR="0076189B" w:rsidRDefault="0076189B" w:rsidP="0076189B">
            <w:r>
              <w:t>RMSE</w:t>
            </w:r>
          </w:p>
        </w:tc>
      </w:tr>
      <w:tr w:rsidR="0076189B" w:rsidRPr="00385995" w14:paraId="08796A58" w14:textId="77777777" w:rsidTr="006614D8">
        <w:trPr>
          <w:trHeight w:val="628"/>
          <w:jc w:val="center"/>
        </w:trPr>
        <w:tc>
          <w:tcPr>
            <w:tcW w:w="657" w:type="dxa"/>
          </w:tcPr>
          <w:p w14:paraId="650DDE46" w14:textId="323B1A16" w:rsidR="0076189B" w:rsidRPr="00385995" w:rsidRDefault="0076189B" w:rsidP="007A4ED5">
            <w:r>
              <w:t>4</w:t>
            </w:r>
          </w:p>
        </w:tc>
        <w:tc>
          <w:tcPr>
            <w:tcW w:w="1778" w:type="dxa"/>
          </w:tcPr>
          <w:p w14:paraId="601510D3" w14:textId="74CBA970" w:rsidR="0076189B" w:rsidRPr="00385995" w:rsidRDefault="0076189B" w:rsidP="007A4ED5">
            <w:r>
              <w:t>El mejor modelo de TUM UA</w:t>
            </w:r>
          </w:p>
        </w:tc>
        <w:tc>
          <w:tcPr>
            <w:tcW w:w="1778" w:type="dxa"/>
          </w:tcPr>
          <w:p w14:paraId="23334FFC" w14:textId="557C9CFB" w:rsidR="0076189B" w:rsidRPr="00385995" w:rsidRDefault="0076189B" w:rsidP="0076189B">
            <w:r w:rsidRPr="0076189B">
              <w:t>258.66926229</w:t>
            </w:r>
          </w:p>
        </w:tc>
        <w:tc>
          <w:tcPr>
            <w:tcW w:w="1778" w:type="dxa"/>
          </w:tcPr>
          <w:p w14:paraId="02904E84" w14:textId="5E87C86E" w:rsidR="0076189B" w:rsidRPr="00385995" w:rsidRDefault="0076189B" w:rsidP="0076189B">
            <w:r w:rsidRPr="0076189B">
              <w:t>1.1840436456</w:t>
            </w:r>
          </w:p>
        </w:tc>
        <w:tc>
          <w:tcPr>
            <w:tcW w:w="1778" w:type="dxa"/>
          </w:tcPr>
          <w:p w14:paraId="7520DADE" w14:textId="7DE2F0C6" w:rsidR="0076189B" w:rsidRPr="0076189B" w:rsidRDefault="0076189B" w:rsidP="0076189B">
            <w:r>
              <w:t>364.641053760</w:t>
            </w:r>
          </w:p>
        </w:tc>
      </w:tr>
    </w:tbl>
    <w:p w14:paraId="7801E8EC" w14:textId="50C7A75D" w:rsidR="0076189B" w:rsidRDefault="0076189B" w:rsidP="00417A28">
      <w:pPr>
        <w:pStyle w:val="Tablas"/>
      </w:pPr>
      <w:bookmarkStart w:id="93" w:name="_Toc189755999"/>
      <w:r>
        <w:t>Tabla 9</w:t>
      </w:r>
      <w:r w:rsidRPr="00754708">
        <w:t xml:space="preserve"> </w:t>
      </w:r>
      <w:r>
        <w:t>Prueba 4</w:t>
      </w:r>
      <w:bookmarkEnd w:id="93"/>
    </w:p>
    <w:p w14:paraId="13A29281" w14:textId="77777777" w:rsidR="00897BB8" w:rsidRDefault="00897BB8" w:rsidP="0076189B">
      <w:pPr>
        <w:jc w:val="center"/>
      </w:pPr>
    </w:p>
    <w:p w14:paraId="5DCEDE1F" w14:textId="58C9AC9F" w:rsidR="00284F17" w:rsidRDefault="00284F17" w:rsidP="00284F17">
      <w:r>
        <w:t xml:space="preserve">En la tabla 9 se ve el rendimiento del mejor modelo de </w:t>
      </w:r>
      <w:r w:rsidR="009C1EFE">
        <w:rPr>
          <w:rFonts w:eastAsiaTheme="majorEastAsia"/>
        </w:rPr>
        <w:t xml:space="preserve">TUM </w:t>
      </w:r>
      <w:proofErr w:type="spellStart"/>
      <w:r>
        <w:t>Transmedia</w:t>
      </w:r>
      <w:proofErr w:type="spellEnd"/>
      <w:r>
        <w:t xml:space="preserve"> UA aplicado y reentrenado por 500 </w:t>
      </w:r>
      <w:r w:rsidR="00202082">
        <w:t>épocas</w:t>
      </w:r>
      <w:r>
        <w:t xml:space="preserve"> con los datos de Editorial Universitaria UA.</w:t>
      </w:r>
    </w:p>
    <w:p w14:paraId="49F5CD6A" w14:textId="0CFA00CB" w:rsidR="00343EBF" w:rsidRPr="007250B8" w:rsidRDefault="0076189B" w:rsidP="0064646C">
      <w:pPr>
        <w:jc w:val="center"/>
        <w:rPr>
          <w:rFonts w:ascii="Courier New" w:hAnsi="Courier New" w:cs="Courier New"/>
          <w:color w:val="212121"/>
          <w:sz w:val="21"/>
          <w:szCs w:val="21"/>
          <w:shd w:val="clear" w:color="auto" w:fill="FFFFFF"/>
        </w:rPr>
      </w:pPr>
      <w:r>
        <w:rPr>
          <w:rFonts w:ascii="Courier New" w:hAnsi="Courier New" w:cs="Courier New"/>
          <w:noProof/>
          <w:color w:val="212121"/>
          <w:sz w:val="21"/>
          <w:szCs w:val="21"/>
          <w:shd w:val="clear" w:color="auto" w:fill="FFFFFF"/>
        </w:rPr>
        <w:lastRenderedPageBreak/>
        <w:drawing>
          <wp:inline distT="0" distB="0" distL="0" distR="0" wp14:anchorId="312A8F45" wp14:editId="56A30A5B">
            <wp:extent cx="5210175" cy="31623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0175" cy="3162300"/>
                    </a:xfrm>
                    <a:prstGeom prst="rect">
                      <a:avLst/>
                    </a:prstGeom>
                    <a:noFill/>
                    <a:ln>
                      <a:noFill/>
                    </a:ln>
                  </pic:spPr>
                </pic:pic>
              </a:graphicData>
            </a:graphic>
          </wp:inline>
        </w:drawing>
      </w:r>
      <w:r w:rsidR="0001629D">
        <w:rPr>
          <w:rStyle w:val="FigurasCar"/>
          <w:rFonts w:eastAsiaTheme="majorEastAsia"/>
        </w:rPr>
        <w:t>Figura 13</w:t>
      </w:r>
      <w:r w:rsidR="00343EBF" w:rsidRPr="0064646C">
        <w:rPr>
          <w:rStyle w:val="FigurasCar"/>
          <w:rFonts w:eastAsiaTheme="majorEastAsia"/>
        </w:rPr>
        <w:t xml:space="preserve">: </w:t>
      </w:r>
      <w:r w:rsidR="006614D8" w:rsidRPr="0064646C">
        <w:rPr>
          <w:rStyle w:val="FigurasCar"/>
          <w:rFonts w:eastAsiaTheme="majorEastAsia"/>
        </w:rPr>
        <w:t>Grá</w:t>
      </w:r>
      <w:r w:rsidR="00284F17" w:rsidRPr="0064646C">
        <w:rPr>
          <w:rStyle w:val="FigurasCar"/>
          <w:rFonts w:eastAsiaTheme="majorEastAsia"/>
        </w:rPr>
        <w:t>fico de Los Valores Reales y los Valores Pronosticados</w:t>
      </w:r>
      <w:r w:rsidR="00202082" w:rsidRPr="0064646C">
        <w:rPr>
          <w:rStyle w:val="FigurasCar"/>
          <w:rFonts w:eastAsiaTheme="majorEastAsia"/>
        </w:rPr>
        <w:t xml:space="preserve"> de la salida del modelo</w:t>
      </w:r>
      <w:r w:rsidR="00284F17" w:rsidRPr="0064646C">
        <w:rPr>
          <w:rStyle w:val="FigurasCar"/>
          <w:rFonts w:eastAsiaTheme="majorEastAsia"/>
        </w:rPr>
        <w:t xml:space="preserve"> de una parte de conjunto de prueba </w:t>
      </w:r>
      <w:proofErr w:type="spellStart"/>
      <w:r w:rsidR="00284F17" w:rsidRPr="0064646C">
        <w:rPr>
          <w:rStyle w:val="FigurasCar"/>
          <w:rFonts w:eastAsiaTheme="majorEastAsia"/>
        </w:rPr>
        <w:t>Y_test</w:t>
      </w:r>
      <w:proofErr w:type="spellEnd"/>
      <w:r w:rsidR="00284F17" w:rsidRPr="0064646C">
        <w:rPr>
          <w:rStyle w:val="FigurasCar"/>
          <w:rFonts w:eastAsiaTheme="majorEastAsia"/>
        </w:rPr>
        <w:t>,</w:t>
      </w:r>
      <w:r w:rsidR="00897BB8" w:rsidRPr="0064646C">
        <w:rPr>
          <w:rStyle w:val="FigurasCar"/>
          <w:rFonts w:eastAsiaTheme="majorEastAsia"/>
        </w:rPr>
        <w:t xml:space="preserve"> de </w:t>
      </w:r>
      <w:r w:rsidR="00284F17" w:rsidRPr="0064646C">
        <w:rPr>
          <w:rStyle w:val="FigurasCar"/>
          <w:rFonts w:eastAsiaTheme="majorEastAsia"/>
        </w:rPr>
        <w:t xml:space="preserve"> la prueba 4.</w:t>
      </w:r>
    </w:p>
    <w:p w14:paraId="4AE00BFD" w14:textId="1F0FD914" w:rsidR="00897BB8" w:rsidRDefault="00897BB8">
      <w:pPr>
        <w:spacing w:after="160" w:line="259" w:lineRule="auto"/>
        <w:rPr>
          <w:rFonts w:eastAsiaTheme="majorEastAsia"/>
        </w:rPr>
      </w:pPr>
    </w:p>
    <w:tbl>
      <w:tblPr>
        <w:tblStyle w:val="Tablaconcuadrcula"/>
        <w:tblW w:w="6812" w:type="dxa"/>
        <w:jc w:val="center"/>
        <w:tblLayout w:type="fixed"/>
        <w:tblLook w:val="04A0" w:firstRow="1" w:lastRow="0" w:firstColumn="1" w:lastColumn="0" w:noHBand="0" w:noVBand="1"/>
      </w:tblPr>
      <w:tblGrid>
        <w:gridCol w:w="576"/>
        <w:gridCol w:w="1559"/>
        <w:gridCol w:w="1559"/>
        <w:gridCol w:w="1559"/>
        <w:gridCol w:w="1559"/>
      </w:tblGrid>
      <w:tr w:rsidR="00284F17" w14:paraId="54E6CA18" w14:textId="77777777" w:rsidTr="006614D8">
        <w:trPr>
          <w:jc w:val="center"/>
        </w:trPr>
        <w:tc>
          <w:tcPr>
            <w:tcW w:w="576" w:type="dxa"/>
          </w:tcPr>
          <w:p w14:paraId="5EC033CA" w14:textId="77777777" w:rsidR="00284F17" w:rsidRDefault="00284F17" w:rsidP="007A4ED5">
            <w:r>
              <w:t>#</w:t>
            </w:r>
          </w:p>
        </w:tc>
        <w:tc>
          <w:tcPr>
            <w:tcW w:w="1559" w:type="dxa"/>
          </w:tcPr>
          <w:p w14:paraId="0E8FAFBE" w14:textId="77777777" w:rsidR="00284F17" w:rsidRDefault="00284F17" w:rsidP="007A4ED5">
            <w:r w:rsidRPr="00FA1763">
              <w:t>Unidades</w:t>
            </w:r>
          </w:p>
        </w:tc>
        <w:tc>
          <w:tcPr>
            <w:tcW w:w="1559" w:type="dxa"/>
          </w:tcPr>
          <w:p w14:paraId="3955B9F5" w14:textId="77777777" w:rsidR="00284F17" w:rsidRDefault="00284F17" w:rsidP="007A4ED5">
            <w:r>
              <w:t>Capas</w:t>
            </w:r>
          </w:p>
        </w:tc>
        <w:tc>
          <w:tcPr>
            <w:tcW w:w="1559" w:type="dxa"/>
          </w:tcPr>
          <w:p w14:paraId="28CBACBE" w14:textId="77777777" w:rsidR="00284F17" w:rsidRDefault="00284F17" w:rsidP="007A4ED5">
            <w:proofErr w:type="spellStart"/>
            <w:r>
              <w:t>lr</w:t>
            </w:r>
            <w:proofErr w:type="spellEnd"/>
          </w:p>
        </w:tc>
        <w:tc>
          <w:tcPr>
            <w:tcW w:w="1559" w:type="dxa"/>
          </w:tcPr>
          <w:p w14:paraId="28AECC77" w14:textId="5688DEBE" w:rsidR="00284F17" w:rsidRDefault="00897BB8" w:rsidP="007A4ED5">
            <w:proofErr w:type="spellStart"/>
            <w:r>
              <w:t>Batch</w:t>
            </w:r>
            <w:proofErr w:type="spellEnd"/>
            <w:r>
              <w:t xml:space="preserve"> </w:t>
            </w:r>
            <w:proofErr w:type="spellStart"/>
            <w:r>
              <w:t>S</w:t>
            </w:r>
            <w:r w:rsidRPr="006E63ED">
              <w:t>ize</w:t>
            </w:r>
            <w:proofErr w:type="spellEnd"/>
          </w:p>
        </w:tc>
      </w:tr>
      <w:tr w:rsidR="00284F17" w:rsidRPr="00385995" w14:paraId="13A7BB00" w14:textId="77777777" w:rsidTr="006614D8">
        <w:trPr>
          <w:jc w:val="center"/>
        </w:trPr>
        <w:tc>
          <w:tcPr>
            <w:tcW w:w="576" w:type="dxa"/>
          </w:tcPr>
          <w:p w14:paraId="34E3E4E5" w14:textId="2A01F82F" w:rsidR="00284F17" w:rsidRPr="00385995" w:rsidRDefault="00284F17" w:rsidP="007A4ED5">
            <w:r>
              <w:t>5</w:t>
            </w:r>
          </w:p>
        </w:tc>
        <w:tc>
          <w:tcPr>
            <w:tcW w:w="1559" w:type="dxa"/>
          </w:tcPr>
          <w:p w14:paraId="25D0E76E" w14:textId="5C3EB62E" w:rsidR="00284F17" w:rsidRPr="00385995" w:rsidRDefault="00284F17" w:rsidP="007A4ED5">
            <w:r w:rsidRPr="00284F17">
              <w:t>160</w:t>
            </w:r>
          </w:p>
        </w:tc>
        <w:tc>
          <w:tcPr>
            <w:tcW w:w="1559" w:type="dxa"/>
          </w:tcPr>
          <w:p w14:paraId="5A4B3051" w14:textId="6CDFE4F1" w:rsidR="00284F17" w:rsidRPr="00385995" w:rsidRDefault="00284F17" w:rsidP="007A4ED5">
            <w:r>
              <w:t>1</w:t>
            </w:r>
          </w:p>
        </w:tc>
        <w:tc>
          <w:tcPr>
            <w:tcW w:w="1559" w:type="dxa"/>
          </w:tcPr>
          <w:p w14:paraId="307A88CE" w14:textId="77777777" w:rsidR="00284F17" w:rsidRPr="00284F17" w:rsidRDefault="00284F17" w:rsidP="00284F17">
            <w:r w:rsidRPr="00284F17">
              <w:t>0.0001338028856513705</w:t>
            </w:r>
          </w:p>
          <w:p w14:paraId="11896699" w14:textId="1911FF60" w:rsidR="00284F17" w:rsidRPr="00385995" w:rsidRDefault="00284F17" w:rsidP="007A4ED5"/>
        </w:tc>
        <w:tc>
          <w:tcPr>
            <w:tcW w:w="1559" w:type="dxa"/>
          </w:tcPr>
          <w:p w14:paraId="5F31C6E2" w14:textId="76BE9577" w:rsidR="00284F17" w:rsidRPr="00385995" w:rsidRDefault="00284F17" w:rsidP="007A4ED5">
            <w:r w:rsidRPr="00284F17">
              <w:t>192</w:t>
            </w:r>
          </w:p>
        </w:tc>
      </w:tr>
    </w:tbl>
    <w:p w14:paraId="74110319" w14:textId="1E198406" w:rsidR="00343EBF" w:rsidRDefault="00DA43E3" w:rsidP="00417A28">
      <w:pPr>
        <w:pStyle w:val="Tablas"/>
        <w:rPr>
          <w:rFonts w:eastAsiaTheme="majorEastAsia"/>
        </w:rPr>
      </w:pPr>
      <w:bookmarkStart w:id="94" w:name="_Toc189756000"/>
      <w:r>
        <w:t>Tabla 10</w:t>
      </w:r>
      <w:r w:rsidR="009F634B">
        <w:t xml:space="preserve"> Prueba</w:t>
      </w:r>
      <w:r w:rsidR="00284F17">
        <w:t xml:space="preserve"> 5</w:t>
      </w:r>
      <w:r w:rsidR="003F69E0">
        <w:t xml:space="preserve"> de</w:t>
      </w:r>
      <w:r w:rsidR="009F634B">
        <w:t xml:space="preserve"> </w:t>
      </w:r>
      <w:r w:rsidR="003F69E0">
        <w:rPr>
          <w:rFonts w:eastAsiaTheme="majorEastAsia"/>
        </w:rPr>
        <w:t>Editorial Universitaria de UA</w:t>
      </w:r>
      <w:bookmarkEnd w:id="94"/>
    </w:p>
    <w:p w14:paraId="404EB714" w14:textId="77777777" w:rsidR="00D852FD" w:rsidRDefault="00D852FD" w:rsidP="004815D9">
      <w:pPr>
        <w:rPr>
          <w:rFonts w:eastAsiaTheme="majorEastAsia"/>
        </w:rPr>
      </w:pPr>
    </w:p>
    <w:p w14:paraId="26D241C9" w14:textId="08A5267B" w:rsidR="00D852FD" w:rsidRPr="00C12427" w:rsidRDefault="00655D51" w:rsidP="00C12427">
      <w:pPr>
        <w:jc w:val="both"/>
      </w:pPr>
      <w:r w:rsidRPr="00C12427">
        <w:t>Dado</w:t>
      </w:r>
      <w:r w:rsidR="00284F17" w:rsidRPr="00C12427">
        <w:t xml:space="preserve"> que la prueba 4 no tuvo un </w:t>
      </w:r>
      <w:r w:rsidR="000476E1" w:rsidRPr="00C12427">
        <w:t xml:space="preserve">MAE </w:t>
      </w:r>
      <w:r w:rsidR="00284F17" w:rsidRPr="00C12427">
        <w:t xml:space="preserve"> por debajo de 30, decidí hacer una búsqueda de </w:t>
      </w:r>
      <w:proofErr w:type="spellStart"/>
      <w:r w:rsidR="00284F17" w:rsidRPr="00C12427">
        <w:t>hiperparametros</w:t>
      </w:r>
      <w:proofErr w:type="spellEnd"/>
      <w:r w:rsidR="00284F17" w:rsidRPr="00C12427">
        <w:t xml:space="preserve"> usando</w:t>
      </w:r>
      <w:r w:rsidR="000476E1" w:rsidRPr="00C12427">
        <w:t xml:space="preserve"> el algoritmo</w:t>
      </w:r>
      <w:r w:rsidR="00187A12" w:rsidRPr="00C12427">
        <w:t xml:space="preserve"> </w:t>
      </w:r>
      <w:proofErr w:type="spellStart"/>
      <w:r w:rsidR="00187A12" w:rsidRPr="00C12427">
        <w:t>H</w:t>
      </w:r>
      <w:r w:rsidR="00284F17" w:rsidRPr="00C12427">
        <w:t>yperband</w:t>
      </w:r>
      <w:proofErr w:type="spellEnd"/>
      <w:r w:rsidR="000476E1" w:rsidRPr="00C12427">
        <w:t>, e</w:t>
      </w:r>
      <w:r w:rsidR="00DA43E3" w:rsidRPr="00C12427">
        <w:t>n la tabla 10</w:t>
      </w:r>
      <w:r w:rsidR="000476E1" w:rsidRPr="00C12427">
        <w:t xml:space="preserve"> se puede ver los mejores parámetros obtenidos.</w:t>
      </w:r>
    </w:p>
    <w:p w14:paraId="64784BB8" w14:textId="77777777" w:rsidR="000476E1" w:rsidRDefault="000476E1" w:rsidP="004815D9">
      <w:pPr>
        <w:rPr>
          <w:rFonts w:eastAsiaTheme="majorEastAsia"/>
        </w:rPr>
      </w:pPr>
    </w:p>
    <w:p w14:paraId="1F9EEB06" w14:textId="1972CE7D" w:rsidR="000476E1" w:rsidRDefault="00C12427" w:rsidP="004815D9">
      <w:pPr>
        <w:rPr>
          <w:rFonts w:eastAsiaTheme="majorEastAsia"/>
        </w:rPr>
      </w:pPr>
      <w:r>
        <w:rPr>
          <w:rFonts w:eastAsiaTheme="majorEastAsia"/>
          <w:noProof/>
        </w:rPr>
        <w:lastRenderedPageBreak/>
        <w:drawing>
          <wp:inline distT="0" distB="0" distL="0" distR="0" wp14:anchorId="222EF394" wp14:editId="4A18188E">
            <wp:extent cx="5219700" cy="31432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19700" cy="3143250"/>
                    </a:xfrm>
                    <a:prstGeom prst="rect">
                      <a:avLst/>
                    </a:prstGeom>
                    <a:noFill/>
                    <a:ln>
                      <a:noFill/>
                    </a:ln>
                  </pic:spPr>
                </pic:pic>
              </a:graphicData>
            </a:graphic>
          </wp:inline>
        </w:drawing>
      </w:r>
    </w:p>
    <w:p w14:paraId="64684F26" w14:textId="22D19D50" w:rsidR="00C12427" w:rsidRDefault="0001629D" w:rsidP="0064646C">
      <w:pPr>
        <w:pStyle w:val="Figuras"/>
        <w:rPr>
          <w:rFonts w:eastAsiaTheme="majorEastAsia"/>
        </w:rPr>
      </w:pPr>
      <w:bookmarkStart w:id="95" w:name="_Toc189756026"/>
      <w:r>
        <w:rPr>
          <w:rFonts w:eastAsiaTheme="majorEastAsia"/>
        </w:rPr>
        <w:t>Figura 14</w:t>
      </w:r>
      <w:r w:rsidR="000476E1">
        <w:rPr>
          <w:rFonts w:eastAsiaTheme="majorEastAsia"/>
        </w:rPr>
        <w:t xml:space="preserve">: </w:t>
      </w:r>
      <w:r w:rsidR="008E278A">
        <w:rPr>
          <w:rFonts w:eastAsiaTheme="majorEastAsia"/>
        </w:rPr>
        <w:t xml:space="preserve">Gráfico </w:t>
      </w:r>
      <w:r w:rsidR="000476E1">
        <w:rPr>
          <w:rFonts w:eastAsiaTheme="majorEastAsia"/>
        </w:rPr>
        <w:t xml:space="preserve">de Los Valores Reales y los Valores Pronosticados </w:t>
      </w:r>
      <w:r w:rsidR="00202082">
        <w:rPr>
          <w:rFonts w:eastAsiaTheme="majorEastAsia"/>
        </w:rPr>
        <w:t xml:space="preserve">de la salida del modelo </w:t>
      </w:r>
      <w:r w:rsidR="000476E1">
        <w:rPr>
          <w:rFonts w:eastAsiaTheme="majorEastAsia"/>
        </w:rPr>
        <w:t xml:space="preserve">de una parte de conjunto de prueba </w:t>
      </w:r>
      <w:proofErr w:type="spellStart"/>
      <w:r w:rsidR="000476E1">
        <w:rPr>
          <w:rFonts w:eastAsiaTheme="majorEastAsia"/>
        </w:rPr>
        <w:t>Y_test</w:t>
      </w:r>
      <w:proofErr w:type="spellEnd"/>
      <w:r w:rsidR="00897BB8">
        <w:rPr>
          <w:rFonts w:eastAsiaTheme="majorEastAsia"/>
        </w:rPr>
        <w:t>, de</w:t>
      </w:r>
      <w:r w:rsidR="000476E1">
        <w:rPr>
          <w:rFonts w:eastAsiaTheme="majorEastAsia"/>
        </w:rPr>
        <w:t xml:space="preserve"> la prueba 5.</w:t>
      </w:r>
      <w:bookmarkEnd w:id="95"/>
    </w:p>
    <w:p w14:paraId="5454A559" w14:textId="77777777" w:rsidR="00C12427" w:rsidRDefault="00C12427" w:rsidP="000740FB">
      <w:pPr>
        <w:rPr>
          <w:rFonts w:eastAsiaTheme="majorEastAsia"/>
        </w:rPr>
      </w:pPr>
    </w:p>
    <w:p w14:paraId="6F1F22A6" w14:textId="654D567A" w:rsidR="00C12427" w:rsidRDefault="00C12427" w:rsidP="00AA13FD">
      <w:pPr>
        <w:jc w:val="both"/>
        <w:rPr>
          <w:rFonts w:eastAsiaTheme="majorEastAsia"/>
        </w:rPr>
      </w:pPr>
      <w:r>
        <w:rPr>
          <w:rFonts w:eastAsiaTheme="majorEastAsia"/>
        </w:rPr>
        <w:t xml:space="preserve">Como se puede observar en la figura 13 el modelo obtenido es capaz de pronosticar una media, de manera que se pueda estimar </w:t>
      </w:r>
      <w:r w:rsidR="00AA13FD">
        <w:rPr>
          <w:rFonts w:eastAsiaTheme="majorEastAsia"/>
        </w:rPr>
        <w:t>la media de las vistas a futuro.</w:t>
      </w:r>
    </w:p>
    <w:p w14:paraId="1F6A709B" w14:textId="77777777" w:rsidR="000476E1" w:rsidRDefault="000476E1" w:rsidP="000476E1">
      <w:pPr>
        <w:rPr>
          <w:b/>
        </w:rPr>
      </w:pPr>
    </w:p>
    <w:tbl>
      <w:tblPr>
        <w:tblStyle w:val="Tablaconcuadrcula"/>
        <w:tblW w:w="8447" w:type="dxa"/>
        <w:tblLook w:val="04A0" w:firstRow="1" w:lastRow="0" w:firstColumn="1" w:lastColumn="0" w:noHBand="0" w:noVBand="1"/>
      </w:tblPr>
      <w:tblGrid>
        <w:gridCol w:w="1178"/>
        <w:gridCol w:w="2423"/>
        <w:gridCol w:w="2423"/>
        <w:gridCol w:w="2423"/>
      </w:tblGrid>
      <w:tr w:rsidR="000476E1" w14:paraId="37B66563" w14:textId="77777777" w:rsidTr="007A4ED5">
        <w:tc>
          <w:tcPr>
            <w:tcW w:w="1178" w:type="dxa"/>
          </w:tcPr>
          <w:p w14:paraId="516EAE1E" w14:textId="336BC6FE" w:rsidR="000476E1" w:rsidRDefault="000476E1" w:rsidP="007A4ED5">
            <w:r>
              <w:t>#</w:t>
            </w:r>
          </w:p>
        </w:tc>
        <w:tc>
          <w:tcPr>
            <w:tcW w:w="2423" w:type="dxa"/>
          </w:tcPr>
          <w:p w14:paraId="1E1A9D80" w14:textId="77777777" w:rsidR="000476E1" w:rsidRDefault="000476E1" w:rsidP="007A4ED5">
            <w:r>
              <w:t>MAE</w:t>
            </w:r>
          </w:p>
        </w:tc>
        <w:tc>
          <w:tcPr>
            <w:tcW w:w="2423" w:type="dxa"/>
          </w:tcPr>
          <w:p w14:paraId="7E1900DA" w14:textId="77777777" w:rsidR="000476E1" w:rsidRDefault="000476E1" w:rsidP="007A4ED5">
            <w:r>
              <w:t>SMAPE</w:t>
            </w:r>
          </w:p>
        </w:tc>
        <w:tc>
          <w:tcPr>
            <w:tcW w:w="2423" w:type="dxa"/>
          </w:tcPr>
          <w:p w14:paraId="2042A4BB" w14:textId="77777777" w:rsidR="000476E1" w:rsidRDefault="000476E1" w:rsidP="007A4ED5">
            <w:r>
              <w:t>RMSE</w:t>
            </w:r>
          </w:p>
        </w:tc>
      </w:tr>
      <w:tr w:rsidR="000476E1" w14:paraId="0672C72B" w14:textId="77777777" w:rsidTr="007A4ED5">
        <w:tc>
          <w:tcPr>
            <w:tcW w:w="1178" w:type="dxa"/>
          </w:tcPr>
          <w:p w14:paraId="6B5C5D6E" w14:textId="34BFB1BA" w:rsidR="000476E1" w:rsidRDefault="000476E1" w:rsidP="000476E1">
            <w:r>
              <w:t>4</w:t>
            </w:r>
          </w:p>
        </w:tc>
        <w:tc>
          <w:tcPr>
            <w:tcW w:w="2423" w:type="dxa"/>
          </w:tcPr>
          <w:p w14:paraId="51793654" w14:textId="16DE532F" w:rsidR="000476E1" w:rsidRDefault="000476E1" w:rsidP="000476E1">
            <w:r w:rsidRPr="0076189B">
              <w:t>258.66926229</w:t>
            </w:r>
          </w:p>
        </w:tc>
        <w:tc>
          <w:tcPr>
            <w:tcW w:w="2423" w:type="dxa"/>
          </w:tcPr>
          <w:p w14:paraId="3226079D" w14:textId="6A29E59F" w:rsidR="000476E1" w:rsidRDefault="000476E1" w:rsidP="000476E1">
            <w:r w:rsidRPr="0076189B">
              <w:t>1.1840436456</w:t>
            </w:r>
          </w:p>
        </w:tc>
        <w:tc>
          <w:tcPr>
            <w:tcW w:w="2423" w:type="dxa"/>
          </w:tcPr>
          <w:p w14:paraId="77FED65E" w14:textId="645B03C3" w:rsidR="000476E1" w:rsidRDefault="000476E1" w:rsidP="000476E1">
            <w:r>
              <w:t>364.641053760</w:t>
            </w:r>
          </w:p>
        </w:tc>
      </w:tr>
      <w:tr w:rsidR="000476E1" w14:paraId="550FAD29" w14:textId="77777777" w:rsidTr="007A4ED5">
        <w:tc>
          <w:tcPr>
            <w:tcW w:w="1178" w:type="dxa"/>
          </w:tcPr>
          <w:p w14:paraId="7C4F6933" w14:textId="02DA83D7" w:rsidR="000476E1" w:rsidRDefault="000476E1" w:rsidP="000476E1">
            <w:r>
              <w:t xml:space="preserve">5 </w:t>
            </w:r>
          </w:p>
        </w:tc>
        <w:tc>
          <w:tcPr>
            <w:tcW w:w="2423" w:type="dxa"/>
          </w:tcPr>
          <w:p w14:paraId="0D83CCA8" w14:textId="23C631E6" w:rsidR="000476E1" w:rsidRPr="000476E1" w:rsidRDefault="000476E1" w:rsidP="000476E1">
            <w:r w:rsidRPr="000476E1">
              <w:t>81.53907103825136</w:t>
            </w:r>
          </w:p>
        </w:tc>
        <w:tc>
          <w:tcPr>
            <w:tcW w:w="2423" w:type="dxa"/>
          </w:tcPr>
          <w:p w14:paraId="144EF7B7" w14:textId="76D82F8E" w:rsidR="000476E1" w:rsidRDefault="000476E1" w:rsidP="000476E1">
            <w:r w:rsidRPr="000476E1">
              <w:t>0.609703658254883</w:t>
            </w:r>
          </w:p>
        </w:tc>
        <w:tc>
          <w:tcPr>
            <w:tcW w:w="2423" w:type="dxa"/>
          </w:tcPr>
          <w:p w14:paraId="75A84FF0" w14:textId="7489EEFF" w:rsidR="000476E1" w:rsidRDefault="000476E1" w:rsidP="000476E1">
            <w:r w:rsidRPr="000476E1">
              <w:t>130.59741930437121</w:t>
            </w:r>
          </w:p>
        </w:tc>
      </w:tr>
    </w:tbl>
    <w:p w14:paraId="67F3BF0F" w14:textId="3EAC852D" w:rsidR="00D852FD" w:rsidRDefault="00DA43E3" w:rsidP="00417A28">
      <w:pPr>
        <w:pStyle w:val="Tablas"/>
        <w:rPr>
          <w:rFonts w:eastAsiaTheme="majorEastAsia"/>
        </w:rPr>
      </w:pPr>
      <w:bookmarkStart w:id="96" w:name="_Toc189756001"/>
      <w:r>
        <w:t>Tabla 11</w:t>
      </w:r>
      <w:r w:rsidR="000476E1" w:rsidRPr="00754708">
        <w:t xml:space="preserve"> </w:t>
      </w:r>
      <w:r w:rsidR="000476E1">
        <w:t>Comparaciones de Rendimientos entre Pruebas 4 y 5</w:t>
      </w:r>
      <w:bookmarkEnd w:id="96"/>
    </w:p>
    <w:p w14:paraId="0CF596E4" w14:textId="77777777" w:rsidR="00D852FD" w:rsidRDefault="00D852FD" w:rsidP="004815D9">
      <w:pPr>
        <w:rPr>
          <w:rFonts w:eastAsiaTheme="majorEastAsia"/>
        </w:rPr>
      </w:pPr>
    </w:p>
    <w:p w14:paraId="58309C29" w14:textId="046576F6" w:rsidR="00D852FD" w:rsidRDefault="000476E1" w:rsidP="00897BB8">
      <w:pPr>
        <w:jc w:val="both"/>
        <w:rPr>
          <w:rFonts w:eastAsiaTheme="majorEastAsia"/>
        </w:rPr>
      </w:pPr>
      <w:r>
        <w:rPr>
          <w:rFonts w:eastAsiaTheme="majorEastAsia"/>
        </w:rPr>
        <w:t>Como se puede observar en la tabla 1</w:t>
      </w:r>
      <w:r w:rsidR="00DA43E3">
        <w:rPr>
          <w:rFonts w:eastAsiaTheme="majorEastAsia"/>
        </w:rPr>
        <w:t xml:space="preserve">1 se pudo obtener </w:t>
      </w:r>
      <w:r w:rsidR="00D85E9E">
        <w:rPr>
          <w:rFonts w:eastAsiaTheme="majorEastAsia"/>
        </w:rPr>
        <w:t>un MAE de 81.53 no es un resultado esperado, ya que un buen resultado lo consideraríamos por debajo de 30.</w:t>
      </w:r>
    </w:p>
    <w:p w14:paraId="593CFFF9" w14:textId="475B4F68" w:rsidR="000476E1" w:rsidRDefault="000476E1" w:rsidP="004815D9">
      <w:pPr>
        <w:rPr>
          <w:rFonts w:eastAsiaTheme="majorEastAsia"/>
        </w:rPr>
      </w:pPr>
    </w:p>
    <w:p w14:paraId="5BE3B107" w14:textId="1BDC829D" w:rsidR="00D85E9E" w:rsidRDefault="00D85E9E">
      <w:pPr>
        <w:spacing w:after="160" w:line="259" w:lineRule="auto"/>
      </w:pPr>
      <w:r>
        <w:br w:type="page"/>
      </w:r>
    </w:p>
    <w:p w14:paraId="7F93AEA0" w14:textId="7637182C" w:rsidR="00D852FD" w:rsidRDefault="00D852FD" w:rsidP="00D852FD">
      <w:pPr>
        <w:pStyle w:val="Ttulo3"/>
      </w:pPr>
      <w:bookmarkStart w:id="97" w:name="_Toc189755980"/>
      <w:r w:rsidRPr="00FA1763">
        <w:lastRenderedPageBreak/>
        <w:t>4.</w:t>
      </w:r>
      <w:r w:rsidR="008E278A">
        <w:t>5.7</w:t>
      </w:r>
      <w:r w:rsidRPr="00FA1763">
        <w:t xml:space="preserve"> </w:t>
      </w:r>
      <w:r>
        <w:t xml:space="preserve">Conclusiones Pruebas </w:t>
      </w:r>
      <w:r w:rsidR="00EA29D7">
        <w:t>con datos de UA</w:t>
      </w:r>
      <w:bookmarkEnd w:id="97"/>
      <w:r w:rsidRPr="00FA1763">
        <w:t xml:space="preserve"> </w:t>
      </w:r>
    </w:p>
    <w:p w14:paraId="720375FE" w14:textId="77777777" w:rsidR="00EA29D7" w:rsidRPr="00EA29D7" w:rsidRDefault="00EA29D7" w:rsidP="00EA29D7"/>
    <w:p w14:paraId="63912909" w14:textId="5719EEE2" w:rsidR="00D852FD" w:rsidRPr="00D852FD" w:rsidRDefault="00EA29D7" w:rsidP="00897BB8">
      <w:pPr>
        <w:jc w:val="both"/>
      </w:pPr>
      <w:r>
        <w:t xml:space="preserve">Una vez finalizadas las pruebas tanto para Editorial Universitaria UA como para </w:t>
      </w:r>
      <w:r w:rsidR="009C1EFE">
        <w:rPr>
          <w:rFonts w:eastAsiaTheme="majorEastAsia"/>
        </w:rPr>
        <w:t xml:space="preserve">TUM </w:t>
      </w:r>
      <w:proofErr w:type="spellStart"/>
      <w:r>
        <w:t>Transmedia</w:t>
      </w:r>
      <w:proofErr w:type="spellEnd"/>
      <w:r>
        <w:t xml:space="preserve"> UA, procedemos a resumir los mejores resultados en la siguiente tabla</w:t>
      </w:r>
      <w:r w:rsidR="008E278A">
        <w:t>:</w:t>
      </w:r>
    </w:p>
    <w:p w14:paraId="1D00C24F" w14:textId="77777777" w:rsidR="00D852FD" w:rsidRDefault="00D852FD" w:rsidP="00D852FD"/>
    <w:tbl>
      <w:tblPr>
        <w:tblStyle w:val="Tablaconcuadrcula"/>
        <w:tblW w:w="0" w:type="auto"/>
        <w:tblLook w:val="04A0" w:firstRow="1" w:lastRow="0" w:firstColumn="1" w:lastColumn="0" w:noHBand="0" w:noVBand="1"/>
      </w:tblPr>
      <w:tblGrid>
        <w:gridCol w:w="1129"/>
        <w:gridCol w:w="4464"/>
        <w:gridCol w:w="2618"/>
      </w:tblGrid>
      <w:tr w:rsidR="00D852FD" w14:paraId="4071F05E" w14:textId="77777777" w:rsidTr="001A414E">
        <w:tc>
          <w:tcPr>
            <w:tcW w:w="1129" w:type="dxa"/>
          </w:tcPr>
          <w:p w14:paraId="412B012E" w14:textId="77777777" w:rsidR="00D852FD" w:rsidRDefault="00D852FD" w:rsidP="001A414E">
            <w:r>
              <w:t>Prueba #</w:t>
            </w:r>
          </w:p>
        </w:tc>
        <w:tc>
          <w:tcPr>
            <w:tcW w:w="4464" w:type="dxa"/>
          </w:tcPr>
          <w:p w14:paraId="29D90932" w14:textId="77777777" w:rsidR="00D852FD" w:rsidRDefault="00D852FD" w:rsidP="001A414E">
            <w:pPr>
              <w:ind w:firstLine="708"/>
            </w:pPr>
            <w:r>
              <w:t>Conjunto de Datos</w:t>
            </w:r>
          </w:p>
        </w:tc>
        <w:tc>
          <w:tcPr>
            <w:tcW w:w="2618" w:type="dxa"/>
          </w:tcPr>
          <w:p w14:paraId="06428195" w14:textId="4273A7CB" w:rsidR="00D852FD" w:rsidRDefault="00DA43E3" w:rsidP="001A414E">
            <w:r>
              <w:t>MAE</w:t>
            </w:r>
          </w:p>
        </w:tc>
      </w:tr>
      <w:tr w:rsidR="00DA43E3" w14:paraId="09D422EB" w14:textId="77777777" w:rsidTr="001A414E">
        <w:tc>
          <w:tcPr>
            <w:tcW w:w="1129" w:type="dxa"/>
          </w:tcPr>
          <w:p w14:paraId="6E1F2BAC" w14:textId="71FEF5D7" w:rsidR="00DA43E3" w:rsidRDefault="00DA43E3" w:rsidP="00DA43E3">
            <w:r>
              <w:t>1</w:t>
            </w:r>
          </w:p>
        </w:tc>
        <w:tc>
          <w:tcPr>
            <w:tcW w:w="4464" w:type="dxa"/>
          </w:tcPr>
          <w:p w14:paraId="3CDB6A68" w14:textId="077604EC" w:rsidR="00DA43E3" w:rsidRDefault="009C1EFE" w:rsidP="00DA43E3">
            <w:r>
              <w:rPr>
                <w:rFonts w:eastAsiaTheme="majorEastAsia"/>
              </w:rPr>
              <w:t xml:space="preserve">TUM </w:t>
            </w:r>
            <w:proofErr w:type="spellStart"/>
            <w:r w:rsidR="00DA43E3">
              <w:t>Transmedia</w:t>
            </w:r>
            <w:proofErr w:type="spellEnd"/>
            <w:r w:rsidR="00DA43E3">
              <w:t xml:space="preserve"> UA</w:t>
            </w:r>
          </w:p>
        </w:tc>
        <w:tc>
          <w:tcPr>
            <w:tcW w:w="2618" w:type="dxa"/>
          </w:tcPr>
          <w:p w14:paraId="488DFA9D" w14:textId="79320A04" w:rsidR="00DA43E3" w:rsidRDefault="00DA43E3" w:rsidP="00DA43E3">
            <w:r w:rsidRPr="0076189B">
              <w:t>11.126461988304094</w:t>
            </w:r>
          </w:p>
        </w:tc>
      </w:tr>
      <w:tr w:rsidR="00DA43E3" w14:paraId="4F36C5FA" w14:textId="77777777" w:rsidTr="001A414E">
        <w:tc>
          <w:tcPr>
            <w:tcW w:w="1129" w:type="dxa"/>
          </w:tcPr>
          <w:p w14:paraId="2A4C4898" w14:textId="5D2A3DA7" w:rsidR="00DA43E3" w:rsidRDefault="00DA43E3" w:rsidP="00DA43E3">
            <w:r>
              <w:t>5</w:t>
            </w:r>
          </w:p>
        </w:tc>
        <w:tc>
          <w:tcPr>
            <w:tcW w:w="4464" w:type="dxa"/>
          </w:tcPr>
          <w:p w14:paraId="4B89C40A" w14:textId="181ED5DB" w:rsidR="00DA43E3" w:rsidRDefault="00DA43E3" w:rsidP="00DA43E3">
            <w:r>
              <w:t xml:space="preserve">Editorial </w:t>
            </w:r>
            <w:proofErr w:type="spellStart"/>
            <w:r>
              <w:t>Univeristaria</w:t>
            </w:r>
            <w:proofErr w:type="spellEnd"/>
            <w:r>
              <w:t xml:space="preserve"> UA</w:t>
            </w:r>
          </w:p>
        </w:tc>
        <w:tc>
          <w:tcPr>
            <w:tcW w:w="2618" w:type="dxa"/>
          </w:tcPr>
          <w:p w14:paraId="7F327EC8" w14:textId="7B507660" w:rsidR="00DA43E3" w:rsidRDefault="00DA43E3" w:rsidP="00DA43E3">
            <w:r w:rsidRPr="000476E1">
              <w:t>81.53907103825136</w:t>
            </w:r>
          </w:p>
        </w:tc>
      </w:tr>
    </w:tbl>
    <w:p w14:paraId="30EAD2DC" w14:textId="629A47CA" w:rsidR="00D852FD" w:rsidRDefault="00DA43E3" w:rsidP="00417A28">
      <w:pPr>
        <w:pStyle w:val="Tablas"/>
      </w:pPr>
      <w:bookmarkStart w:id="98" w:name="_Toc189756002"/>
      <w:r>
        <w:t>Tabla 12</w:t>
      </w:r>
      <w:r w:rsidR="00D852FD">
        <w:t xml:space="preserve"> Resumen Pruebas con Mejores Resultados con datos de </w:t>
      </w:r>
      <w:r w:rsidR="00D852FD">
        <w:rPr>
          <w:rFonts w:eastAsiaTheme="majorEastAsia"/>
        </w:rPr>
        <w:t>UA.</w:t>
      </w:r>
      <w:bookmarkEnd w:id="98"/>
    </w:p>
    <w:p w14:paraId="490B351B" w14:textId="77777777" w:rsidR="00D852FD" w:rsidRDefault="00D852FD">
      <w:pPr>
        <w:spacing w:after="160" w:line="259" w:lineRule="auto"/>
      </w:pPr>
    </w:p>
    <w:p w14:paraId="58DA3ADB" w14:textId="6303BF18" w:rsidR="00DA43E3" w:rsidRDefault="00DA43E3" w:rsidP="00C12427">
      <w:pPr>
        <w:jc w:val="both"/>
      </w:pPr>
      <w:r>
        <w:t xml:space="preserve">En la tabla 12 se puede ver que el resultado en </w:t>
      </w:r>
      <w:r w:rsidR="009C1EFE" w:rsidRPr="00C12427">
        <w:t xml:space="preserve">TUM </w:t>
      </w:r>
      <w:proofErr w:type="spellStart"/>
      <w:r w:rsidR="005A2FB4">
        <w:t>Transmedia</w:t>
      </w:r>
      <w:proofErr w:type="spellEnd"/>
      <w:r w:rsidR="005A2FB4">
        <w:t xml:space="preserve"> UA comparado con </w:t>
      </w:r>
      <w:r w:rsidR="005A2FB4">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5A2FB4">
        <w:fldChar w:fldCharType="separate"/>
      </w:r>
      <w:r w:rsidR="00FB28D7" w:rsidRPr="00FB28D7">
        <w:rPr>
          <w:noProof/>
        </w:rPr>
        <w:t>[7]</w:t>
      </w:r>
      <w:r w:rsidR="005A2FB4">
        <w:fldChar w:fldCharType="end"/>
      </w:r>
      <w:r w:rsidR="005A2FB4">
        <w:t xml:space="preserve"> fue bastante mejor, mientras que el resultado de Editorial </w:t>
      </w:r>
      <w:proofErr w:type="spellStart"/>
      <w:r w:rsidR="005A2FB4">
        <w:t>Univeristaria</w:t>
      </w:r>
      <w:proofErr w:type="spellEnd"/>
      <w:r w:rsidR="005A2FB4">
        <w:t xml:space="preserve"> UA es un resultado intermedio ya que el mejor rendimiento está entre su mejor rendimiento </w:t>
      </w:r>
      <w:r w:rsidR="005A2FB4">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5A2FB4">
        <w:fldChar w:fldCharType="separate"/>
      </w:r>
      <w:r w:rsidR="00FB28D7" w:rsidRPr="00FB28D7">
        <w:rPr>
          <w:noProof/>
        </w:rPr>
        <w:t>[7]</w:t>
      </w:r>
      <w:r w:rsidR="005A2FB4">
        <w:fldChar w:fldCharType="end"/>
      </w:r>
      <w:r w:rsidR="005A2FB4">
        <w:t xml:space="preserve"> que fue un </w:t>
      </w:r>
      <w:r w:rsidR="00202082">
        <w:t>MAE</w:t>
      </w:r>
      <w:r w:rsidR="005A2FB4">
        <w:t xml:space="preserve"> de 27 y su peor mejor rendimiento que fue un </w:t>
      </w:r>
      <w:r w:rsidR="00202082">
        <w:t>MAE</w:t>
      </w:r>
      <w:r w:rsidR="005A2FB4">
        <w:t xml:space="preserve"> de 132.26, esto ya que en </w:t>
      </w:r>
      <w:r w:rsidR="005A2FB4">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5A2FB4">
        <w:fldChar w:fldCharType="separate"/>
      </w:r>
      <w:r w:rsidR="00FB28D7" w:rsidRPr="00FB28D7">
        <w:rPr>
          <w:noProof/>
        </w:rPr>
        <w:t>[7]</w:t>
      </w:r>
      <w:r w:rsidR="005A2FB4">
        <w:fldChar w:fldCharType="end"/>
      </w:r>
      <w:r w:rsidR="005A2FB4">
        <w:t xml:space="preserve"> tienen varios r</w:t>
      </w:r>
      <w:r w:rsidR="00D85E9E">
        <w:t xml:space="preserve">esultados, uno por cada idioma, aun así no lo </w:t>
      </w:r>
      <w:r w:rsidR="006B278A">
        <w:t>considero</w:t>
      </w:r>
      <w:r w:rsidR="00D85E9E">
        <w:t xml:space="preserve"> un buen resultado en Editorial </w:t>
      </w:r>
      <w:proofErr w:type="spellStart"/>
      <w:r w:rsidR="00D85E9E">
        <w:t>Univeristaria</w:t>
      </w:r>
      <w:proofErr w:type="spellEnd"/>
      <w:r w:rsidR="00D85E9E">
        <w:t xml:space="preserve"> UA debido a que esperaríamos obtener un MAE por debajo de 30.</w:t>
      </w:r>
    </w:p>
    <w:p w14:paraId="4E01254C" w14:textId="16359E9B" w:rsidR="00D852FD" w:rsidRDefault="005A2FB4">
      <w:pPr>
        <w:spacing w:after="160" w:line="259" w:lineRule="auto"/>
      </w:pPr>
      <w:r>
        <w:t xml:space="preserve"> </w:t>
      </w:r>
    </w:p>
    <w:p w14:paraId="5297AE4E" w14:textId="2006B949" w:rsidR="00D115C2" w:rsidRDefault="00D115C2">
      <w:pPr>
        <w:spacing w:after="160" w:line="259" w:lineRule="auto"/>
      </w:pPr>
      <w:r>
        <w:br w:type="page"/>
      </w:r>
    </w:p>
    <w:p w14:paraId="3CFEDBEB" w14:textId="7B74D293" w:rsidR="00D115C2" w:rsidRDefault="00FA1763" w:rsidP="00D115C2">
      <w:pPr>
        <w:pStyle w:val="Ttulo3"/>
      </w:pPr>
      <w:bookmarkStart w:id="99" w:name="_Toc189755981"/>
      <w:r w:rsidRPr="00FA1763">
        <w:lastRenderedPageBreak/>
        <w:t>4.</w:t>
      </w:r>
      <w:r w:rsidR="008E278A">
        <w:t>5.8</w:t>
      </w:r>
      <w:r w:rsidRPr="00FA1763">
        <w:t xml:space="preserve"> </w:t>
      </w:r>
      <w:r w:rsidR="00E847F3">
        <w:t>Conversión de Modelos de UA a</w:t>
      </w:r>
      <w:r w:rsidR="00D115C2">
        <w:t xml:space="preserve"> </w:t>
      </w:r>
      <w:r w:rsidR="009C1EFE">
        <w:t xml:space="preserve">TUM </w:t>
      </w:r>
      <w:proofErr w:type="spellStart"/>
      <w:r w:rsidR="00D115C2">
        <w:t>Transmedia</w:t>
      </w:r>
      <w:proofErr w:type="spellEnd"/>
      <w:r w:rsidR="00E847F3">
        <w:t xml:space="preserve"> GA4</w:t>
      </w:r>
      <w:bookmarkEnd w:id="99"/>
    </w:p>
    <w:p w14:paraId="253A711B" w14:textId="77777777" w:rsidR="007250B8" w:rsidRPr="007250B8" w:rsidRDefault="007250B8" w:rsidP="007250B8"/>
    <w:p w14:paraId="621518D0" w14:textId="36E677EC" w:rsidR="00496E89" w:rsidRDefault="00803ACC" w:rsidP="00C12427">
      <w:pPr>
        <w:jc w:val="both"/>
      </w:pPr>
      <w:r w:rsidRPr="00C12427">
        <w:t>Se procedió a reentrenar</w:t>
      </w:r>
      <w:r w:rsidR="00897BB8" w:rsidRPr="00C12427">
        <w:t xml:space="preserve"> por 500 épocas</w:t>
      </w:r>
      <w:r w:rsidRPr="00C12427">
        <w:t xml:space="preserve"> </w:t>
      </w:r>
      <w:r w:rsidR="004975E7" w:rsidRPr="00C12427">
        <w:t>el mejor modelo</w:t>
      </w:r>
      <w:r w:rsidRPr="00C12427">
        <w:t xml:space="preserve"> de </w:t>
      </w:r>
      <w:r w:rsidR="009C1EFE" w:rsidRPr="00C12427">
        <w:t xml:space="preserve">TUM </w:t>
      </w:r>
      <w:proofErr w:type="spellStart"/>
      <w:r w:rsidRPr="00C12427">
        <w:t>Transmedia</w:t>
      </w:r>
      <w:proofErr w:type="spellEnd"/>
      <w:r w:rsidRPr="00C12427">
        <w:t xml:space="preserve"> UA con los datos de </w:t>
      </w:r>
      <w:r w:rsidR="009C1EFE" w:rsidRPr="00C12427">
        <w:t xml:space="preserve">TUM </w:t>
      </w:r>
      <w:proofErr w:type="spellStart"/>
      <w:r w:rsidRPr="00C12427">
        <w:t>Transmedia</w:t>
      </w:r>
      <w:proofErr w:type="spellEnd"/>
      <w:r w:rsidRPr="00C12427">
        <w:t xml:space="preserve"> GA4.</w:t>
      </w:r>
      <w:r w:rsidR="00496E89" w:rsidRPr="00496E89">
        <w:t xml:space="preserve"> </w:t>
      </w:r>
      <w:r w:rsidR="00496E89">
        <w:t xml:space="preserve">Para utilizar el mejor modelo de </w:t>
      </w:r>
      <w:r w:rsidR="009C1EFE" w:rsidRPr="00C12427">
        <w:t xml:space="preserve">TUM </w:t>
      </w:r>
      <w:proofErr w:type="spellStart"/>
      <w:r w:rsidR="00496E89" w:rsidRPr="00C12427">
        <w:t>Transmedia</w:t>
      </w:r>
      <w:proofErr w:type="spellEnd"/>
      <w:r w:rsidR="00496E89" w:rsidRPr="00C12427">
        <w:t xml:space="preserve"> UA </w:t>
      </w:r>
      <w:r w:rsidR="00496E89">
        <w:t xml:space="preserve">en </w:t>
      </w:r>
      <w:r w:rsidR="009C1EFE" w:rsidRPr="00C12427">
        <w:t xml:space="preserve">TUM </w:t>
      </w:r>
      <w:proofErr w:type="spellStart"/>
      <w:r w:rsidR="00496E89" w:rsidRPr="00C12427">
        <w:t>Transmedia</w:t>
      </w:r>
      <w:proofErr w:type="spellEnd"/>
      <w:r w:rsidR="00496E89" w:rsidRPr="00C12427">
        <w:t xml:space="preserve"> GA4 </w:t>
      </w:r>
      <w:r w:rsidR="00496E89">
        <w:t xml:space="preserve">se construyó el </w:t>
      </w:r>
      <w:proofErr w:type="spellStart"/>
      <w:r w:rsidR="00496E89" w:rsidRPr="00C12427">
        <w:t>dataset</w:t>
      </w:r>
      <w:proofErr w:type="spellEnd"/>
      <w:r w:rsidR="00496E89" w:rsidRPr="00C12427">
        <w:t xml:space="preserve"> </w:t>
      </w:r>
      <w:r w:rsidR="00496E89">
        <w:t xml:space="preserve">con las mismas columnas que </w:t>
      </w:r>
      <w:r w:rsidR="009C1EFE" w:rsidRPr="00C12427">
        <w:t xml:space="preserve">TUM </w:t>
      </w:r>
      <w:proofErr w:type="spellStart"/>
      <w:r w:rsidR="00496E89">
        <w:t>Transmedia</w:t>
      </w:r>
      <w:proofErr w:type="spellEnd"/>
      <w:r w:rsidR="007A4ED5">
        <w:t xml:space="preserve"> UA</w:t>
      </w:r>
      <w:r w:rsidR="00496E89">
        <w:t xml:space="preserve">, y se utilizó ese </w:t>
      </w:r>
      <w:proofErr w:type="spellStart"/>
      <w:r w:rsidR="00496E89" w:rsidRPr="00C12427">
        <w:t>dataset</w:t>
      </w:r>
      <w:proofErr w:type="spellEnd"/>
      <w:r w:rsidR="00496E89" w:rsidRPr="00C12427">
        <w:t xml:space="preserve"> </w:t>
      </w:r>
      <w:r w:rsidR="00496E89">
        <w:t>para</w:t>
      </w:r>
      <w:r w:rsidR="008475C0">
        <w:t xml:space="preserve"> las</w:t>
      </w:r>
      <w:r w:rsidR="00496E89">
        <w:t xml:space="preserve"> pruebas posteriores </w:t>
      </w:r>
      <w:r w:rsidR="007A4ED5">
        <w:t>en</w:t>
      </w:r>
      <w:r w:rsidR="00496E89">
        <w:t xml:space="preserve"> </w:t>
      </w:r>
      <w:r w:rsidR="009C1EFE" w:rsidRPr="00C12427">
        <w:t xml:space="preserve">TUM </w:t>
      </w:r>
      <w:proofErr w:type="spellStart"/>
      <w:r w:rsidR="007A4ED5" w:rsidRPr="00C12427">
        <w:t>Transmedia</w:t>
      </w:r>
      <w:proofErr w:type="spellEnd"/>
      <w:r w:rsidR="007A4ED5" w:rsidRPr="00C12427">
        <w:t xml:space="preserve"> GA4</w:t>
      </w:r>
      <w:r w:rsidR="00496E89">
        <w:t>.</w:t>
      </w:r>
    </w:p>
    <w:p w14:paraId="1B2E279D" w14:textId="3711FCDE" w:rsidR="00803ACC" w:rsidRDefault="00803ACC" w:rsidP="00803ACC">
      <w:pPr>
        <w:rPr>
          <w:rFonts w:eastAsiaTheme="majorEastAsia"/>
        </w:rPr>
      </w:pPr>
    </w:p>
    <w:tbl>
      <w:tblPr>
        <w:tblStyle w:val="Tablaconcuadrcula"/>
        <w:tblW w:w="8215" w:type="dxa"/>
        <w:tblInd w:w="-5" w:type="dxa"/>
        <w:tblLayout w:type="fixed"/>
        <w:tblLook w:val="04A0" w:firstRow="1" w:lastRow="0" w:firstColumn="1" w:lastColumn="0" w:noHBand="0" w:noVBand="1"/>
      </w:tblPr>
      <w:tblGrid>
        <w:gridCol w:w="695"/>
        <w:gridCol w:w="1880"/>
        <w:gridCol w:w="1880"/>
        <w:gridCol w:w="1880"/>
        <w:gridCol w:w="1880"/>
      </w:tblGrid>
      <w:tr w:rsidR="007A4ED5" w14:paraId="70E7F978" w14:textId="77777777" w:rsidTr="006B278A">
        <w:trPr>
          <w:trHeight w:val="432"/>
        </w:trPr>
        <w:tc>
          <w:tcPr>
            <w:tcW w:w="695" w:type="dxa"/>
          </w:tcPr>
          <w:p w14:paraId="29953AAB" w14:textId="77777777" w:rsidR="007A4ED5" w:rsidRDefault="007A4ED5" w:rsidP="007A4ED5">
            <w:r>
              <w:t>#</w:t>
            </w:r>
          </w:p>
        </w:tc>
        <w:tc>
          <w:tcPr>
            <w:tcW w:w="1880" w:type="dxa"/>
          </w:tcPr>
          <w:p w14:paraId="5CF87D1F" w14:textId="77777777" w:rsidR="007A4ED5" w:rsidRDefault="007A4ED5" w:rsidP="007A4ED5">
            <w:r>
              <w:t>Modelo</w:t>
            </w:r>
          </w:p>
        </w:tc>
        <w:tc>
          <w:tcPr>
            <w:tcW w:w="1880" w:type="dxa"/>
          </w:tcPr>
          <w:p w14:paraId="43E507A5" w14:textId="77777777" w:rsidR="007A4ED5" w:rsidRDefault="007A4ED5" w:rsidP="007A4ED5">
            <w:r>
              <w:t>MAE</w:t>
            </w:r>
          </w:p>
        </w:tc>
        <w:tc>
          <w:tcPr>
            <w:tcW w:w="1880" w:type="dxa"/>
          </w:tcPr>
          <w:p w14:paraId="446328AC" w14:textId="77777777" w:rsidR="007A4ED5" w:rsidRDefault="007A4ED5" w:rsidP="007A4ED5">
            <w:r>
              <w:t>SMAPE</w:t>
            </w:r>
          </w:p>
        </w:tc>
        <w:tc>
          <w:tcPr>
            <w:tcW w:w="1880" w:type="dxa"/>
          </w:tcPr>
          <w:p w14:paraId="2B1C1F42" w14:textId="77777777" w:rsidR="007A4ED5" w:rsidRDefault="007A4ED5" w:rsidP="007A4ED5">
            <w:r>
              <w:t>RMSE</w:t>
            </w:r>
          </w:p>
        </w:tc>
      </w:tr>
      <w:tr w:rsidR="007A4ED5" w:rsidRPr="0076189B" w14:paraId="0DC86BE9" w14:textId="77777777" w:rsidTr="006B278A">
        <w:trPr>
          <w:trHeight w:val="744"/>
        </w:trPr>
        <w:tc>
          <w:tcPr>
            <w:tcW w:w="695" w:type="dxa"/>
          </w:tcPr>
          <w:p w14:paraId="0E5A7046" w14:textId="081B525F" w:rsidR="007A4ED5" w:rsidRPr="00385995" w:rsidRDefault="007A4ED5" w:rsidP="007A4ED5">
            <w:r>
              <w:t>6</w:t>
            </w:r>
          </w:p>
        </w:tc>
        <w:tc>
          <w:tcPr>
            <w:tcW w:w="1880" w:type="dxa"/>
          </w:tcPr>
          <w:p w14:paraId="3E91F4B0" w14:textId="77777777" w:rsidR="007A4ED5" w:rsidRPr="00385995" w:rsidRDefault="007A4ED5" w:rsidP="007A4ED5">
            <w:r>
              <w:t>El mejor modelo de TUM UA</w:t>
            </w:r>
          </w:p>
        </w:tc>
        <w:tc>
          <w:tcPr>
            <w:tcW w:w="1880" w:type="dxa"/>
          </w:tcPr>
          <w:p w14:paraId="0064D3D1" w14:textId="0DD740B6" w:rsidR="007A4ED5" w:rsidRPr="00385995" w:rsidRDefault="00E847F3" w:rsidP="00E847F3">
            <w:r>
              <w:t>26.5404255319</w:t>
            </w:r>
          </w:p>
        </w:tc>
        <w:tc>
          <w:tcPr>
            <w:tcW w:w="1880" w:type="dxa"/>
          </w:tcPr>
          <w:p w14:paraId="231CFC52" w14:textId="15DA3327" w:rsidR="007A4ED5" w:rsidRPr="007A4ED5" w:rsidRDefault="007A4ED5" w:rsidP="007A4ED5">
            <w:r w:rsidRPr="007A4ED5">
              <w:t>0.57887830853</w:t>
            </w:r>
          </w:p>
          <w:p w14:paraId="371E9E2B" w14:textId="5FE303FD" w:rsidR="007A4ED5" w:rsidRPr="00385995" w:rsidRDefault="007A4ED5" w:rsidP="007A4ED5"/>
        </w:tc>
        <w:tc>
          <w:tcPr>
            <w:tcW w:w="1880" w:type="dxa"/>
          </w:tcPr>
          <w:p w14:paraId="2CA695AA" w14:textId="6EE91903" w:rsidR="007A4ED5" w:rsidRPr="0076189B" w:rsidRDefault="007A4ED5" w:rsidP="00E847F3">
            <w:r w:rsidRPr="007A4ED5">
              <w:t>34.6621485053</w:t>
            </w:r>
          </w:p>
        </w:tc>
      </w:tr>
    </w:tbl>
    <w:p w14:paraId="3459E2AE" w14:textId="2856D13E" w:rsidR="003F69E0" w:rsidRDefault="007A4ED5" w:rsidP="00417A28">
      <w:pPr>
        <w:pStyle w:val="Tablas"/>
      </w:pPr>
      <w:bookmarkStart w:id="100" w:name="_Toc189756003"/>
      <w:r>
        <w:t>Tabla 13 Prueba</w:t>
      </w:r>
      <w:r w:rsidR="003F69E0">
        <w:t xml:space="preserve"> </w:t>
      </w:r>
      <w:r>
        <w:t>Número 6</w:t>
      </w:r>
      <w:bookmarkEnd w:id="100"/>
      <w:r w:rsidR="003F69E0">
        <w:t xml:space="preserve"> </w:t>
      </w:r>
    </w:p>
    <w:p w14:paraId="0387F48A" w14:textId="77777777" w:rsidR="00803ACC" w:rsidRDefault="00803ACC" w:rsidP="00803ACC"/>
    <w:p w14:paraId="301C9735" w14:textId="4421431E" w:rsidR="00036B2C" w:rsidRPr="00C12427" w:rsidRDefault="007A4ED5" w:rsidP="00C12427">
      <w:pPr>
        <w:jc w:val="both"/>
      </w:pPr>
      <w:r w:rsidRPr="00C12427">
        <w:t xml:space="preserve">En la tabla 6 se puede ver el rendimiento del mejor modelo de TUM UA aplicado a TUM GA4, como se puede observar tiene un MAE por debajo de 30 </w:t>
      </w:r>
      <w:r w:rsidR="00DD2694" w:rsidRPr="00C12427">
        <w:t>con</w:t>
      </w:r>
      <w:r w:rsidRPr="00C12427">
        <w:t xml:space="preserve"> lo que conclu</w:t>
      </w:r>
      <w:r w:rsidR="00DD2694" w:rsidRPr="00C12427">
        <w:t>yo</w:t>
      </w:r>
      <w:r w:rsidRPr="00C12427">
        <w:t xml:space="preserve"> que es un buen resultado y </w:t>
      </w:r>
      <w:r w:rsidR="00F04E3E" w:rsidRPr="00C12427">
        <w:t>se decid</w:t>
      </w:r>
      <w:r w:rsidR="00DD2694" w:rsidRPr="00C12427">
        <w:t>o</w:t>
      </w:r>
      <w:r w:rsidR="00F04E3E" w:rsidRPr="00C12427">
        <w:t xml:space="preserve"> no continuar realizando </w:t>
      </w:r>
      <w:r w:rsidR="00FD2576" w:rsidRPr="00C12427">
        <w:t>más</w:t>
      </w:r>
      <w:r w:rsidR="00F04E3E" w:rsidRPr="00C12427">
        <w:t xml:space="preserve"> pruebas en TUM</w:t>
      </w:r>
      <w:r w:rsidR="00DD2694" w:rsidRPr="00C12427">
        <w:t xml:space="preserve"> </w:t>
      </w:r>
      <w:r w:rsidR="00F04E3E" w:rsidRPr="00C12427">
        <w:t>GA4</w:t>
      </w:r>
      <w:r w:rsidR="00897BB8" w:rsidRPr="00C12427">
        <w:t>.</w:t>
      </w:r>
    </w:p>
    <w:p w14:paraId="25A5FD22" w14:textId="77777777" w:rsidR="007A4ED5" w:rsidRDefault="007A4ED5" w:rsidP="00036B2C">
      <w:pPr>
        <w:rPr>
          <w:rFonts w:eastAsiaTheme="majorEastAsia"/>
        </w:rPr>
      </w:pPr>
    </w:p>
    <w:p w14:paraId="6BECD15F" w14:textId="77777777" w:rsidR="007A4ED5" w:rsidRDefault="007A4ED5" w:rsidP="00036B2C">
      <w:pPr>
        <w:rPr>
          <w:rFonts w:eastAsiaTheme="majorEastAsia"/>
        </w:rPr>
      </w:pPr>
    </w:p>
    <w:p w14:paraId="4E99517C" w14:textId="0280780E" w:rsidR="00F04E3E" w:rsidRDefault="00F04E3E" w:rsidP="00036B2C">
      <w:pPr>
        <w:rPr>
          <w:rFonts w:eastAsiaTheme="majorEastAsia"/>
        </w:rPr>
      </w:pPr>
      <w:r>
        <w:rPr>
          <w:rFonts w:eastAsiaTheme="majorEastAsia"/>
          <w:noProof/>
        </w:rPr>
        <w:lastRenderedPageBreak/>
        <w:drawing>
          <wp:inline distT="0" distB="0" distL="0" distR="0" wp14:anchorId="55A46E48" wp14:editId="0C71BD86">
            <wp:extent cx="5219700" cy="31718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19700" cy="3171825"/>
                    </a:xfrm>
                    <a:prstGeom prst="rect">
                      <a:avLst/>
                    </a:prstGeom>
                    <a:noFill/>
                    <a:ln>
                      <a:noFill/>
                    </a:ln>
                  </pic:spPr>
                </pic:pic>
              </a:graphicData>
            </a:graphic>
          </wp:inline>
        </w:drawing>
      </w:r>
    </w:p>
    <w:p w14:paraId="6AD7CF25" w14:textId="77777777" w:rsidR="00F04E3E" w:rsidRDefault="00F04E3E" w:rsidP="00036B2C">
      <w:pPr>
        <w:rPr>
          <w:rFonts w:eastAsiaTheme="majorEastAsia"/>
        </w:rPr>
      </w:pPr>
    </w:p>
    <w:p w14:paraId="4D43B50B" w14:textId="594922B3" w:rsidR="00036B2C" w:rsidRDefault="00F04E3E" w:rsidP="0064646C">
      <w:pPr>
        <w:pStyle w:val="Figuras"/>
        <w:rPr>
          <w:rFonts w:eastAsiaTheme="majorEastAsia"/>
        </w:rPr>
      </w:pPr>
      <w:bookmarkStart w:id="101" w:name="_Toc189756027"/>
      <w:r>
        <w:rPr>
          <w:rFonts w:eastAsiaTheme="majorEastAsia"/>
        </w:rPr>
        <w:t>Figura 1</w:t>
      </w:r>
      <w:r w:rsidR="0001629D">
        <w:rPr>
          <w:rFonts w:eastAsiaTheme="majorEastAsia"/>
        </w:rPr>
        <w:t>5</w:t>
      </w:r>
      <w:r w:rsidR="00036B2C">
        <w:rPr>
          <w:rFonts w:eastAsiaTheme="majorEastAsia"/>
        </w:rPr>
        <w:t xml:space="preserve">: </w:t>
      </w:r>
      <w:r>
        <w:rPr>
          <w:rFonts w:eastAsiaTheme="majorEastAsia"/>
        </w:rPr>
        <w:t>Gr</w:t>
      </w:r>
      <w:r w:rsidR="00DD2694">
        <w:rPr>
          <w:rFonts w:eastAsiaTheme="majorEastAsia"/>
        </w:rPr>
        <w:t>á</w:t>
      </w:r>
      <w:r>
        <w:rPr>
          <w:rFonts w:eastAsiaTheme="majorEastAsia"/>
        </w:rPr>
        <w:t>fico de Los Valores Reales y los Valores Pronosticados</w:t>
      </w:r>
      <w:r w:rsidR="00202082">
        <w:rPr>
          <w:rFonts w:eastAsiaTheme="majorEastAsia"/>
        </w:rPr>
        <w:t xml:space="preserve"> de la salida del modelo</w:t>
      </w:r>
      <w:r>
        <w:rPr>
          <w:rFonts w:eastAsiaTheme="majorEastAsia"/>
        </w:rPr>
        <w:t xml:space="preserve"> de una parte del conjunto de prueba </w:t>
      </w:r>
      <w:proofErr w:type="spellStart"/>
      <w:r>
        <w:rPr>
          <w:rFonts w:eastAsiaTheme="majorEastAsia"/>
        </w:rPr>
        <w:t>Y_test</w:t>
      </w:r>
      <w:proofErr w:type="spellEnd"/>
      <w:r>
        <w:rPr>
          <w:rFonts w:eastAsiaTheme="majorEastAsia"/>
        </w:rPr>
        <w:t>,</w:t>
      </w:r>
      <w:r w:rsidR="00897BB8" w:rsidRPr="00897BB8">
        <w:rPr>
          <w:rFonts w:eastAsiaTheme="majorEastAsia"/>
        </w:rPr>
        <w:t xml:space="preserve"> </w:t>
      </w:r>
      <w:r w:rsidR="00897BB8">
        <w:rPr>
          <w:rFonts w:eastAsiaTheme="majorEastAsia"/>
        </w:rPr>
        <w:t>de</w:t>
      </w:r>
      <w:r>
        <w:rPr>
          <w:rFonts w:eastAsiaTheme="majorEastAsia"/>
        </w:rPr>
        <w:t xml:space="preserve"> la prueba 6.</w:t>
      </w:r>
      <w:bookmarkEnd w:id="101"/>
    </w:p>
    <w:p w14:paraId="7CB75777" w14:textId="77777777" w:rsidR="00C12427" w:rsidRDefault="00C12427" w:rsidP="00C12427">
      <w:pPr>
        <w:pStyle w:val="Figuras"/>
        <w:jc w:val="both"/>
        <w:rPr>
          <w:rFonts w:eastAsiaTheme="majorEastAsia"/>
        </w:rPr>
      </w:pPr>
    </w:p>
    <w:p w14:paraId="20A36A37" w14:textId="2B927BC8" w:rsidR="00C12427" w:rsidRPr="00C12427" w:rsidRDefault="00C12427" w:rsidP="00C12427">
      <w:pPr>
        <w:jc w:val="both"/>
      </w:pPr>
      <w:r w:rsidRPr="00C12427">
        <w:t>En la figura 14 se puede observar que el modelo es capaz de pronosticar tendencia, comenzando en valore</w:t>
      </w:r>
      <w:r>
        <w:t>s</w:t>
      </w:r>
      <w:r w:rsidRPr="00C12427">
        <w:t xml:space="preserve"> bajos y subiendo hasta los valores medios de los picos.</w:t>
      </w:r>
    </w:p>
    <w:p w14:paraId="7010C63D" w14:textId="5B3592AD" w:rsidR="004C6CA9" w:rsidRDefault="004C6CA9">
      <w:pPr>
        <w:spacing w:after="160" w:line="259" w:lineRule="auto"/>
        <w:rPr>
          <w:rFonts w:eastAsiaTheme="majorEastAsia"/>
        </w:rPr>
      </w:pPr>
      <w:r>
        <w:rPr>
          <w:rFonts w:eastAsiaTheme="majorEastAsia"/>
        </w:rPr>
        <w:br w:type="page"/>
      </w:r>
    </w:p>
    <w:p w14:paraId="4BE1E378" w14:textId="4495CFB5" w:rsidR="00036B2C" w:rsidRDefault="00FA1763" w:rsidP="00D115C2">
      <w:pPr>
        <w:pStyle w:val="Ttulo3"/>
      </w:pPr>
      <w:bookmarkStart w:id="102" w:name="_Toc189755982"/>
      <w:r w:rsidRPr="00FA1763">
        <w:lastRenderedPageBreak/>
        <w:t>4.</w:t>
      </w:r>
      <w:r w:rsidR="008E278A">
        <w:t>5.9</w:t>
      </w:r>
      <w:r w:rsidR="00E847F3">
        <w:t xml:space="preserve"> Pruebas </w:t>
      </w:r>
      <w:r w:rsidR="00D115C2">
        <w:t>Modelos de Editorial Universitaria</w:t>
      </w:r>
      <w:r w:rsidR="00E847F3">
        <w:t xml:space="preserve"> GA4</w:t>
      </w:r>
      <w:bookmarkEnd w:id="102"/>
    </w:p>
    <w:p w14:paraId="28FA4BCB" w14:textId="77777777" w:rsidR="007250B8" w:rsidRPr="007250B8" w:rsidRDefault="007250B8" w:rsidP="007250B8"/>
    <w:p w14:paraId="7A6F5BFB" w14:textId="2E88189A" w:rsidR="004815D9" w:rsidRDefault="00E847F3" w:rsidP="00897BB8">
      <w:pPr>
        <w:jc w:val="both"/>
        <w:rPr>
          <w:rFonts w:eastAsiaTheme="majorEastAsia"/>
        </w:rPr>
      </w:pPr>
      <w:r>
        <w:rPr>
          <w:rFonts w:eastAsiaTheme="majorEastAsia"/>
        </w:rPr>
        <w:t>Se procedió a reentrenar</w:t>
      </w:r>
      <w:r w:rsidR="00897BB8">
        <w:rPr>
          <w:rFonts w:eastAsiaTheme="majorEastAsia"/>
        </w:rPr>
        <w:t xml:space="preserve"> por 500 épocas</w:t>
      </w:r>
      <w:r>
        <w:rPr>
          <w:rFonts w:eastAsiaTheme="majorEastAsia"/>
        </w:rPr>
        <w:t xml:space="preserve"> </w:t>
      </w:r>
      <w:r w:rsidR="00D93315">
        <w:rPr>
          <w:rFonts w:eastAsiaTheme="majorEastAsia"/>
        </w:rPr>
        <w:t xml:space="preserve">el mejor modelo de </w:t>
      </w:r>
      <w:r w:rsidR="009C1EFE">
        <w:rPr>
          <w:rFonts w:eastAsiaTheme="majorEastAsia"/>
        </w:rPr>
        <w:t xml:space="preserve">TUM </w:t>
      </w:r>
      <w:proofErr w:type="spellStart"/>
      <w:r w:rsidR="00D93315">
        <w:rPr>
          <w:rFonts w:eastAsiaTheme="majorEastAsia"/>
        </w:rPr>
        <w:t>Transmedia</w:t>
      </w:r>
      <w:proofErr w:type="spellEnd"/>
      <w:r w:rsidR="00D93315">
        <w:rPr>
          <w:rFonts w:eastAsiaTheme="majorEastAsia"/>
        </w:rPr>
        <w:t xml:space="preserve"> UA con los datos de</w:t>
      </w:r>
      <w:r w:rsidR="00D93315" w:rsidRPr="00803ACC">
        <w:rPr>
          <w:rFonts w:eastAsiaTheme="majorEastAsia"/>
        </w:rPr>
        <w:t xml:space="preserve"> </w:t>
      </w:r>
      <w:r w:rsidR="00D93315">
        <w:rPr>
          <w:rFonts w:eastAsiaTheme="majorEastAsia"/>
        </w:rPr>
        <w:t>Editorial Universitaria GA4 y también se reentrenó</w:t>
      </w:r>
      <w:r w:rsidR="00897BB8">
        <w:rPr>
          <w:rFonts w:eastAsiaTheme="majorEastAsia"/>
        </w:rPr>
        <w:t xml:space="preserve"> por 500 épocas</w:t>
      </w:r>
      <w:r w:rsidR="00D93315">
        <w:rPr>
          <w:rFonts w:eastAsiaTheme="majorEastAsia"/>
        </w:rPr>
        <w:t xml:space="preserve"> </w:t>
      </w:r>
      <w:r>
        <w:rPr>
          <w:rFonts w:eastAsiaTheme="majorEastAsia"/>
        </w:rPr>
        <w:t>el mejor modelo</w:t>
      </w:r>
      <w:r w:rsidR="00036B2C">
        <w:rPr>
          <w:rFonts w:eastAsiaTheme="majorEastAsia"/>
        </w:rPr>
        <w:t xml:space="preserve"> de Editorial Universitaria UA con los datos de</w:t>
      </w:r>
      <w:r w:rsidR="00036B2C" w:rsidRPr="00803ACC">
        <w:rPr>
          <w:rFonts w:eastAsiaTheme="majorEastAsia"/>
        </w:rPr>
        <w:t xml:space="preserve"> </w:t>
      </w:r>
      <w:r w:rsidR="00036B2C">
        <w:rPr>
          <w:rFonts w:eastAsiaTheme="majorEastAsia"/>
        </w:rPr>
        <w:t>Editorial Universitaria GA4.</w:t>
      </w:r>
    </w:p>
    <w:p w14:paraId="5554958E" w14:textId="77777777" w:rsidR="007250B8" w:rsidRDefault="007250B8" w:rsidP="00897BB8">
      <w:pPr>
        <w:jc w:val="both"/>
        <w:rPr>
          <w:rFonts w:eastAsiaTheme="majorEastAsia"/>
        </w:rPr>
      </w:pPr>
    </w:p>
    <w:tbl>
      <w:tblPr>
        <w:tblStyle w:val="Tablaconcuadrcula"/>
        <w:tblW w:w="7769" w:type="dxa"/>
        <w:tblInd w:w="-5" w:type="dxa"/>
        <w:tblLayout w:type="fixed"/>
        <w:tblLook w:val="04A0" w:firstRow="1" w:lastRow="0" w:firstColumn="1" w:lastColumn="0" w:noHBand="0" w:noVBand="1"/>
      </w:tblPr>
      <w:tblGrid>
        <w:gridCol w:w="657"/>
        <w:gridCol w:w="1778"/>
        <w:gridCol w:w="1778"/>
        <w:gridCol w:w="1778"/>
        <w:gridCol w:w="1778"/>
      </w:tblGrid>
      <w:tr w:rsidR="00D93315" w14:paraId="4F976849" w14:textId="77777777" w:rsidTr="00CB5FDE">
        <w:trPr>
          <w:trHeight w:val="365"/>
        </w:trPr>
        <w:tc>
          <w:tcPr>
            <w:tcW w:w="657" w:type="dxa"/>
          </w:tcPr>
          <w:p w14:paraId="7022BA48" w14:textId="77777777" w:rsidR="00D93315" w:rsidRDefault="00D93315" w:rsidP="00CB5FDE">
            <w:r>
              <w:t>#</w:t>
            </w:r>
          </w:p>
        </w:tc>
        <w:tc>
          <w:tcPr>
            <w:tcW w:w="1778" w:type="dxa"/>
          </w:tcPr>
          <w:p w14:paraId="7F514BA5" w14:textId="77777777" w:rsidR="00D93315" w:rsidRDefault="00D93315" w:rsidP="00CB5FDE">
            <w:r>
              <w:t>Modelo</w:t>
            </w:r>
          </w:p>
        </w:tc>
        <w:tc>
          <w:tcPr>
            <w:tcW w:w="1778" w:type="dxa"/>
          </w:tcPr>
          <w:p w14:paraId="6CD003EE" w14:textId="77777777" w:rsidR="00D93315" w:rsidRDefault="00D93315" w:rsidP="00CB5FDE">
            <w:r>
              <w:t>MAE</w:t>
            </w:r>
          </w:p>
        </w:tc>
        <w:tc>
          <w:tcPr>
            <w:tcW w:w="1778" w:type="dxa"/>
          </w:tcPr>
          <w:p w14:paraId="0333BF92" w14:textId="77777777" w:rsidR="00D93315" w:rsidRDefault="00D93315" w:rsidP="00CB5FDE">
            <w:r>
              <w:t>SMAPE</w:t>
            </w:r>
          </w:p>
        </w:tc>
        <w:tc>
          <w:tcPr>
            <w:tcW w:w="1778" w:type="dxa"/>
          </w:tcPr>
          <w:p w14:paraId="7348EC1F" w14:textId="77777777" w:rsidR="00D93315" w:rsidRDefault="00D93315" w:rsidP="00CB5FDE">
            <w:r>
              <w:t>RMSE</w:t>
            </w:r>
          </w:p>
        </w:tc>
      </w:tr>
      <w:tr w:rsidR="00D93315" w:rsidRPr="0076189B" w14:paraId="26788CBF" w14:textId="77777777" w:rsidTr="00CB5FDE">
        <w:trPr>
          <w:trHeight w:val="628"/>
        </w:trPr>
        <w:tc>
          <w:tcPr>
            <w:tcW w:w="657" w:type="dxa"/>
          </w:tcPr>
          <w:p w14:paraId="7E888F35" w14:textId="21CAEC30" w:rsidR="00D93315" w:rsidRPr="00385995" w:rsidRDefault="00D93315" w:rsidP="00CB5FDE">
            <w:r>
              <w:t>7</w:t>
            </w:r>
          </w:p>
        </w:tc>
        <w:tc>
          <w:tcPr>
            <w:tcW w:w="1778" w:type="dxa"/>
          </w:tcPr>
          <w:p w14:paraId="57EAEA86" w14:textId="77777777" w:rsidR="00D93315" w:rsidRPr="00385995" w:rsidRDefault="00D93315" w:rsidP="00CB5FDE">
            <w:r>
              <w:t>El mejor modelo de TUM UA</w:t>
            </w:r>
          </w:p>
        </w:tc>
        <w:tc>
          <w:tcPr>
            <w:tcW w:w="1778" w:type="dxa"/>
          </w:tcPr>
          <w:p w14:paraId="6A3403B3" w14:textId="029FC04E" w:rsidR="00D93315" w:rsidRPr="00385995" w:rsidRDefault="00D93315" w:rsidP="00D93315">
            <w:r w:rsidRPr="00EB6374">
              <w:t>89.944642857</w:t>
            </w:r>
          </w:p>
        </w:tc>
        <w:tc>
          <w:tcPr>
            <w:tcW w:w="1778" w:type="dxa"/>
          </w:tcPr>
          <w:p w14:paraId="20DCFF0A" w14:textId="26F0E577" w:rsidR="00D93315" w:rsidRPr="00EB6374" w:rsidRDefault="00D93315" w:rsidP="00D93315">
            <w:r w:rsidRPr="00EB6374">
              <w:t>0.9568072360</w:t>
            </w:r>
          </w:p>
          <w:p w14:paraId="687ECEE1" w14:textId="14A1DE62" w:rsidR="00D93315" w:rsidRPr="007A4ED5" w:rsidRDefault="00D93315" w:rsidP="00CB5FDE"/>
          <w:p w14:paraId="63D37A4F" w14:textId="77777777" w:rsidR="00D93315" w:rsidRPr="00385995" w:rsidRDefault="00D93315" w:rsidP="00CB5FDE"/>
        </w:tc>
        <w:tc>
          <w:tcPr>
            <w:tcW w:w="1778" w:type="dxa"/>
          </w:tcPr>
          <w:p w14:paraId="43080A1B" w14:textId="6F22D922" w:rsidR="00D93315" w:rsidRPr="0076189B" w:rsidRDefault="00D93315" w:rsidP="00CB5FDE">
            <w:r w:rsidRPr="00EB6374">
              <w:t>129.76339273</w:t>
            </w:r>
          </w:p>
        </w:tc>
      </w:tr>
      <w:tr w:rsidR="00D93315" w:rsidRPr="0076189B" w14:paraId="5F4A2625" w14:textId="77777777" w:rsidTr="00CB5FDE">
        <w:trPr>
          <w:trHeight w:val="628"/>
        </w:trPr>
        <w:tc>
          <w:tcPr>
            <w:tcW w:w="657" w:type="dxa"/>
          </w:tcPr>
          <w:p w14:paraId="5E2E1A88" w14:textId="45A11B0C" w:rsidR="00D93315" w:rsidRDefault="00D93315" w:rsidP="00D93315">
            <w:r>
              <w:t>8</w:t>
            </w:r>
          </w:p>
        </w:tc>
        <w:tc>
          <w:tcPr>
            <w:tcW w:w="1778" w:type="dxa"/>
          </w:tcPr>
          <w:p w14:paraId="29BCCEBD" w14:textId="091A05F8" w:rsidR="00D93315" w:rsidRDefault="00D93315" w:rsidP="00D93315">
            <w:r>
              <w:t xml:space="preserve">El mejor modelo de </w:t>
            </w:r>
            <w:r w:rsidRPr="00EB6374">
              <w:t xml:space="preserve">Editorial </w:t>
            </w:r>
            <w:r>
              <w:t>UA</w:t>
            </w:r>
          </w:p>
        </w:tc>
        <w:tc>
          <w:tcPr>
            <w:tcW w:w="1778" w:type="dxa"/>
          </w:tcPr>
          <w:p w14:paraId="5CD4DB4B" w14:textId="6CEDA269" w:rsidR="00EE2C52" w:rsidRPr="00EB6374" w:rsidRDefault="00EE2C52" w:rsidP="00EE2C52">
            <w:r w:rsidRPr="00EB6374">
              <w:t>71.077976190</w:t>
            </w:r>
          </w:p>
          <w:p w14:paraId="4B5401C0" w14:textId="77777777" w:rsidR="00D93315" w:rsidRDefault="00D93315" w:rsidP="00D93315"/>
        </w:tc>
        <w:tc>
          <w:tcPr>
            <w:tcW w:w="1778" w:type="dxa"/>
          </w:tcPr>
          <w:p w14:paraId="70D3FB76" w14:textId="7FEEFA36" w:rsidR="00D93315" w:rsidRPr="007A4ED5" w:rsidRDefault="00EE2C52" w:rsidP="00EE2C52">
            <w:r w:rsidRPr="00EB6374">
              <w:t>0.6042800485</w:t>
            </w:r>
          </w:p>
        </w:tc>
        <w:tc>
          <w:tcPr>
            <w:tcW w:w="1778" w:type="dxa"/>
          </w:tcPr>
          <w:p w14:paraId="0F62E078" w14:textId="04AC7EF4" w:rsidR="00D93315" w:rsidRPr="007A4ED5" w:rsidRDefault="00EB6374" w:rsidP="00EB6374">
            <w:r w:rsidRPr="00EB6374">
              <w:t>104.79610588</w:t>
            </w:r>
          </w:p>
        </w:tc>
      </w:tr>
    </w:tbl>
    <w:p w14:paraId="6A346E19" w14:textId="2EAD67E9" w:rsidR="00EB6374" w:rsidRDefault="00EB6374" w:rsidP="00417A28">
      <w:pPr>
        <w:pStyle w:val="Tablas"/>
      </w:pPr>
      <w:bookmarkStart w:id="103" w:name="_Toc189756004"/>
      <w:r>
        <w:t>Tabla 14</w:t>
      </w:r>
      <w:r w:rsidR="00D93315">
        <w:t xml:space="preserve"> </w:t>
      </w:r>
      <w:r w:rsidR="00DD2694">
        <w:t xml:space="preserve">Rendimientos de los Modelos de las </w:t>
      </w:r>
      <w:r w:rsidR="00D93315">
        <w:t>Pruebas Número 7 y 8</w:t>
      </w:r>
      <w:bookmarkEnd w:id="103"/>
    </w:p>
    <w:p w14:paraId="43916F71" w14:textId="77777777" w:rsidR="00D85E9E" w:rsidRDefault="00D85E9E" w:rsidP="003F69E0">
      <w:pPr>
        <w:jc w:val="center"/>
      </w:pPr>
    </w:p>
    <w:p w14:paraId="3D6D251B" w14:textId="6D3DE482" w:rsidR="00D85E9E" w:rsidRDefault="00D85E9E" w:rsidP="00D85E9E">
      <w:pPr>
        <w:jc w:val="both"/>
      </w:pPr>
      <w:r>
        <w:t>La tabla 14 resume las 2 pruebas realizadas con los datos de Editorial Universitaria GA4, donde el mejor modelo es el que corresponde a la prueba 8.</w:t>
      </w:r>
    </w:p>
    <w:p w14:paraId="3AB6EB23" w14:textId="77777777" w:rsidR="00EB6374" w:rsidRDefault="00EB6374" w:rsidP="00EB6374"/>
    <w:p w14:paraId="16677BC1" w14:textId="39ECB39E" w:rsidR="00EB6374" w:rsidRDefault="00EB6374" w:rsidP="00EB6374">
      <w:r>
        <w:rPr>
          <w:noProof/>
        </w:rPr>
        <w:lastRenderedPageBreak/>
        <w:drawing>
          <wp:inline distT="0" distB="0" distL="0" distR="0" wp14:anchorId="350F9C5F" wp14:editId="7BA9BE0B">
            <wp:extent cx="5210175" cy="31432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10175" cy="3143250"/>
                    </a:xfrm>
                    <a:prstGeom prst="rect">
                      <a:avLst/>
                    </a:prstGeom>
                    <a:noFill/>
                    <a:ln>
                      <a:noFill/>
                    </a:ln>
                  </pic:spPr>
                </pic:pic>
              </a:graphicData>
            </a:graphic>
          </wp:inline>
        </w:drawing>
      </w:r>
    </w:p>
    <w:p w14:paraId="1B034D05" w14:textId="77777777" w:rsidR="00EB6374" w:rsidRDefault="00EB6374" w:rsidP="00EB6374"/>
    <w:p w14:paraId="68AE6B3E" w14:textId="525A87AF" w:rsidR="00EB6374" w:rsidRDefault="0001629D" w:rsidP="0064646C">
      <w:pPr>
        <w:pStyle w:val="Figuras"/>
        <w:rPr>
          <w:rFonts w:eastAsiaTheme="majorEastAsia"/>
        </w:rPr>
      </w:pPr>
      <w:bookmarkStart w:id="104" w:name="_Toc189756028"/>
      <w:r>
        <w:rPr>
          <w:rFonts w:eastAsiaTheme="majorEastAsia"/>
        </w:rPr>
        <w:t>Figura 16</w:t>
      </w:r>
      <w:r w:rsidR="00EB6374">
        <w:rPr>
          <w:rFonts w:eastAsiaTheme="majorEastAsia"/>
        </w:rPr>
        <w:t>: Gr</w:t>
      </w:r>
      <w:r w:rsidR="00C16BD9">
        <w:rPr>
          <w:rFonts w:eastAsiaTheme="majorEastAsia"/>
        </w:rPr>
        <w:t>á</w:t>
      </w:r>
      <w:r w:rsidR="00EB6374">
        <w:rPr>
          <w:rFonts w:eastAsiaTheme="majorEastAsia"/>
        </w:rPr>
        <w:t>fico de Los Valores Reales y los Valores Pronosticados</w:t>
      </w:r>
      <w:r w:rsidR="00202082">
        <w:rPr>
          <w:rFonts w:eastAsiaTheme="majorEastAsia"/>
        </w:rPr>
        <w:t xml:space="preserve"> de la salida del modelo</w:t>
      </w:r>
      <w:r w:rsidR="00EB6374">
        <w:rPr>
          <w:rFonts w:eastAsiaTheme="majorEastAsia"/>
        </w:rPr>
        <w:t xml:space="preserve"> de una parte del conjunto de prueba </w:t>
      </w:r>
      <w:proofErr w:type="spellStart"/>
      <w:r w:rsidR="00EB6374">
        <w:rPr>
          <w:rFonts w:eastAsiaTheme="majorEastAsia"/>
        </w:rPr>
        <w:t>Y_test</w:t>
      </w:r>
      <w:proofErr w:type="spellEnd"/>
      <w:r w:rsidR="00DD2694">
        <w:rPr>
          <w:rFonts w:eastAsiaTheme="majorEastAsia"/>
        </w:rPr>
        <w:t xml:space="preserve"> de</w:t>
      </w:r>
      <w:r w:rsidR="00EB6374">
        <w:rPr>
          <w:rFonts w:eastAsiaTheme="majorEastAsia"/>
        </w:rPr>
        <w:t xml:space="preserve"> </w:t>
      </w:r>
      <w:r w:rsidR="00202082">
        <w:rPr>
          <w:rFonts w:eastAsiaTheme="majorEastAsia"/>
        </w:rPr>
        <w:t>l</w:t>
      </w:r>
      <w:r w:rsidR="00EB6374">
        <w:rPr>
          <w:rFonts w:eastAsiaTheme="majorEastAsia"/>
        </w:rPr>
        <w:t xml:space="preserve">a prueba </w:t>
      </w:r>
      <w:r w:rsidR="00C16BD9">
        <w:rPr>
          <w:rFonts w:eastAsiaTheme="majorEastAsia"/>
        </w:rPr>
        <w:t>7</w:t>
      </w:r>
      <w:r w:rsidR="00EB6374">
        <w:rPr>
          <w:rFonts w:eastAsiaTheme="majorEastAsia"/>
        </w:rPr>
        <w:t>.</w:t>
      </w:r>
      <w:bookmarkEnd w:id="104"/>
    </w:p>
    <w:p w14:paraId="6E4F2C04" w14:textId="77777777" w:rsidR="00C16BD9" w:rsidRDefault="00C16BD9" w:rsidP="00C16BD9">
      <w:r>
        <w:rPr>
          <w:noProof/>
        </w:rPr>
        <w:drawing>
          <wp:inline distT="0" distB="0" distL="0" distR="0" wp14:anchorId="41410F6E" wp14:editId="77F9BCE2">
            <wp:extent cx="5219700" cy="31813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19700" cy="3181350"/>
                    </a:xfrm>
                    <a:prstGeom prst="rect">
                      <a:avLst/>
                    </a:prstGeom>
                    <a:noFill/>
                    <a:ln>
                      <a:noFill/>
                    </a:ln>
                  </pic:spPr>
                </pic:pic>
              </a:graphicData>
            </a:graphic>
          </wp:inline>
        </w:drawing>
      </w:r>
    </w:p>
    <w:p w14:paraId="6E587655" w14:textId="77777777" w:rsidR="00C16BD9" w:rsidRDefault="00C16BD9" w:rsidP="00C16BD9"/>
    <w:p w14:paraId="52C095D6" w14:textId="7B9DA8A9" w:rsidR="00C16BD9" w:rsidRDefault="0001629D" w:rsidP="0064646C">
      <w:pPr>
        <w:pStyle w:val="Figuras"/>
        <w:rPr>
          <w:rFonts w:eastAsiaTheme="majorEastAsia"/>
        </w:rPr>
      </w:pPr>
      <w:bookmarkStart w:id="105" w:name="_Toc189756029"/>
      <w:r>
        <w:rPr>
          <w:rFonts w:eastAsiaTheme="majorEastAsia"/>
        </w:rPr>
        <w:t>Figura 17</w:t>
      </w:r>
      <w:r w:rsidR="00DD2694">
        <w:rPr>
          <w:rFonts w:eastAsiaTheme="majorEastAsia"/>
        </w:rPr>
        <w:t>: Grá</w:t>
      </w:r>
      <w:r w:rsidR="00C16BD9">
        <w:rPr>
          <w:rFonts w:eastAsiaTheme="majorEastAsia"/>
        </w:rPr>
        <w:t>fico de Los Valores Reales y los Valores Pronosticados</w:t>
      </w:r>
      <w:r w:rsidR="00202082" w:rsidRPr="00202082">
        <w:rPr>
          <w:rFonts w:eastAsiaTheme="majorEastAsia"/>
        </w:rPr>
        <w:t xml:space="preserve"> </w:t>
      </w:r>
      <w:r w:rsidR="00202082">
        <w:rPr>
          <w:rFonts w:eastAsiaTheme="majorEastAsia"/>
        </w:rPr>
        <w:t>de la salida del modelo</w:t>
      </w:r>
      <w:r w:rsidR="00C16BD9">
        <w:rPr>
          <w:rFonts w:eastAsiaTheme="majorEastAsia"/>
        </w:rPr>
        <w:t xml:space="preserve"> de una parte del conjunto de prueba </w:t>
      </w:r>
      <w:proofErr w:type="spellStart"/>
      <w:r w:rsidR="00C16BD9">
        <w:rPr>
          <w:rFonts w:eastAsiaTheme="majorEastAsia"/>
        </w:rPr>
        <w:t>Y_test</w:t>
      </w:r>
      <w:proofErr w:type="spellEnd"/>
      <w:r w:rsidR="00C16BD9">
        <w:rPr>
          <w:rFonts w:eastAsiaTheme="majorEastAsia"/>
        </w:rPr>
        <w:t>,</w:t>
      </w:r>
      <w:r w:rsidR="00897BB8">
        <w:rPr>
          <w:rFonts w:eastAsiaTheme="majorEastAsia"/>
        </w:rPr>
        <w:t xml:space="preserve"> de </w:t>
      </w:r>
      <w:r w:rsidR="00C16BD9">
        <w:rPr>
          <w:rFonts w:eastAsiaTheme="majorEastAsia"/>
        </w:rPr>
        <w:t xml:space="preserve">la prueba </w:t>
      </w:r>
      <w:r w:rsidR="002D5045">
        <w:rPr>
          <w:rFonts w:eastAsiaTheme="majorEastAsia"/>
        </w:rPr>
        <w:t>8</w:t>
      </w:r>
      <w:r w:rsidR="00C16BD9">
        <w:rPr>
          <w:rFonts w:eastAsiaTheme="majorEastAsia"/>
        </w:rPr>
        <w:t>.</w:t>
      </w:r>
      <w:bookmarkEnd w:id="105"/>
    </w:p>
    <w:p w14:paraId="4669CA4A" w14:textId="77777777" w:rsidR="00C16BD9" w:rsidRDefault="00C16BD9" w:rsidP="00883FE8"/>
    <w:p w14:paraId="5DE2AB19" w14:textId="07C30B36" w:rsidR="00736D7C" w:rsidRDefault="00D85E9E" w:rsidP="00897BB8">
      <w:pPr>
        <w:jc w:val="both"/>
      </w:pPr>
      <w:r>
        <w:t xml:space="preserve">Visualmente </w:t>
      </w:r>
      <w:r w:rsidR="00C16BD9">
        <w:t>se puede ver en la figura 12 que el modelo de la prueb</w:t>
      </w:r>
      <w:r>
        <w:t xml:space="preserve">a 7 se adapta mejor al </w:t>
      </w:r>
      <w:r w:rsidR="002D5045">
        <w:t>acer</w:t>
      </w:r>
      <w:r>
        <w:t>tar</w:t>
      </w:r>
      <w:r w:rsidR="002D5045">
        <w:t xml:space="preserve"> el pico más potente</w:t>
      </w:r>
      <w:r w:rsidR="002E2A3D">
        <w:t>, es decir este modelo es capaz de pronosticar tendencia</w:t>
      </w:r>
      <w:r w:rsidR="002D5045">
        <w:t xml:space="preserve">, sin embargo, </w:t>
      </w:r>
      <w:r w:rsidR="00C16BD9">
        <w:t>el modelo</w:t>
      </w:r>
      <w:r>
        <w:t xml:space="preserve"> de la prueba</w:t>
      </w:r>
      <w:r w:rsidR="00C16BD9">
        <w:t xml:space="preserve"> 8 como se puede ver en la figura 13 tiene una salida que está más cerca de una mayor cantidad de puntos</w:t>
      </w:r>
      <w:r w:rsidR="002D5045">
        <w:t xml:space="preserve"> de datos</w:t>
      </w:r>
      <w:r w:rsidR="00C16BD9">
        <w:t xml:space="preserve">, esto </w:t>
      </w:r>
      <w:r w:rsidR="002D5045">
        <w:t>de acuerdo al error medio absoluto y las otras métricas</w:t>
      </w:r>
      <w:r w:rsidR="00001DC2">
        <w:t xml:space="preserve">, esto se explica en  </w:t>
      </w:r>
      <w:r w:rsidR="00001DC2">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001DC2">
        <w:fldChar w:fldCharType="separate"/>
      </w:r>
      <w:r w:rsidR="00FB28D7" w:rsidRPr="00FB28D7">
        <w:rPr>
          <w:noProof/>
        </w:rPr>
        <w:t>[7]</w:t>
      </w:r>
      <w:r w:rsidR="00001DC2">
        <w:fldChar w:fldCharType="end"/>
      </w:r>
      <w:r w:rsidR="00001DC2">
        <w:t xml:space="preserve"> donde menciona que los modelos no con capaces de predecir picos, esto debido a que es un comportamiento impredecible proveniente de que los visitantes de las páginas web son humanos y tienen sus formas propias de actuar </w:t>
      </w:r>
      <w:r w:rsidR="00001DC2">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001DC2">
        <w:fldChar w:fldCharType="separate"/>
      </w:r>
      <w:r w:rsidR="00FB28D7" w:rsidRPr="00FB28D7">
        <w:rPr>
          <w:noProof/>
        </w:rPr>
        <w:t>[7]</w:t>
      </w:r>
      <w:r w:rsidR="00001DC2">
        <w:fldChar w:fldCharType="end"/>
      </w:r>
      <w:r w:rsidR="002E2A3D">
        <w:t>, en este caso el modelo de la prueba 8 es más un modelo de pronóstico de media, que de tendencia, y el modelo de la prueba 7 es más un modelo de pronóstico de tendencia</w:t>
      </w:r>
      <w:r w:rsidR="00001DC2">
        <w:t>.</w:t>
      </w:r>
    </w:p>
    <w:p w14:paraId="52E5C388" w14:textId="77777777" w:rsidR="00965A6F" w:rsidRDefault="00965A6F" w:rsidP="00897BB8">
      <w:pPr>
        <w:jc w:val="both"/>
      </w:pPr>
    </w:p>
    <w:p w14:paraId="3513CA99" w14:textId="49A77FBB" w:rsidR="002E2A3D" w:rsidRDefault="00965A6F" w:rsidP="00965A6F">
      <w:pPr>
        <w:pStyle w:val="Ttulo3"/>
      </w:pPr>
      <w:bookmarkStart w:id="106" w:name="_Toc189755983"/>
      <w:r w:rsidRPr="00FA1763">
        <w:t>4.</w:t>
      </w:r>
      <w:r w:rsidR="0062228A">
        <w:t>5</w:t>
      </w:r>
      <w:r>
        <w:t>.1</w:t>
      </w:r>
      <w:r w:rsidR="0062228A">
        <w:t>0</w:t>
      </w:r>
      <w:r>
        <w:t xml:space="preserve"> Resumen Pruebas de Modelos</w:t>
      </w:r>
      <w:bookmarkEnd w:id="106"/>
      <w:r>
        <w:t xml:space="preserve"> </w:t>
      </w:r>
    </w:p>
    <w:p w14:paraId="071510D2" w14:textId="3186DD10" w:rsidR="00965A6F" w:rsidRDefault="00965A6F" w:rsidP="00965A6F">
      <w:pPr>
        <w:jc w:val="both"/>
      </w:pPr>
      <w:r>
        <w:t xml:space="preserve">Para la página web de </w:t>
      </w:r>
      <w:r>
        <w:rPr>
          <w:rFonts w:eastAsiaTheme="majorEastAsia"/>
        </w:rPr>
        <w:t xml:space="preserve">TUM </w:t>
      </w:r>
      <w:proofErr w:type="spellStart"/>
      <w:r>
        <w:t>Transmedia</w:t>
      </w:r>
      <w:proofErr w:type="spellEnd"/>
      <w:r>
        <w:t xml:space="preserve">, el mejor modelo con los datos de UA tiene un MAE de </w:t>
      </w:r>
      <w:r w:rsidRPr="00CB5FDE">
        <w:t>11</w:t>
      </w:r>
      <w:r>
        <w:t xml:space="preserve">, mientras que el mejor modelo en el documento científico </w:t>
      </w:r>
      <w:r>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fldChar w:fldCharType="separate"/>
      </w:r>
      <w:r w:rsidRPr="00FB28D7">
        <w:rPr>
          <w:noProof/>
        </w:rPr>
        <w:t>[7]</w:t>
      </w:r>
      <w:r>
        <w:fldChar w:fldCharType="end"/>
      </w:r>
      <w:r>
        <w:t xml:space="preserve"> donde se pronostican páginas web de Wikipedia, tiene un MAE de 17 sobre el </w:t>
      </w:r>
      <w:proofErr w:type="spellStart"/>
      <w:r w:rsidRPr="00386AF5">
        <w:rPr>
          <w:i/>
        </w:rPr>
        <w:t>dataset</w:t>
      </w:r>
      <w:proofErr w:type="spellEnd"/>
      <w:r>
        <w:t xml:space="preserve"> de idioma chino de Wikipedia, dado que menores números de MAE se traducen en un mejores resultados, concluyo que es un buen resultado el rendimiento del modelo obtenido para </w:t>
      </w:r>
      <w:r>
        <w:rPr>
          <w:rFonts w:eastAsiaTheme="majorEastAsia"/>
        </w:rPr>
        <w:t xml:space="preserve">TUM </w:t>
      </w:r>
      <w:proofErr w:type="spellStart"/>
      <w:r>
        <w:t>Transmedia</w:t>
      </w:r>
      <w:proofErr w:type="spellEnd"/>
      <w:r>
        <w:t xml:space="preserve"> UA.</w:t>
      </w:r>
    </w:p>
    <w:p w14:paraId="3353D557" w14:textId="7672C1B2" w:rsidR="00965A6F" w:rsidRDefault="00965A6F" w:rsidP="00965A6F">
      <w:pPr>
        <w:jc w:val="both"/>
      </w:pPr>
      <w:r>
        <w:t xml:space="preserve">Para la página web de la Editorial Universitaria UA tenemos el mejor modelo generado, este modelo tiene un MAE de </w:t>
      </w:r>
      <w:r w:rsidRPr="000476E1">
        <w:t>81</w:t>
      </w:r>
      <w:r>
        <w:t xml:space="preserve">, en el documento científico </w:t>
      </w:r>
      <w:r>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fldChar w:fldCharType="separate"/>
      </w:r>
      <w:r w:rsidRPr="00FB28D7">
        <w:rPr>
          <w:noProof/>
        </w:rPr>
        <w:t>[7]</w:t>
      </w:r>
      <w:r>
        <w:fldChar w:fldCharType="end"/>
      </w:r>
      <w:r>
        <w:t xml:space="preserve"> se menciona que un buen rendimiento es un MAE por debajo de 30, lo cual para este conjunto de datos no se ha podido obtener.</w:t>
      </w:r>
    </w:p>
    <w:p w14:paraId="674A9B15" w14:textId="010F2987" w:rsidR="00965A6F" w:rsidRDefault="00965A6F" w:rsidP="00965A6F">
      <w:r>
        <w:t xml:space="preserve">Durante el desarrollo de la tesis hubo un suceso inesperado, y este fue el cambio de  la forma de registrar el tráfico web desde la propiedad Universal </w:t>
      </w:r>
      <w:proofErr w:type="spellStart"/>
      <w:r>
        <w:t>Analytics</w:t>
      </w:r>
      <w:proofErr w:type="spellEnd"/>
      <w:r>
        <w:t xml:space="preserve"> a Google </w:t>
      </w:r>
      <w:proofErr w:type="spellStart"/>
      <w:r>
        <w:t>Analytics</w:t>
      </w:r>
      <w:proofErr w:type="spellEnd"/>
      <w:r>
        <w:t xml:space="preserve"> 4 </w:t>
      </w:r>
      <w:r>
        <w:fldChar w:fldCharType="begin" w:fldLock="1"/>
      </w:r>
      <w:r w:rsidR="00CB38B5">
        <w:instrText>ADDIN CSL_CITATION {"citationItems":[{"id":"ITEM-1","itemData":{"URL":"https://support.google.com/analytics/answer/9964640","accessed":{"date-parts":[["2024","2","10"]]},"author":[{"dropping-particle":"","family":"Google Lcc","given":"","non-dropping-particle":"","parse-names":false,"suffix":""}],"id":"ITEM-1","issued":{"date-parts":[["0"]]},"title":"[UA→GA4] Diferencias entre los datos de Universal Analytics y Google Analytics 4","type":"webpage"},"uris":["http://www.mendeley.com/documents/?uuid=6a616f3f-534c-4a1d-8252-924fdb2fc555"]}],"mendeley":{"formattedCitation":"[46]","plainTextFormattedCitation":"[46]","previouslyFormattedCitation":"[46]"},"properties":{"noteIndex":0},"schema":"https://github.com/citation-style-language/schema/raw/master/csl-citation.json"}</w:instrText>
      </w:r>
      <w:r>
        <w:fldChar w:fldCharType="separate"/>
      </w:r>
      <w:r w:rsidR="009D2820" w:rsidRPr="009D2820">
        <w:rPr>
          <w:noProof/>
        </w:rPr>
        <w:t>[46]</w:t>
      </w:r>
      <w:r>
        <w:fldChar w:fldCharType="end"/>
      </w:r>
      <w:r>
        <w:t xml:space="preserve"> siendo este último el único en continuar funcionando. Se realizaron pruebas de pasar los modelos entrenados con los datos de UA a GA4.</w:t>
      </w:r>
    </w:p>
    <w:p w14:paraId="342C7462" w14:textId="77777777" w:rsidR="00965A6F" w:rsidRDefault="00965A6F" w:rsidP="00965A6F">
      <w:pPr>
        <w:jc w:val="both"/>
      </w:pPr>
    </w:p>
    <w:p w14:paraId="2879A1D4" w14:textId="77777777" w:rsidR="00965A6F" w:rsidRDefault="00965A6F" w:rsidP="00965A6F">
      <w:pPr>
        <w:jc w:val="both"/>
      </w:pPr>
      <w:r>
        <w:lastRenderedPageBreak/>
        <w:t xml:space="preserve">Los mejores modelos de </w:t>
      </w:r>
      <w:r>
        <w:rPr>
          <w:rFonts w:eastAsiaTheme="majorEastAsia"/>
        </w:rPr>
        <w:t xml:space="preserve">TUM </w:t>
      </w:r>
      <w:proofErr w:type="spellStart"/>
      <w:r>
        <w:t>Transmedia</w:t>
      </w:r>
      <w:proofErr w:type="spellEnd"/>
      <w:r>
        <w:t xml:space="preserve"> UA y Editorial Universitaria UA se probaron con los datos de Editorial Universitaria GA4 el cual mejoró levemente el rendimiento pasando de un MAE de 81 a 71 aun así es un rendimiento que está por debajo de lo esperado, por otro lado,</w:t>
      </w:r>
      <w:r w:rsidRPr="00C13366">
        <w:t xml:space="preserve"> </w:t>
      </w:r>
      <w:r>
        <w:t xml:space="preserve">el mejor modelo de </w:t>
      </w:r>
      <w:r>
        <w:rPr>
          <w:rFonts w:eastAsiaTheme="majorEastAsia"/>
        </w:rPr>
        <w:t xml:space="preserve">TUM </w:t>
      </w:r>
      <w:proofErr w:type="spellStart"/>
      <w:r>
        <w:t>Transmedia</w:t>
      </w:r>
      <w:proofErr w:type="spellEnd"/>
      <w:r>
        <w:t xml:space="preserve"> UA se probó con los datos de </w:t>
      </w:r>
      <w:r>
        <w:rPr>
          <w:rFonts w:eastAsiaTheme="majorEastAsia"/>
        </w:rPr>
        <w:t xml:space="preserve">TUM </w:t>
      </w:r>
      <w:proofErr w:type="spellStart"/>
      <w:r>
        <w:t>Transmedia</w:t>
      </w:r>
      <w:proofErr w:type="spellEnd"/>
      <w:r>
        <w:t xml:space="preserve"> GA4 manteniendo un buen rendimiento con un MAE por debajo de 30.</w:t>
      </w:r>
    </w:p>
    <w:p w14:paraId="5D420DC4" w14:textId="77777777" w:rsidR="00965A6F" w:rsidRDefault="00965A6F" w:rsidP="00965A6F">
      <w:pPr>
        <w:jc w:val="both"/>
      </w:pPr>
    </w:p>
    <w:p w14:paraId="4A170A8B" w14:textId="77777777" w:rsidR="00965A6F" w:rsidRDefault="00965A6F" w:rsidP="00965A6F">
      <w:pPr>
        <w:jc w:val="both"/>
      </w:pPr>
      <w:r>
        <w:t>Dado que los modelos de GA4  tuvieron un conjunto reducido de datos para poder reentrenarse, está la posibilidad de que si contáramos con una mayor cantidad de datos, pudiéramos tener un mejor rendimiento en el pronóstico.</w:t>
      </w:r>
    </w:p>
    <w:p w14:paraId="16412A7F" w14:textId="77777777" w:rsidR="00310B49" w:rsidRDefault="00F70896" w:rsidP="00965A6F">
      <w:pPr>
        <w:jc w:val="both"/>
      </w:pPr>
      <w:r>
        <w:t>Hay modelos resultantes de las pruebas que se alejan de la media y predicen tendencia mientras que otros dan como resultado algo semejante a una media.</w:t>
      </w:r>
    </w:p>
    <w:p w14:paraId="7BD84404" w14:textId="16A4C131" w:rsidR="00F70896" w:rsidRDefault="00F70896" w:rsidP="00965A6F">
      <w:pPr>
        <w:jc w:val="both"/>
      </w:pPr>
      <w:r>
        <w:t>La siguiente tabla muestra cuales modelos serian útiles para predecir tendencia o media.</w:t>
      </w:r>
    </w:p>
    <w:tbl>
      <w:tblPr>
        <w:tblStyle w:val="Tablaconcuadrcula"/>
        <w:tblW w:w="0" w:type="auto"/>
        <w:tblLook w:val="04A0" w:firstRow="1" w:lastRow="0" w:firstColumn="1" w:lastColumn="0" w:noHBand="0" w:noVBand="1"/>
      </w:tblPr>
      <w:tblGrid>
        <w:gridCol w:w="1122"/>
        <w:gridCol w:w="1216"/>
        <w:gridCol w:w="2805"/>
        <w:gridCol w:w="3068"/>
      </w:tblGrid>
      <w:tr w:rsidR="00F70896" w14:paraId="1A3360F4" w14:textId="77777777" w:rsidTr="003D2A4F">
        <w:tc>
          <w:tcPr>
            <w:tcW w:w="1122" w:type="dxa"/>
          </w:tcPr>
          <w:p w14:paraId="3FE81FBD" w14:textId="1D0151B5" w:rsidR="00F70896" w:rsidRDefault="00F70896" w:rsidP="00965A6F">
            <w:pPr>
              <w:jc w:val="both"/>
            </w:pPr>
            <w:r>
              <w:t>#Prueba</w:t>
            </w:r>
          </w:p>
        </w:tc>
        <w:tc>
          <w:tcPr>
            <w:tcW w:w="1216" w:type="dxa"/>
          </w:tcPr>
          <w:p w14:paraId="471660AA" w14:textId="22A7EC1E" w:rsidR="00F70896" w:rsidRDefault="00F70896" w:rsidP="00965A6F">
            <w:pPr>
              <w:jc w:val="both"/>
            </w:pPr>
            <w:r>
              <w:t>Predice</w:t>
            </w:r>
          </w:p>
        </w:tc>
        <w:tc>
          <w:tcPr>
            <w:tcW w:w="2805" w:type="dxa"/>
          </w:tcPr>
          <w:p w14:paraId="40872CC7" w14:textId="03F16D44" w:rsidR="00F70896" w:rsidRDefault="00F70896" w:rsidP="00965A6F">
            <w:pPr>
              <w:jc w:val="both"/>
            </w:pPr>
            <w:r>
              <w:t>MAE</w:t>
            </w:r>
          </w:p>
        </w:tc>
        <w:tc>
          <w:tcPr>
            <w:tcW w:w="3068" w:type="dxa"/>
          </w:tcPr>
          <w:p w14:paraId="1CCDB206" w14:textId="5FF96A85" w:rsidR="00F70896" w:rsidRDefault="00F70896" w:rsidP="00965A6F">
            <w:pPr>
              <w:jc w:val="both"/>
            </w:pPr>
            <w:r>
              <w:t>SMAPE</w:t>
            </w:r>
          </w:p>
        </w:tc>
      </w:tr>
      <w:tr w:rsidR="00834653" w14:paraId="7CE407D2" w14:textId="77777777" w:rsidTr="003D2A4F">
        <w:tc>
          <w:tcPr>
            <w:tcW w:w="1122" w:type="dxa"/>
          </w:tcPr>
          <w:p w14:paraId="401B4323" w14:textId="3F889B03" w:rsidR="00834653" w:rsidRDefault="00834653" w:rsidP="00834653">
            <w:pPr>
              <w:jc w:val="both"/>
            </w:pPr>
            <w:r>
              <w:t>1</w:t>
            </w:r>
          </w:p>
        </w:tc>
        <w:tc>
          <w:tcPr>
            <w:tcW w:w="1216" w:type="dxa"/>
          </w:tcPr>
          <w:p w14:paraId="70EB6F07" w14:textId="6AF7CD37" w:rsidR="00834653" w:rsidRDefault="00834653" w:rsidP="00834653">
            <w:pPr>
              <w:jc w:val="both"/>
            </w:pPr>
            <w:r>
              <w:t>Media</w:t>
            </w:r>
          </w:p>
        </w:tc>
        <w:tc>
          <w:tcPr>
            <w:tcW w:w="2805" w:type="dxa"/>
          </w:tcPr>
          <w:p w14:paraId="130F4D2B" w14:textId="313102D8" w:rsidR="00834653" w:rsidRDefault="00834653" w:rsidP="00834653">
            <w:pPr>
              <w:jc w:val="both"/>
            </w:pPr>
            <w:r w:rsidRPr="00385995">
              <w:t>11.126461988304094</w:t>
            </w:r>
          </w:p>
        </w:tc>
        <w:tc>
          <w:tcPr>
            <w:tcW w:w="3068" w:type="dxa"/>
          </w:tcPr>
          <w:p w14:paraId="4D101435" w14:textId="7B71A1E3" w:rsidR="00834653" w:rsidRDefault="00834653" w:rsidP="00834653">
            <w:pPr>
              <w:jc w:val="both"/>
            </w:pPr>
            <w:r w:rsidRPr="00385995">
              <w:t>0.5977127357014901</w:t>
            </w:r>
          </w:p>
        </w:tc>
      </w:tr>
      <w:tr w:rsidR="00834653" w14:paraId="66708480" w14:textId="77777777" w:rsidTr="003D2A4F">
        <w:tc>
          <w:tcPr>
            <w:tcW w:w="1122" w:type="dxa"/>
          </w:tcPr>
          <w:p w14:paraId="530D09EF" w14:textId="76AF8872" w:rsidR="00834653" w:rsidRDefault="00834653" w:rsidP="00834653">
            <w:pPr>
              <w:jc w:val="both"/>
            </w:pPr>
            <w:r>
              <w:t>2</w:t>
            </w:r>
          </w:p>
        </w:tc>
        <w:tc>
          <w:tcPr>
            <w:tcW w:w="1216" w:type="dxa"/>
          </w:tcPr>
          <w:p w14:paraId="3642FF66" w14:textId="38055943" w:rsidR="00834653" w:rsidRDefault="00834653" w:rsidP="00834653">
            <w:pPr>
              <w:jc w:val="both"/>
            </w:pPr>
            <w:r>
              <w:t>Media</w:t>
            </w:r>
          </w:p>
        </w:tc>
        <w:tc>
          <w:tcPr>
            <w:tcW w:w="2805" w:type="dxa"/>
          </w:tcPr>
          <w:p w14:paraId="434CC345" w14:textId="515C7D05" w:rsidR="00834653" w:rsidRDefault="00834653" w:rsidP="00834653">
            <w:pPr>
              <w:jc w:val="both"/>
            </w:pPr>
            <w:r w:rsidRPr="00385995">
              <w:t>13.274267093758834</w:t>
            </w:r>
          </w:p>
        </w:tc>
        <w:tc>
          <w:tcPr>
            <w:tcW w:w="3068" w:type="dxa"/>
          </w:tcPr>
          <w:p w14:paraId="72EC1863" w14:textId="643516E2" w:rsidR="00834653" w:rsidRDefault="00834653" w:rsidP="00834653">
            <w:pPr>
              <w:jc w:val="both"/>
            </w:pPr>
            <w:r w:rsidRPr="00385995">
              <w:t>0.6972292246352332</w:t>
            </w:r>
          </w:p>
        </w:tc>
      </w:tr>
      <w:tr w:rsidR="003D2A4F" w14:paraId="79EB1E9E" w14:textId="77777777" w:rsidTr="003D2A4F">
        <w:tc>
          <w:tcPr>
            <w:tcW w:w="1122" w:type="dxa"/>
          </w:tcPr>
          <w:p w14:paraId="05980A21" w14:textId="47126CC2" w:rsidR="003D2A4F" w:rsidRDefault="003D2A4F" w:rsidP="003D2A4F">
            <w:pPr>
              <w:jc w:val="both"/>
            </w:pPr>
            <w:r>
              <w:t>3</w:t>
            </w:r>
          </w:p>
        </w:tc>
        <w:tc>
          <w:tcPr>
            <w:tcW w:w="1216" w:type="dxa"/>
          </w:tcPr>
          <w:p w14:paraId="34C94F7B" w14:textId="074F93D9" w:rsidR="003D2A4F" w:rsidRDefault="003D2A4F" w:rsidP="003D2A4F">
            <w:pPr>
              <w:jc w:val="both"/>
            </w:pPr>
            <w:r>
              <w:t>Tendencia</w:t>
            </w:r>
          </w:p>
        </w:tc>
        <w:tc>
          <w:tcPr>
            <w:tcW w:w="2805" w:type="dxa"/>
          </w:tcPr>
          <w:p w14:paraId="29FB0411" w14:textId="31600B20" w:rsidR="003D2A4F" w:rsidRDefault="003D2A4F" w:rsidP="003D2A4F">
            <w:pPr>
              <w:jc w:val="both"/>
            </w:pPr>
            <w:r w:rsidRPr="0076189B">
              <w:t>12.152266081871344</w:t>
            </w:r>
          </w:p>
        </w:tc>
        <w:tc>
          <w:tcPr>
            <w:tcW w:w="3068" w:type="dxa"/>
          </w:tcPr>
          <w:p w14:paraId="1DD7C69C" w14:textId="4C9790E8" w:rsidR="003D2A4F" w:rsidRDefault="003D2A4F" w:rsidP="003D2A4F">
            <w:pPr>
              <w:jc w:val="both"/>
            </w:pPr>
            <w:r w:rsidRPr="0076189B">
              <w:t>0.6348007961755141</w:t>
            </w:r>
          </w:p>
        </w:tc>
      </w:tr>
      <w:tr w:rsidR="003D2A4F" w14:paraId="6BB8CB09" w14:textId="77777777" w:rsidTr="003D2A4F">
        <w:tc>
          <w:tcPr>
            <w:tcW w:w="1122" w:type="dxa"/>
          </w:tcPr>
          <w:p w14:paraId="4C028C55" w14:textId="28E32552" w:rsidR="003D2A4F" w:rsidRDefault="003D2A4F" w:rsidP="003D2A4F">
            <w:pPr>
              <w:jc w:val="both"/>
            </w:pPr>
            <w:r>
              <w:t>4</w:t>
            </w:r>
          </w:p>
        </w:tc>
        <w:tc>
          <w:tcPr>
            <w:tcW w:w="1216" w:type="dxa"/>
          </w:tcPr>
          <w:p w14:paraId="18CE7950" w14:textId="4F2E3989" w:rsidR="003D2A4F" w:rsidRDefault="003D2A4F" w:rsidP="003D2A4F">
            <w:pPr>
              <w:jc w:val="both"/>
            </w:pPr>
            <w:r>
              <w:t>Tendencia</w:t>
            </w:r>
          </w:p>
        </w:tc>
        <w:tc>
          <w:tcPr>
            <w:tcW w:w="2805" w:type="dxa"/>
          </w:tcPr>
          <w:p w14:paraId="4410C323" w14:textId="6F2BD5BE" w:rsidR="003D2A4F" w:rsidRDefault="003D2A4F" w:rsidP="003D2A4F">
            <w:pPr>
              <w:jc w:val="both"/>
            </w:pPr>
            <w:r w:rsidRPr="0076189B">
              <w:t>258.66926229</w:t>
            </w:r>
          </w:p>
        </w:tc>
        <w:tc>
          <w:tcPr>
            <w:tcW w:w="3068" w:type="dxa"/>
          </w:tcPr>
          <w:p w14:paraId="521ADDB8" w14:textId="7FB3BA74" w:rsidR="003D2A4F" w:rsidRDefault="003D2A4F" w:rsidP="003D2A4F">
            <w:pPr>
              <w:jc w:val="both"/>
            </w:pPr>
            <w:r w:rsidRPr="0076189B">
              <w:t>1.1840436456</w:t>
            </w:r>
          </w:p>
        </w:tc>
      </w:tr>
      <w:tr w:rsidR="003D2A4F" w14:paraId="45DF788E" w14:textId="77777777" w:rsidTr="003D2A4F">
        <w:tc>
          <w:tcPr>
            <w:tcW w:w="1122" w:type="dxa"/>
          </w:tcPr>
          <w:p w14:paraId="2B520764" w14:textId="2D1B8246" w:rsidR="003D2A4F" w:rsidRDefault="003D2A4F" w:rsidP="003D2A4F">
            <w:pPr>
              <w:jc w:val="both"/>
            </w:pPr>
            <w:r>
              <w:t>5</w:t>
            </w:r>
          </w:p>
        </w:tc>
        <w:tc>
          <w:tcPr>
            <w:tcW w:w="1216" w:type="dxa"/>
          </w:tcPr>
          <w:p w14:paraId="04F24932" w14:textId="3D29DA63" w:rsidR="003D2A4F" w:rsidRDefault="003D2A4F" w:rsidP="003D2A4F">
            <w:pPr>
              <w:jc w:val="both"/>
            </w:pPr>
            <w:r>
              <w:t>Media</w:t>
            </w:r>
          </w:p>
        </w:tc>
        <w:tc>
          <w:tcPr>
            <w:tcW w:w="2805" w:type="dxa"/>
          </w:tcPr>
          <w:p w14:paraId="5DEEA9AD" w14:textId="3939C974" w:rsidR="003D2A4F" w:rsidRDefault="003D2A4F" w:rsidP="003D2A4F">
            <w:pPr>
              <w:jc w:val="both"/>
            </w:pPr>
            <w:r w:rsidRPr="000476E1">
              <w:t>81.53907103825136</w:t>
            </w:r>
          </w:p>
        </w:tc>
        <w:tc>
          <w:tcPr>
            <w:tcW w:w="3068" w:type="dxa"/>
          </w:tcPr>
          <w:p w14:paraId="27F039A0" w14:textId="78F240AD" w:rsidR="003D2A4F" w:rsidRDefault="003D2A4F" w:rsidP="003D2A4F">
            <w:pPr>
              <w:jc w:val="both"/>
            </w:pPr>
            <w:r w:rsidRPr="000476E1">
              <w:t>0.609703658254883</w:t>
            </w:r>
          </w:p>
        </w:tc>
      </w:tr>
      <w:tr w:rsidR="003D2A4F" w14:paraId="13E8561D" w14:textId="77777777" w:rsidTr="003D2A4F">
        <w:tc>
          <w:tcPr>
            <w:tcW w:w="1122" w:type="dxa"/>
          </w:tcPr>
          <w:p w14:paraId="643DDE5B" w14:textId="533C5BB1" w:rsidR="003D2A4F" w:rsidRDefault="003D2A4F" w:rsidP="003D2A4F">
            <w:pPr>
              <w:jc w:val="both"/>
            </w:pPr>
            <w:r>
              <w:t>6</w:t>
            </w:r>
          </w:p>
        </w:tc>
        <w:tc>
          <w:tcPr>
            <w:tcW w:w="1216" w:type="dxa"/>
          </w:tcPr>
          <w:p w14:paraId="34883914" w14:textId="47D53B5D" w:rsidR="003D2A4F" w:rsidRDefault="003D2A4F" w:rsidP="003D2A4F">
            <w:pPr>
              <w:jc w:val="both"/>
            </w:pPr>
            <w:r>
              <w:t>Tendencia</w:t>
            </w:r>
          </w:p>
        </w:tc>
        <w:tc>
          <w:tcPr>
            <w:tcW w:w="2805" w:type="dxa"/>
          </w:tcPr>
          <w:p w14:paraId="69027CF2" w14:textId="05DF4A39" w:rsidR="003D2A4F" w:rsidRDefault="003D2A4F" w:rsidP="003D2A4F">
            <w:pPr>
              <w:jc w:val="both"/>
            </w:pPr>
            <w:r>
              <w:t>26.5404255319</w:t>
            </w:r>
          </w:p>
        </w:tc>
        <w:tc>
          <w:tcPr>
            <w:tcW w:w="3068" w:type="dxa"/>
          </w:tcPr>
          <w:p w14:paraId="1F803119" w14:textId="274779CF" w:rsidR="003D2A4F" w:rsidRDefault="003D2A4F" w:rsidP="003D2A4F">
            <w:r w:rsidRPr="007A4ED5">
              <w:t>0.57887830853</w:t>
            </w:r>
          </w:p>
        </w:tc>
      </w:tr>
      <w:tr w:rsidR="003D2A4F" w14:paraId="5257825A" w14:textId="77777777" w:rsidTr="003D2A4F">
        <w:tc>
          <w:tcPr>
            <w:tcW w:w="1122" w:type="dxa"/>
          </w:tcPr>
          <w:p w14:paraId="431A7CCF" w14:textId="4D96883E" w:rsidR="003D2A4F" w:rsidRDefault="003D2A4F" w:rsidP="003D2A4F">
            <w:pPr>
              <w:jc w:val="both"/>
            </w:pPr>
            <w:r>
              <w:t>7</w:t>
            </w:r>
          </w:p>
        </w:tc>
        <w:tc>
          <w:tcPr>
            <w:tcW w:w="1216" w:type="dxa"/>
          </w:tcPr>
          <w:p w14:paraId="6A32DF0C" w14:textId="4798CDD0" w:rsidR="003D2A4F" w:rsidRDefault="003D2A4F" w:rsidP="003D2A4F">
            <w:pPr>
              <w:jc w:val="both"/>
            </w:pPr>
            <w:r>
              <w:t>Tendencia</w:t>
            </w:r>
          </w:p>
        </w:tc>
        <w:tc>
          <w:tcPr>
            <w:tcW w:w="2805" w:type="dxa"/>
          </w:tcPr>
          <w:p w14:paraId="3CA3C4FF" w14:textId="179B1E1F" w:rsidR="003D2A4F" w:rsidRDefault="003D2A4F" w:rsidP="003D2A4F">
            <w:pPr>
              <w:jc w:val="both"/>
            </w:pPr>
            <w:r w:rsidRPr="00EB6374">
              <w:t>89.944642857</w:t>
            </w:r>
          </w:p>
        </w:tc>
        <w:tc>
          <w:tcPr>
            <w:tcW w:w="3068" w:type="dxa"/>
          </w:tcPr>
          <w:p w14:paraId="71C94B37" w14:textId="5D424C2F" w:rsidR="003D2A4F" w:rsidRDefault="003D2A4F" w:rsidP="003D2A4F">
            <w:r w:rsidRPr="00EB6374">
              <w:t>0.9568072360</w:t>
            </w:r>
          </w:p>
        </w:tc>
      </w:tr>
      <w:tr w:rsidR="003D2A4F" w14:paraId="59BF4FD4" w14:textId="77777777" w:rsidTr="003D2A4F">
        <w:tc>
          <w:tcPr>
            <w:tcW w:w="1122" w:type="dxa"/>
          </w:tcPr>
          <w:p w14:paraId="50C67566" w14:textId="22F57E6E" w:rsidR="003D2A4F" w:rsidRDefault="003D2A4F" w:rsidP="003D2A4F">
            <w:pPr>
              <w:jc w:val="both"/>
            </w:pPr>
            <w:r>
              <w:t>8</w:t>
            </w:r>
          </w:p>
        </w:tc>
        <w:tc>
          <w:tcPr>
            <w:tcW w:w="1216" w:type="dxa"/>
          </w:tcPr>
          <w:p w14:paraId="6892B2F4" w14:textId="7A979931" w:rsidR="003D2A4F" w:rsidRDefault="003D2A4F" w:rsidP="003D2A4F">
            <w:pPr>
              <w:jc w:val="both"/>
            </w:pPr>
            <w:r>
              <w:t>Media</w:t>
            </w:r>
          </w:p>
        </w:tc>
        <w:tc>
          <w:tcPr>
            <w:tcW w:w="2805" w:type="dxa"/>
          </w:tcPr>
          <w:p w14:paraId="5EE81FDE" w14:textId="0F90DBAF" w:rsidR="003D2A4F" w:rsidRDefault="003D2A4F" w:rsidP="00183B6D">
            <w:r w:rsidRPr="00EB6374">
              <w:t>71.077976190</w:t>
            </w:r>
          </w:p>
        </w:tc>
        <w:tc>
          <w:tcPr>
            <w:tcW w:w="3068" w:type="dxa"/>
          </w:tcPr>
          <w:p w14:paraId="0A1B70B4" w14:textId="0FF9C86A" w:rsidR="003D2A4F" w:rsidRDefault="003D2A4F" w:rsidP="003D2A4F">
            <w:pPr>
              <w:jc w:val="both"/>
            </w:pPr>
            <w:r w:rsidRPr="00EB6374">
              <w:t>0.6042800485</w:t>
            </w:r>
          </w:p>
        </w:tc>
      </w:tr>
    </w:tbl>
    <w:p w14:paraId="495FA4E6" w14:textId="440C908E" w:rsidR="00F70896" w:rsidRDefault="00183B6D" w:rsidP="00183B6D">
      <w:pPr>
        <w:pStyle w:val="Tablas"/>
      </w:pPr>
      <w:bookmarkStart w:id="107" w:name="_Toc189756005"/>
      <w:r>
        <w:t>Tabla 15 Resumen de las pruebas realizadas</w:t>
      </w:r>
      <w:bookmarkEnd w:id="107"/>
    </w:p>
    <w:p w14:paraId="7545FA5F" w14:textId="77777777" w:rsidR="00F70896" w:rsidRDefault="00F70896" w:rsidP="00965A6F">
      <w:pPr>
        <w:jc w:val="both"/>
      </w:pPr>
    </w:p>
    <w:p w14:paraId="0BF3166C" w14:textId="77777777" w:rsidR="00736D7C" w:rsidRDefault="00736D7C" w:rsidP="00897BB8">
      <w:pPr>
        <w:jc w:val="both"/>
        <w:sectPr w:rsidR="00736D7C" w:rsidSect="00736D7C">
          <w:pgSz w:w="11907" w:h="16840" w:code="9"/>
          <w:pgMar w:top="1418" w:right="1418" w:bottom="1418" w:left="2268" w:header="709" w:footer="709" w:gutter="0"/>
          <w:cols w:space="708"/>
          <w:titlePg/>
          <w:docGrid w:linePitch="360"/>
        </w:sectPr>
      </w:pPr>
    </w:p>
    <w:p w14:paraId="7F1ED0E0" w14:textId="77777777" w:rsidR="00736D7C" w:rsidRDefault="00736D7C" w:rsidP="00736D7C"/>
    <w:p w14:paraId="2486C504" w14:textId="77777777" w:rsidR="00736D7C" w:rsidRDefault="00736D7C" w:rsidP="00736D7C"/>
    <w:p w14:paraId="6140E977" w14:textId="77777777" w:rsidR="00736D7C" w:rsidRDefault="00736D7C" w:rsidP="00736D7C"/>
    <w:p w14:paraId="12497138" w14:textId="77777777" w:rsidR="00736D7C" w:rsidRDefault="00736D7C" w:rsidP="00736D7C"/>
    <w:p w14:paraId="268935E8" w14:textId="77777777" w:rsidR="00736D7C" w:rsidRDefault="00736D7C" w:rsidP="00736D7C"/>
    <w:p w14:paraId="310C34D1" w14:textId="0D64F1BB" w:rsidR="00AA1F8D" w:rsidRDefault="00AA1F8D" w:rsidP="00AA1F8D">
      <w:pPr>
        <w:pStyle w:val="Ttulo1"/>
      </w:pPr>
      <w:bookmarkStart w:id="108" w:name="_Toc189755984"/>
      <w:r>
        <w:t>Capítulo 5</w:t>
      </w:r>
      <w:bookmarkEnd w:id="108"/>
    </w:p>
    <w:p w14:paraId="5E9E8C25" w14:textId="77777777" w:rsidR="00736D7C" w:rsidRDefault="00736D7C" w:rsidP="00736D7C"/>
    <w:p w14:paraId="037343FB" w14:textId="77777777" w:rsidR="00736D7C" w:rsidRDefault="00736D7C" w:rsidP="00736D7C"/>
    <w:p w14:paraId="17810962" w14:textId="77777777" w:rsidR="00736D7C" w:rsidRPr="00736D7C" w:rsidRDefault="00736D7C" w:rsidP="00736D7C"/>
    <w:p w14:paraId="59F81F38" w14:textId="131AF2F5" w:rsidR="00AA1F8D" w:rsidRDefault="00AA1F8D" w:rsidP="00AA1F8D">
      <w:pPr>
        <w:pStyle w:val="Ttulo1"/>
      </w:pPr>
      <w:bookmarkStart w:id="109" w:name="_Toc189755985"/>
      <w:r>
        <w:t>Conclusión</w:t>
      </w:r>
      <w:bookmarkEnd w:id="109"/>
    </w:p>
    <w:p w14:paraId="42D80575" w14:textId="74563331" w:rsidR="00AA1F8D" w:rsidRDefault="00AA1F8D">
      <w:pPr>
        <w:spacing w:after="160" w:line="259" w:lineRule="auto"/>
      </w:pPr>
      <w:r>
        <w:br w:type="page"/>
      </w:r>
    </w:p>
    <w:p w14:paraId="45F08A1C" w14:textId="2ACDF0C0" w:rsidR="00745A91" w:rsidRPr="00A64279" w:rsidRDefault="00A64279" w:rsidP="00A64279">
      <w:pPr>
        <w:pStyle w:val="Ttulo2"/>
      </w:pPr>
      <w:bookmarkStart w:id="110" w:name="_Toc189755986"/>
      <w:r w:rsidRPr="00A64279">
        <w:lastRenderedPageBreak/>
        <w:t xml:space="preserve">5.1 </w:t>
      </w:r>
      <w:r w:rsidRPr="00A64279">
        <w:rPr>
          <w:rStyle w:val="Ttulo2Car"/>
          <w:b/>
        </w:rPr>
        <w:t>Conclusiones</w:t>
      </w:r>
      <w:bookmarkEnd w:id="110"/>
    </w:p>
    <w:p w14:paraId="7320FD2F" w14:textId="2B235F8B" w:rsidR="008513BF" w:rsidRDefault="00A64279" w:rsidP="00962A51">
      <w:pPr>
        <w:jc w:val="both"/>
      </w:pPr>
      <w:r>
        <w:t xml:space="preserve">El desarrollo de este trabajo aporta a la </w:t>
      </w:r>
      <w:proofErr w:type="spellStart"/>
      <w:r>
        <w:t>U.Na.M</w:t>
      </w:r>
      <w:proofErr w:type="spellEnd"/>
      <w:r>
        <w:t xml:space="preserve"> modelos de </w:t>
      </w:r>
      <w:r w:rsidR="00FB6A53">
        <w:t>Pronóstico</w:t>
      </w:r>
      <w:r>
        <w:t xml:space="preserve"> de Tr</w:t>
      </w:r>
      <w:r w:rsidR="00EA196C">
        <w:t>á</w:t>
      </w:r>
      <w:r>
        <w:t>fico Web</w:t>
      </w:r>
      <w:r w:rsidR="003E06F0">
        <w:t xml:space="preserve"> para las páginas institucionales </w:t>
      </w:r>
      <w:r w:rsidR="009C1EFE">
        <w:rPr>
          <w:rFonts w:eastAsiaTheme="majorEastAsia"/>
        </w:rPr>
        <w:t xml:space="preserve">TUM </w:t>
      </w:r>
      <w:proofErr w:type="spellStart"/>
      <w:r w:rsidR="003E06F0">
        <w:t>Transmedia</w:t>
      </w:r>
      <w:proofErr w:type="spellEnd"/>
      <w:r w:rsidR="003E06F0">
        <w:t xml:space="preserve"> y Editorial Universitaria. </w:t>
      </w:r>
    </w:p>
    <w:p w14:paraId="37C5EA3F" w14:textId="2319AA5E" w:rsidR="00F70896" w:rsidRDefault="00183B6D" w:rsidP="00962A51">
      <w:pPr>
        <w:jc w:val="both"/>
      </w:pPr>
      <w:r>
        <w:t>Según la hipótesis planteada de si</w:t>
      </w:r>
      <w:r w:rsidR="0062228A">
        <w:t xml:space="preserve"> e</w:t>
      </w:r>
      <w:r w:rsidR="0062228A" w:rsidRPr="0062228A">
        <w:t xml:space="preserve">xiste algún modelo que pueda representar el pronóstico de  series de tiempo de tráfico web en las páginas institucionales de la </w:t>
      </w:r>
      <w:proofErr w:type="spellStart"/>
      <w:r w:rsidR="0062228A" w:rsidRPr="0062228A">
        <w:t>U.Na.M</w:t>
      </w:r>
      <w:proofErr w:type="spellEnd"/>
      <w:r w:rsidR="0062228A" w:rsidRPr="0062228A">
        <w:t>.</w:t>
      </w:r>
      <w:r w:rsidR="0062228A">
        <w:t xml:space="preserve">, </w:t>
      </w:r>
      <w:r w:rsidR="00F70896">
        <w:t>se puede ver</w:t>
      </w:r>
      <w:r w:rsidR="0062228A">
        <w:t xml:space="preserve"> en</w:t>
      </w:r>
      <w:r w:rsidR="00F70896">
        <w:t xml:space="preserve"> el </w:t>
      </w:r>
      <w:r w:rsidR="0062228A">
        <w:t>capítulo</w:t>
      </w:r>
      <w:r w:rsidR="00F70896">
        <w:t xml:space="preserve"> </w:t>
      </w:r>
      <w:r w:rsidR="0062228A">
        <w:t>4, en el apartado 4.5.10 en el resumen de pruebas, se detalla que se han encontrado modelos que pueden servir para pronosticar las páginas web de la institución, por lo tanto la hipótesis se considera valida</w:t>
      </w:r>
      <w:r>
        <w:t>.</w:t>
      </w:r>
    </w:p>
    <w:p w14:paraId="2AA9A34E" w14:textId="77777777" w:rsidR="00183B6D" w:rsidRDefault="00183B6D" w:rsidP="00962A51">
      <w:pPr>
        <w:jc w:val="both"/>
      </w:pPr>
    </w:p>
    <w:p w14:paraId="7283B11B" w14:textId="6362E077" w:rsidR="0062228A" w:rsidRDefault="0062228A" w:rsidP="0062228A">
      <w:pPr>
        <w:jc w:val="both"/>
      </w:pPr>
      <w:r>
        <w:t xml:space="preserve">Respecto al punto </w:t>
      </w:r>
      <w:r w:rsidR="00B8278A">
        <w:t>de d</w:t>
      </w:r>
      <w:r w:rsidRPr="0062228A">
        <w:t xml:space="preserve">etectar patrones de estacionalidad y tendencia, referente al tráfico web de las páginas institucionales de la </w:t>
      </w:r>
      <w:proofErr w:type="spellStart"/>
      <w:r w:rsidRPr="0062228A">
        <w:t>U.Na.M</w:t>
      </w:r>
      <w:proofErr w:type="spellEnd"/>
      <w:r w:rsidRPr="0062228A">
        <w:t>.</w:t>
      </w:r>
      <w:r w:rsidR="00B8278A">
        <w:t xml:space="preserve"> </w:t>
      </w:r>
      <w:r>
        <w:t xml:space="preserve"> Como se puede ver el capítulo 4, en el apartado 4.5.10 en el resumen de pruebas, en la tabla </w:t>
      </w:r>
      <w:r w:rsidR="00122A17">
        <w:t>15</w:t>
      </w:r>
      <w:r>
        <w:t xml:space="preserve"> se detalla que se han encontrado modelos que pueden servir para pronosticar las páginas web de la institución</w:t>
      </w:r>
      <w:r w:rsidR="00B8278A">
        <w:t xml:space="preserve"> algunos más enfocados en tendencia y otros en media.</w:t>
      </w:r>
    </w:p>
    <w:p w14:paraId="402A04BB" w14:textId="77777777" w:rsidR="00B8278A" w:rsidRDefault="00B8278A" w:rsidP="0062228A">
      <w:pPr>
        <w:jc w:val="both"/>
      </w:pPr>
    </w:p>
    <w:p w14:paraId="44EF6307" w14:textId="7080BED0" w:rsidR="00122A17" w:rsidRDefault="0062228A" w:rsidP="0062228A">
      <w:pPr>
        <w:jc w:val="both"/>
      </w:pPr>
      <w:r>
        <w:t>R</w:t>
      </w:r>
      <w:r w:rsidR="00B8278A">
        <w:t xml:space="preserve">especto al </w:t>
      </w:r>
      <w:r w:rsidR="00F129C6">
        <w:t>item</w:t>
      </w:r>
      <w:bookmarkStart w:id="111" w:name="_GoBack"/>
      <w:bookmarkEnd w:id="111"/>
      <w:r w:rsidR="00B8278A">
        <w:t xml:space="preserve"> de d</w:t>
      </w:r>
      <w:r w:rsidRPr="0062228A">
        <w:t xml:space="preserve">etectar e informar indicadores que permitan predecir el comportamiento de los servidores para permitir la toma de decisiones que posibilite el </w:t>
      </w:r>
      <w:r>
        <w:t>mayor rendimiento de los mismos.</w:t>
      </w:r>
      <w:r w:rsidR="00122A17">
        <w:t xml:space="preserve"> Lamentablemente no se ha podido obtener los datos del uso de los recursos de </w:t>
      </w:r>
      <w:r w:rsidR="00122A17" w:rsidRPr="00AC21A4">
        <w:t>hardware</w:t>
      </w:r>
      <w:r w:rsidR="00122A17">
        <w:t xml:space="preserve"> de los servidores de las páginas web institucionales.</w:t>
      </w:r>
    </w:p>
    <w:p w14:paraId="270458F2" w14:textId="77777777" w:rsidR="00B8278A" w:rsidRDefault="00B8278A" w:rsidP="0062228A">
      <w:pPr>
        <w:jc w:val="both"/>
      </w:pPr>
    </w:p>
    <w:p w14:paraId="250C47BC" w14:textId="5EAA4394" w:rsidR="00B8278A" w:rsidRDefault="00B8278A" w:rsidP="00B8278A">
      <w:pPr>
        <w:jc w:val="both"/>
      </w:pPr>
      <w:r>
        <w:t>Respecto al punto de a</w:t>
      </w:r>
      <w:r w:rsidRPr="00B8278A">
        <w:t>yudar a entender el comportamiento de los usuarios de las páginas institucionales.</w:t>
      </w:r>
      <w:r>
        <w:t xml:space="preserve"> </w:t>
      </w:r>
      <w:r w:rsidRPr="00122A17">
        <w:t>No se ha podido lograr esto</w:t>
      </w:r>
      <w:r w:rsidR="00122A17" w:rsidRPr="00122A17">
        <w:t xml:space="preserve"> directamente a</w:t>
      </w:r>
      <w:r w:rsidR="00310B49" w:rsidRPr="00122A17">
        <w:t xml:space="preserve"> través de estas </w:t>
      </w:r>
      <w:r w:rsidR="00122A17" w:rsidRPr="00122A17">
        <w:t>tecnologías</w:t>
      </w:r>
      <w:r w:rsidR="00310B49" w:rsidRPr="00122A17">
        <w:t>, sin embargo</w:t>
      </w:r>
      <w:r w:rsidR="00122A17" w:rsidRPr="00122A17">
        <w:t xml:space="preserve"> como</w:t>
      </w:r>
      <w:r w:rsidR="00310B49" w:rsidRPr="00122A17">
        <w:t xml:space="preserve"> se menciona en el capítulo 4, en el apartado 4.5.9 Pruebas Modelos de Editorial Universitaria GA4, se puede ver una mención a otro documento científico sobre el tema.</w:t>
      </w:r>
    </w:p>
    <w:p w14:paraId="53814E30" w14:textId="77777777" w:rsidR="00B8278A" w:rsidRDefault="00B8278A" w:rsidP="0062228A">
      <w:pPr>
        <w:jc w:val="both"/>
      </w:pPr>
    </w:p>
    <w:p w14:paraId="0C91E16A" w14:textId="77777777" w:rsidR="00B8278A" w:rsidRDefault="00B8278A" w:rsidP="0062228A">
      <w:pPr>
        <w:jc w:val="both"/>
      </w:pPr>
    </w:p>
    <w:p w14:paraId="7A51ECDC" w14:textId="77777777" w:rsidR="0062228A" w:rsidRDefault="0062228A" w:rsidP="0062228A">
      <w:pPr>
        <w:jc w:val="both"/>
      </w:pPr>
    </w:p>
    <w:p w14:paraId="33F8AA29" w14:textId="77777777" w:rsidR="0062228A" w:rsidRDefault="0062228A" w:rsidP="0062228A">
      <w:pPr>
        <w:jc w:val="both"/>
      </w:pPr>
    </w:p>
    <w:p w14:paraId="405811A8" w14:textId="03C2F709" w:rsidR="00992BA7" w:rsidRDefault="00A64279" w:rsidP="00A64279">
      <w:pPr>
        <w:pStyle w:val="Ttulo2"/>
      </w:pPr>
      <w:bookmarkStart w:id="112" w:name="_Toc189755987"/>
      <w:r>
        <w:t>5</w:t>
      </w:r>
      <w:r w:rsidRPr="00A64279">
        <w:t>.2 Futuras líneas de investigación</w:t>
      </w:r>
      <w:bookmarkEnd w:id="112"/>
    </w:p>
    <w:p w14:paraId="0DAA21AB" w14:textId="77777777" w:rsidR="00992BA7" w:rsidRDefault="00992BA7" w:rsidP="004833B4"/>
    <w:p w14:paraId="52DA431C" w14:textId="3EEA526F" w:rsidR="00992BA7" w:rsidRDefault="000A3B8E" w:rsidP="000A3B8E">
      <w:r>
        <w:t>A partir del desarrollo de esta Tesis surgen varias líneas de trabajo que s</w:t>
      </w:r>
      <w:r w:rsidR="00962A51">
        <w:t xml:space="preserve">on </w:t>
      </w:r>
      <w:r>
        <w:t>enumeradas a continuación:</w:t>
      </w:r>
    </w:p>
    <w:p w14:paraId="71964483" w14:textId="77777777" w:rsidR="00F1585A" w:rsidRDefault="00F1585A" w:rsidP="000A3B8E"/>
    <w:p w14:paraId="2CCF4AEE" w14:textId="563B24F5" w:rsidR="00F1585A" w:rsidRDefault="00F1585A" w:rsidP="000A3B8E">
      <w:pPr>
        <w:pStyle w:val="Prrafodelista"/>
        <w:numPr>
          <w:ilvl w:val="0"/>
          <w:numId w:val="21"/>
        </w:numPr>
      </w:pPr>
      <w:r>
        <w:t xml:space="preserve">Desarrollar un sistema que realice el pronóstico de series de tiempo de tráfico </w:t>
      </w:r>
      <w:r w:rsidR="00DD2694">
        <w:t>de manera automatizada cada x cantidad de tiempo</w:t>
      </w:r>
      <w:r>
        <w:t>.</w:t>
      </w:r>
    </w:p>
    <w:p w14:paraId="1E55D929" w14:textId="77777777" w:rsidR="00F1585A" w:rsidRDefault="00F1585A" w:rsidP="00F1585A">
      <w:pPr>
        <w:pStyle w:val="Prrafodelista"/>
      </w:pPr>
    </w:p>
    <w:p w14:paraId="21359FF3" w14:textId="03BAF40F" w:rsidR="00757315" w:rsidRDefault="00757315" w:rsidP="000A3B8E">
      <w:pPr>
        <w:pStyle w:val="Prrafodelista"/>
        <w:numPr>
          <w:ilvl w:val="0"/>
          <w:numId w:val="21"/>
        </w:numPr>
      </w:pPr>
      <w:r>
        <w:t xml:space="preserve">Realizar un estudio de caso comparativo de </w:t>
      </w:r>
      <w:r w:rsidR="00CC70D1">
        <w:t>diferentes</w:t>
      </w:r>
      <w:r>
        <w:t xml:space="preserve"> </w:t>
      </w:r>
      <w:proofErr w:type="spellStart"/>
      <w:r>
        <w:t>IAs</w:t>
      </w:r>
      <w:proofErr w:type="spellEnd"/>
      <w:r>
        <w:t xml:space="preserve"> con los datos de las páginas web de la </w:t>
      </w:r>
      <w:proofErr w:type="spellStart"/>
      <w:r>
        <w:t>U.Na.M</w:t>
      </w:r>
      <w:proofErr w:type="spellEnd"/>
      <w:r w:rsidR="00CC70D1">
        <w:t>.</w:t>
      </w:r>
    </w:p>
    <w:p w14:paraId="16E7F881" w14:textId="77777777" w:rsidR="007678C0" w:rsidRDefault="007678C0" w:rsidP="007678C0">
      <w:pPr>
        <w:pStyle w:val="Prrafodelista"/>
      </w:pPr>
    </w:p>
    <w:p w14:paraId="1A4D6689" w14:textId="440BE1F3" w:rsidR="00992BA7" w:rsidRDefault="00757315" w:rsidP="000A3B8E">
      <w:pPr>
        <w:pStyle w:val="Prrafodelista"/>
        <w:numPr>
          <w:ilvl w:val="0"/>
          <w:numId w:val="21"/>
        </w:numPr>
      </w:pPr>
      <w:r>
        <w:t xml:space="preserve">Generar nuevos modelos </w:t>
      </w:r>
      <w:r w:rsidR="00CC70D1">
        <w:t>agregando</w:t>
      </w:r>
      <w:r>
        <w:t xml:space="preserve"> nuevos datos que solo </w:t>
      </w:r>
      <w:r w:rsidR="007678C0">
        <w:t>se miden</w:t>
      </w:r>
      <w:r>
        <w:t xml:space="preserve"> en GA4 que no se medían en UA.</w:t>
      </w:r>
    </w:p>
    <w:p w14:paraId="5C351C71" w14:textId="77777777" w:rsidR="007678C0" w:rsidRDefault="007678C0" w:rsidP="007678C0">
      <w:pPr>
        <w:pStyle w:val="Prrafodelista"/>
      </w:pPr>
    </w:p>
    <w:p w14:paraId="747CD0D4" w14:textId="7DBD3DCD" w:rsidR="00757315" w:rsidRDefault="00757315" w:rsidP="000A3B8E">
      <w:pPr>
        <w:pStyle w:val="Prrafodelista"/>
        <w:numPr>
          <w:ilvl w:val="0"/>
          <w:numId w:val="21"/>
        </w:numPr>
      </w:pPr>
      <w:r>
        <w:t>Utilizar los resultados del Pronóstico de Series de Tiempo de T</w:t>
      </w:r>
      <w:r w:rsidR="00F1585A">
        <w:t>rá</w:t>
      </w:r>
      <w:r>
        <w:t xml:space="preserve">fico Web para pronosticar </w:t>
      </w:r>
      <w:r w:rsidR="00CC70D1">
        <w:t>el uso de</w:t>
      </w:r>
      <w:r>
        <w:t xml:space="preserve"> recursos de hardware.</w:t>
      </w:r>
    </w:p>
    <w:p w14:paraId="313864E9" w14:textId="77777777" w:rsidR="007678C0" w:rsidRDefault="007678C0" w:rsidP="007678C0">
      <w:pPr>
        <w:pStyle w:val="Prrafodelista"/>
      </w:pPr>
    </w:p>
    <w:p w14:paraId="38B8C1CA" w14:textId="77777777" w:rsidR="00962A51" w:rsidRDefault="00CC70D1" w:rsidP="00962A51">
      <w:pPr>
        <w:pStyle w:val="Prrafodelista"/>
        <w:numPr>
          <w:ilvl w:val="0"/>
          <w:numId w:val="21"/>
        </w:numPr>
      </w:pPr>
      <w:r>
        <w:t>P</w:t>
      </w:r>
      <w:r w:rsidR="00F1585A">
        <w:t xml:space="preserve">robar los </w:t>
      </w:r>
      <w:r>
        <w:t xml:space="preserve">Modelos </w:t>
      </w:r>
      <w:r w:rsidR="00F1585A">
        <w:t>g</w:t>
      </w:r>
      <w:r>
        <w:t xml:space="preserve">enerados con otras páginas </w:t>
      </w:r>
      <w:r w:rsidR="00F1585A">
        <w:t>w</w:t>
      </w:r>
      <w:r>
        <w:t xml:space="preserve">eb de la </w:t>
      </w:r>
      <w:proofErr w:type="spellStart"/>
      <w:r>
        <w:t>U.Na.M</w:t>
      </w:r>
      <w:proofErr w:type="spellEnd"/>
      <w:r>
        <w:t>.</w:t>
      </w:r>
    </w:p>
    <w:p w14:paraId="6ED6019E" w14:textId="22EF231F" w:rsidR="003F41E6" w:rsidRDefault="00962A51" w:rsidP="00962A51">
      <w:pPr>
        <w:pStyle w:val="Prrafodelista"/>
      </w:pPr>
      <w:r>
        <w:t xml:space="preserve"> </w:t>
      </w:r>
    </w:p>
    <w:p w14:paraId="6BF69C45" w14:textId="42666617" w:rsidR="006A1C18" w:rsidRDefault="003F41E6" w:rsidP="00742D5D">
      <w:pPr>
        <w:pStyle w:val="Prrafodelista"/>
        <w:numPr>
          <w:ilvl w:val="0"/>
          <w:numId w:val="21"/>
        </w:numPr>
      </w:pPr>
      <w:r>
        <w:t>Entrenar modelos de pronóstico de series de tiempo de tráfico web cuando se tengan una mayor cantidad de datos de GA4.</w:t>
      </w:r>
    </w:p>
    <w:p w14:paraId="6D6747C2" w14:textId="77777777" w:rsidR="006A1C18" w:rsidRDefault="006A1C18">
      <w:pPr>
        <w:spacing w:after="160" w:line="259" w:lineRule="auto"/>
      </w:pPr>
      <w:r>
        <w:br w:type="page"/>
      </w:r>
    </w:p>
    <w:p w14:paraId="0B5CB3DA" w14:textId="53485A94" w:rsidR="00881FF7" w:rsidRDefault="00881FF7">
      <w:pPr>
        <w:spacing w:before="0" w:after="160" w:line="259" w:lineRule="auto"/>
      </w:pPr>
      <w:r>
        <w:lastRenderedPageBreak/>
        <w:br w:type="page"/>
      </w:r>
    </w:p>
    <w:p w14:paraId="2994895C" w14:textId="77777777" w:rsidR="003F41E6" w:rsidRDefault="003F41E6" w:rsidP="006A1C18">
      <w:pPr>
        <w:pStyle w:val="Prrafodelista"/>
      </w:pPr>
    </w:p>
    <w:p w14:paraId="630A711B" w14:textId="77777777" w:rsidR="00F1585A" w:rsidRDefault="00F1585A" w:rsidP="00F1585A">
      <w:pPr>
        <w:pStyle w:val="Prrafodelista"/>
      </w:pPr>
    </w:p>
    <w:p w14:paraId="443291A6" w14:textId="77777777" w:rsidR="00F1585A" w:rsidRDefault="00F1585A" w:rsidP="00F1585A">
      <w:pPr>
        <w:pStyle w:val="Prrafodelista"/>
      </w:pPr>
    </w:p>
    <w:p w14:paraId="717FFCF0" w14:textId="77777777" w:rsidR="007678C0" w:rsidRDefault="007678C0" w:rsidP="007678C0"/>
    <w:p w14:paraId="266355AF" w14:textId="41195411" w:rsidR="00992BA7" w:rsidRDefault="00992BA7" w:rsidP="00757315">
      <w:pPr>
        <w:pStyle w:val="Prrafodelista"/>
      </w:pPr>
    </w:p>
    <w:p w14:paraId="17D8FC08" w14:textId="59F64703" w:rsidR="006A1C18" w:rsidRDefault="006A1C18" w:rsidP="006A1C18">
      <w:pPr>
        <w:pStyle w:val="Ttulo1"/>
      </w:pPr>
      <w:bookmarkStart w:id="113" w:name="_Toc189755988"/>
      <w:r>
        <w:t>Anexos</w:t>
      </w:r>
      <w:bookmarkEnd w:id="113"/>
    </w:p>
    <w:p w14:paraId="7A49881C" w14:textId="77777777" w:rsidR="006A1C18" w:rsidRDefault="006A1C18" w:rsidP="006A1C18"/>
    <w:p w14:paraId="71F785C4" w14:textId="77777777" w:rsidR="006A1C18" w:rsidRDefault="006A1C18" w:rsidP="006A1C18"/>
    <w:p w14:paraId="3FD3AA1D" w14:textId="77777777" w:rsidR="006A1C18" w:rsidRDefault="006A1C18" w:rsidP="006A1C18"/>
    <w:p w14:paraId="3631E264" w14:textId="77777777" w:rsidR="006A1C18" w:rsidRDefault="006A1C18" w:rsidP="006A1C18"/>
    <w:p w14:paraId="4BDAF217" w14:textId="77777777" w:rsidR="00992BA7" w:rsidRDefault="00992BA7" w:rsidP="004833B4"/>
    <w:p w14:paraId="29863C31" w14:textId="1DBFE37E" w:rsidR="00992BA7" w:rsidRDefault="00992BA7">
      <w:pPr>
        <w:spacing w:after="160" w:line="259" w:lineRule="auto"/>
      </w:pPr>
      <w:r>
        <w:br w:type="page"/>
      </w:r>
    </w:p>
    <w:p w14:paraId="18626700" w14:textId="29AE2D34" w:rsidR="006B46FB" w:rsidRDefault="006B46FB">
      <w:pPr>
        <w:spacing w:before="0" w:after="160" w:line="259" w:lineRule="auto"/>
      </w:pPr>
      <w:r>
        <w:lastRenderedPageBreak/>
        <w:br w:type="page"/>
      </w:r>
    </w:p>
    <w:p w14:paraId="1A08E827" w14:textId="77777777" w:rsidR="006B46FB" w:rsidRDefault="006B46FB">
      <w:pPr>
        <w:spacing w:after="160" w:line="259" w:lineRule="auto"/>
      </w:pPr>
    </w:p>
    <w:p w14:paraId="0B326ACD" w14:textId="58249996" w:rsidR="00992BA7" w:rsidRDefault="00992BA7" w:rsidP="00992BA7">
      <w:pPr>
        <w:pStyle w:val="Ttulo1"/>
      </w:pPr>
      <w:bookmarkStart w:id="114" w:name="_Toc189755989"/>
      <w:r w:rsidRPr="00DE0470">
        <w:t>Anexo</w:t>
      </w:r>
      <w:r w:rsidR="00C2541A" w:rsidRPr="00DE0470">
        <w:t xml:space="preserve"> 1</w:t>
      </w:r>
      <w:bookmarkEnd w:id="114"/>
    </w:p>
    <w:p w14:paraId="580F1FA5" w14:textId="573DE9D0" w:rsidR="006A1C18" w:rsidRDefault="006A1C18">
      <w:pPr>
        <w:spacing w:after="160" w:line="259" w:lineRule="auto"/>
      </w:pPr>
      <w:r>
        <w:br w:type="page"/>
      </w:r>
    </w:p>
    <w:p w14:paraId="0E08E823" w14:textId="637EF603" w:rsidR="006A1C18" w:rsidRPr="006A1C18" w:rsidRDefault="006A1C18" w:rsidP="00736D7C">
      <w:pPr>
        <w:jc w:val="both"/>
      </w:pPr>
      <w:r w:rsidRPr="006A1C18">
        <w:lastRenderedPageBreak/>
        <w:t>En este anexo estarán</w:t>
      </w:r>
      <w:r>
        <w:t xml:space="preserve"> las tablas resúmenes de los modelos de las pruebas, esto es las capas, el orden de las capas, el tamaño de los tensores de salida y la cantidad de parámetros </w:t>
      </w:r>
      <w:proofErr w:type="spellStart"/>
      <w:r>
        <w:t>entrenables</w:t>
      </w:r>
      <w:proofErr w:type="spellEnd"/>
      <w:r>
        <w:t xml:space="preserve">. Este anexo también contará con el gráfico en formato </w:t>
      </w:r>
      <w:proofErr w:type="spellStart"/>
      <w:r>
        <w:t>dot</w:t>
      </w:r>
      <w:proofErr w:type="spellEnd"/>
      <w:r>
        <w:t xml:space="preserve"> de los modelos de las pruebas. Dado que las pruebas correspondientes al algoritmo </w:t>
      </w:r>
      <w:proofErr w:type="spellStart"/>
      <w:r>
        <w:t>Hyperband</w:t>
      </w:r>
      <w:proofErr w:type="spellEnd"/>
      <w:r>
        <w:t xml:space="preserve"> </w:t>
      </w:r>
      <w:proofErr w:type="gramStart"/>
      <w:r>
        <w:t>genera</w:t>
      </w:r>
      <w:proofErr w:type="gramEnd"/>
      <w:r>
        <w:t xml:space="preserve"> cientos de modelos en este anexo solo se incluirá lo correspondiente al mejor modelo de cada prueba.</w:t>
      </w:r>
    </w:p>
    <w:p w14:paraId="06BE4116" w14:textId="77777777" w:rsidR="006A1C18" w:rsidRDefault="006A1C18" w:rsidP="00992BA7">
      <w:pPr>
        <w:rPr>
          <w:b/>
        </w:rPr>
      </w:pPr>
    </w:p>
    <w:p w14:paraId="76D82147" w14:textId="26A76ECE" w:rsidR="00D84630" w:rsidRPr="00F212CC" w:rsidRDefault="00852D48" w:rsidP="00992BA7">
      <w:pPr>
        <w:rPr>
          <w:b/>
        </w:rPr>
      </w:pPr>
      <w:r w:rsidRPr="00F212CC">
        <w:rPr>
          <w:b/>
        </w:rPr>
        <w:t>Resumen modelo de la Prueba 1</w:t>
      </w:r>
    </w:p>
    <w:p w14:paraId="624CC31E" w14:textId="77777777" w:rsidR="00F212CC" w:rsidRDefault="00F212CC" w:rsidP="00992BA7"/>
    <w:p w14:paraId="0D022739" w14:textId="2CEFAED5" w:rsidR="00852D48" w:rsidRDefault="00852D48" w:rsidP="00992BA7">
      <w:r>
        <w:rPr>
          <w:noProof/>
        </w:rPr>
        <w:drawing>
          <wp:inline distT="0" distB="0" distL="0" distR="0" wp14:anchorId="62E44409" wp14:editId="5189C24C">
            <wp:extent cx="5219700" cy="26955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19700" cy="2695575"/>
                    </a:xfrm>
                    <a:prstGeom prst="rect">
                      <a:avLst/>
                    </a:prstGeom>
                    <a:noFill/>
                    <a:ln>
                      <a:noFill/>
                    </a:ln>
                  </pic:spPr>
                </pic:pic>
              </a:graphicData>
            </a:graphic>
          </wp:inline>
        </w:drawing>
      </w:r>
    </w:p>
    <w:p w14:paraId="4FFDA426" w14:textId="53FF4272" w:rsidR="00D20498" w:rsidRDefault="00D11F59" w:rsidP="00417A28">
      <w:pPr>
        <w:pStyle w:val="Tablas"/>
      </w:pPr>
      <w:bookmarkStart w:id="115" w:name="_Toc189756006"/>
      <w:r>
        <w:t>Tabla 16</w:t>
      </w:r>
      <w:r w:rsidR="00D20498">
        <w:t xml:space="preserve"> Resumen del Modelo Obtenido de la Prueba Número 1</w:t>
      </w:r>
      <w:bookmarkEnd w:id="115"/>
    </w:p>
    <w:p w14:paraId="0212F753" w14:textId="77777777" w:rsidR="00852D48" w:rsidRDefault="00852D48" w:rsidP="00992BA7"/>
    <w:p w14:paraId="62ADA886" w14:textId="1F74609F" w:rsidR="00852D48" w:rsidRDefault="00852D48" w:rsidP="00992BA7">
      <w:r>
        <w:rPr>
          <w:noProof/>
        </w:rPr>
        <w:lastRenderedPageBreak/>
        <w:drawing>
          <wp:inline distT="0" distB="0" distL="0" distR="0" wp14:anchorId="0E62FCE3" wp14:editId="6A00100B">
            <wp:extent cx="4600575" cy="49149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1C36E034" w14:textId="73AEFCB1" w:rsidR="00D20498" w:rsidRDefault="00D11F59" w:rsidP="0064646C">
      <w:pPr>
        <w:pStyle w:val="Figuras"/>
        <w:rPr>
          <w:rFonts w:eastAsiaTheme="majorEastAsia"/>
        </w:rPr>
      </w:pPr>
      <w:bookmarkStart w:id="116" w:name="_Toc189756030"/>
      <w:r>
        <w:rPr>
          <w:rFonts w:eastAsiaTheme="majorEastAsia"/>
        </w:rPr>
        <w:t>Figura 18</w:t>
      </w:r>
      <w:r w:rsidR="006A1C18">
        <w:rPr>
          <w:rFonts w:eastAsiaTheme="majorEastAsia"/>
        </w:rPr>
        <w:t>: Grá</w:t>
      </w:r>
      <w:r w:rsidR="00D20498">
        <w:rPr>
          <w:rFonts w:eastAsiaTheme="majorEastAsia"/>
        </w:rPr>
        <w:t xml:space="preserve">fico Formato </w:t>
      </w:r>
      <w:proofErr w:type="spellStart"/>
      <w:r w:rsidR="00D20498">
        <w:rPr>
          <w:rFonts w:eastAsiaTheme="majorEastAsia"/>
        </w:rPr>
        <w:t>Dot</w:t>
      </w:r>
      <w:proofErr w:type="spellEnd"/>
      <w:r w:rsidR="00D20498">
        <w:rPr>
          <w:rFonts w:eastAsiaTheme="majorEastAsia"/>
        </w:rPr>
        <w:t xml:space="preserve"> de la primera prueba</w:t>
      </w:r>
      <w:bookmarkEnd w:id="116"/>
    </w:p>
    <w:p w14:paraId="5C819947" w14:textId="77777777" w:rsidR="00D84630" w:rsidRDefault="00D84630" w:rsidP="00992BA7"/>
    <w:p w14:paraId="7A256878" w14:textId="77777777" w:rsidR="00D20498" w:rsidRDefault="00D20498" w:rsidP="00992BA7"/>
    <w:p w14:paraId="0825C2C0" w14:textId="2BACFCAB" w:rsidR="00D20498" w:rsidRDefault="00D20498">
      <w:pPr>
        <w:spacing w:after="160" w:line="259" w:lineRule="auto"/>
      </w:pPr>
      <w:r>
        <w:br w:type="page"/>
      </w:r>
    </w:p>
    <w:p w14:paraId="2F8218C7" w14:textId="0CCCA27F" w:rsidR="00F212CC" w:rsidRPr="00F212CC" w:rsidRDefault="00F212CC" w:rsidP="00F212CC">
      <w:pPr>
        <w:rPr>
          <w:b/>
        </w:rPr>
      </w:pPr>
      <w:r w:rsidRPr="00F212CC">
        <w:rPr>
          <w:b/>
        </w:rPr>
        <w:lastRenderedPageBreak/>
        <w:t>Resumen modelo de la P</w:t>
      </w:r>
      <w:r>
        <w:rPr>
          <w:b/>
        </w:rPr>
        <w:t>rueba 2</w:t>
      </w:r>
    </w:p>
    <w:p w14:paraId="7EB1628C" w14:textId="22F9327F" w:rsidR="00F212CC" w:rsidRDefault="00F212CC" w:rsidP="00992BA7">
      <w:r>
        <w:rPr>
          <w:noProof/>
        </w:rPr>
        <w:drawing>
          <wp:inline distT="0" distB="0" distL="0" distR="0" wp14:anchorId="744F0E21" wp14:editId="32A5F01C">
            <wp:extent cx="5219700" cy="26955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19700" cy="2695575"/>
                    </a:xfrm>
                    <a:prstGeom prst="rect">
                      <a:avLst/>
                    </a:prstGeom>
                    <a:noFill/>
                    <a:ln>
                      <a:noFill/>
                    </a:ln>
                  </pic:spPr>
                </pic:pic>
              </a:graphicData>
            </a:graphic>
          </wp:inline>
        </w:drawing>
      </w:r>
    </w:p>
    <w:p w14:paraId="2494C3B9" w14:textId="0D5B5FDB" w:rsidR="00D20498" w:rsidRDefault="00D11F59" w:rsidP="00417A28">
      <w:pPr>
        <w:pStyle w:val="Tablas"/>
      </w:pPr>
      <w:bookmarkStart w:id="117" w:name="_Toc189756007"/>
      <w:r>
        <w:t>Tabla 17</w:t>
      </w:r>
      <w:r w:rsidR="00D20498">
        <w:t xml:space="preserve"> Resumen del Modelo Obtenido de la Prueba Número 2</w:t>
      </w:r>
      <w:bookmarkEnd w:id="117"/>
    </w:p>
    <w:p w14:paraId="4D130130" w14:textId="2A1FE14C" w:rsidR="00D54459" w:rsidRDefault="00D54459">
      <w:pPr>
        <w:spacing w:after="160" w:line="259" w:lineRule="auto"/>
      </w:pPr>
      <w:r>
        <w:br w:type="page"/>
      </w:r>
    </w:p>
    <w:p w14:paraId="687C6688" w14:textId="72DCF320" w:rsidR="00F212CC" w:rsidRDefault="00F212CC" w:rsidP="00992BA7">
      <w:r>
        <w:rPr>
          <w:noProof/>
        </w:rPr>
        <w:lastRenderedPageBreak/>
        <w:drawing>
          <wp:inline distT="0" distB="0" distL="0" distR="0" wp14:anchorId="2B0172AD" wp14:editId="71CA243C">
            <wp:extent cx="4600575" cy="49149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7ABBC401" w14:textId="77777777" w:rsidR="00F212CC" w:rsidRDefault="00F212CC" w:rsidP="00992BA7"/>
    <w:p w14:paraId="299E474D" w14:textId="5C180FE8" w:rsidR="00D20498" w:rsidRDefault="00D11F59" w:rsidP="0064646C">
      <w:pPr>
        <w:pStyle w:val="Figuras"/>
        <w:rPr>
          <w:rFonts w:eastAsiaTheme="majorEastAsia"/>
        </w:rPr>
      </w:pPr>
      <w:bookmarkStart w:id="118" w:name="_Toc189756031"/>
      <w:r>
        <w:rPr>
          <w:rFonts w:eastAsiaTheme="majorEastAsia"/>
        </w:rPr>
        <w:t>Figura 19</w:t>
      </w:r>
      <w:r w:rsidR="00D20498">
        <w:rPr>
          <w:rFonts w:eastAsiaTheme="majorEastAsia"/>
        </w:rPr>
        <w:t xml:space="preserve">: </w:t>
      </w:r>
      <w:r w:rsidR="006A1C18">
        <w:rPr>
          <w:rFonts w:eastAsiaTheme="majorEastAsia"/>
        </w:rPr>
        <w:t xml:space="preserve">Gráfico </w:t>
      </w:r>
      <w:r w:rsidR="00D20498">
        <w:rPr>
          <w:rFonts w:eastAsiaTheme="majorEastAsia"/>
        </w:rPr>
        <w:t xml:space="preserve">Formato </w:t>
      </w:r>
      <w:proofErr w:type="spellStart"/>
      <w:r w:rsidR="00D20498">
        <w:rPr>
          <w:rFonts w:eastAsiaTheme="majorEastAsia"/>
        </w:rPr>
        <w:t>Dot</w:t>
      </w:r>
      <w:proofErr w:type="spellEnd"/>
      <w:r w:rsidR="00D20498">
        <w:rPr>
          <w:rFonts w:eastAsiaTheme="majorEastAsia"/>
        </w:rPr>
        <w:t xml:space="preserve"> de la segunda prueba</w:t>
      </w:r>
      <w:bookmarkEnd w:id="118"/>
    </w:p>
    <w:p w14:paraId="105B65E2" w14:textId="0F6E95CB" w:rsidR="00D20498" w:rsidRDefault="00D20498">
      <w:pPr>
        <w:spacing w:after="160" w:line="259" w:lineRule="auto"/>
      </w:pPr>
      <w:r>
        <w:br w:type="page"/>
      </w:r>
    </w:p>
    <w:p w14:paraId="2B506716" w14:textId="09F0ECDE" w:rsidR="00F212CC" w:rsidRDefault="00F212CC" w:rsidP="00F212CC">
      <w:pPr>
        <w:rPr>
          <w:b/>
        </w:rPr>
      </w:pPr>
      <w:r w:rsidRPr="00F212CC">
        <w:rPr>
          <w:b/>
        </w:rPr>
        <w:lastRenderedPageBreak/>
        <w:t>Resumen modelo de la P</w:t>
      </w:r>
      <w:r>
        <w:rPr>
          <w:b/>
        </w:rPr>
        <w:t>rueba 3</w:t>
      </w:r>
    </w:p>
    <w:p w14:paraId="1D604AF9" w14:textId="0CCC7D1B" w:rsidR="00F212CC" w:rsidRDefault="00A71567" w:rsidP="00F212CC">
      <w:pPr>
        <w:rPr>
          <w:b/>
        </w:rPr>
      </w:pPr>
      <w:r>
        <w:rPr>
          <w:b/>
          <w:noProof/>
        </w:rPr>
        <w:drawing>
          <wp:inline distT="0" distB="0" distL="0" distR="0" wp14:anchorId="5CBEC23D" wp14:editId="7EE40624">
            <wp:extent cx="5219700" cy="34099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19700" cy="3409950"/>
                    </a:xfrm>
                    <a:prstGeom prst="rect">
                      <a:avLst/>
                    </a:prstGeom>
                    <a:noFill/>
                    <a:ln>
                      <a:noFill/>
                    </a:ln>
                  </pic:spPr>
                </pic:pic>
              </a:graphicData>
            </a:graphic>
          </wp:inline>
        </w:drawing>
      </w:r>
    </w:p>
    <w:p w14:paraId="1B3408D5" w14:textId="0F4D28EA" w:rsidR="00D20498" w:rsidRDefault="00D11F59" w:rsidP="00417A28">
      <w:pPr>
        <w:pStyle w:val="Tablas"/>
      </w:pPr>
      <w:bookmarkStart w:id="119" w:name="_Toc189756008"/>
      <w:r>
        <w:t>Tabla 18</w:t>
      </w:r>
      <w:r w:rsidR="00D20498">
        <w:t xml:space="preserve"> Resumen del Modelo Obtenido de la Prueba Número 3</w:t>
      </w:r>
      <w:bookmarkEnd w:id="119"/>
    </w:p>
    <w:p w14:paraId="4C560614" w14:textId="77777777" w:rsidR="00D20498" w:rsidRDefault="00D20498" w:rsidP="00F212CC">
      <w:pPr>
        <w:rPr>
          <w:b/>
        </w:rPr>
      </w:pPr>
    </w:p>
    <w:p w14:paraId="1BE82930" w14:textId="360FB92B" w:rsidR="00A71567" w:rsidRDefault="00A71567" w:rsidP="00F212CC">
      <w:pPr>
        <w:rPr>
          <w:b/>
        </w:rPr>
      </w:pPr>
      <w:r>
        <w:rPr>
          <w:b/>
          <w:noProof/>
        </w:rPr>
        <w:lastRenderedPageBreak/>
        <w:drawing>
          <wp:inline distT="0" distB="0" distL="0" distR="0" wp14:anchorId="515945CB" wp14:editId="45D92290">
            <wp:extent cx="5219700" cy="64960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19700" cy="6496050"/>
                    </a:xfrm>
                    <a:prstGeom prst="rect">
                      <a:avLst/>
                    </a:prstGeom>
                    <a:noFill/>
                    <a:ln>
                      <a:noFill/>
                    </a:ln>
                  </pic:spPr>
                </pic:pic>
              </a:graphicData>
            </a:graphic>
          </wp:inline>
        </w:drawing>
      </w:r>
    </w:p>
    <w:p w14:paraId="5482B528" w14:textId="50BCF8F1" w:rsidR="00D20498" w:rsidRDefault="00D11F59" w:rsidP="0064646C">
      <w:pPr>
        <w:pStyle w:val="Figuras"/>
        <w:rPr>
          <w:rFonts w:eastAsiaTheme="majorEastAsia"/>
        </w:rPr>
      </w:pPr>
      <w:bookmarkStart w:id="120" w:name="_Toc189756032"/>
      <w:r>
        <w:rPr>
          <w:rFonts w:eastAsiaTheme="majorEastAsia"/>
        </w:rPr>
        <w:t>Figura 20</w:t>
      </w:r>
      <w:r w:rsidR="00D20498">
        <w:rPr>
          <w:rFonts w:eastAsiaTheme="majorEastAsia"/>
        </w:rPr>
        <w:t xml:space="preserve">: </w:t>
      </w:r>
      <w:r w:rsidR="006A1C18">
        <w:rPr>
          <w:rFonts w:eastAsiaTheme="majorEastAsia"/>
        </w:rPr>
        <w:t xml:space="preserve">Gráfico </w:t>
      </w:r>
      <w:r w:rsidR="00D20498">
        <w:rPr>
          <w:rFonts w:eastAsiaTheme="majorEastAsia"/>
        </w:rPr>
        <w:t xml:space="preserve">Formato </w:t>
      </w:r>
      <w:proofErr w:type="spellStart"/>
      <w:r w:rsidR="00D20498">
        <w:rPr>
          <w:rFonts w:eastAsiaTheme="majorEastAsia"/>
        </w:rPr>
        <w:t>Dot</w:t>
      </w:r>
      <w:proofErr w:type="spellEnd"/>
      <w:r w:rsidR="00D20498">
        <w:rPr>
          <w:rFonts w:eastAsiaTheme="majorEastAsia"/>
        </w:rPr>
        <w:t xml:space="preserve"> de la tercera prueba</w:t>
      </w:r>
      <w:bookmarkEnd w:id="120"/>
    </w:p>
    <w:p w14:paraId="11390BB4" w14:textId="77777777" w:rsidR="00D20498" w:rsidRDefault="00D20498" w:rsidP="00F212CC">
      <w:pPr>
        <w:rPr>
          <w:b/>
        </w:rPr>
      </w:pPr>
    </w:p>
    <w:p w14:paraId="41B38D8B" w14:textId="55FD523A" w:rsidR="00D20498" w:rsidRDefault="00D20498">
      <w:pPr>
        <w:spacing w:after="160" w:line="259" w:lineRule="auto"/>
        <w:rPr>
          <w:b/>
        </w:rPr>
      </w:pPr>
      <w:r>
        <w:rPr>
          <w:b/>
        </w:rPr>
        <w:br w:type="page"/>
      </w:r>
    </w:p>
    <w:p w14:paraId="39926EDB" w14:textId="4C3CF6EF" w:rsidR="00F212CC" w:rsidRDefault="00F212CC" w:rsidP="00F212CC">
      <w:pPr>
        <w:rPr>
          <w:b/>
        </w:rPr>
      </w:pPr>
      <w:r w:rsidRPr="00F212CC">
        <w:rPr>
          <w:b/>
        </w:rPr>
        <w:lastRenderedPageBreak/>
        <w:t>Resumen modelo de la P</w:t>
      </w:r>
      <w:r>
        <w:rPr>
          <w:b/>
        </w:rPr>
        <w:t>rueba 4</w:t>
      </w:r>
    </w:p>
    <w:p w14:paraId="1228EAF5" w14:textId="77777777" w:rsidR="00F212CC" w:rsidRDefault="00F212CC" w:rsidP="00F212CC">
      <w:pPr>
        <w:rPr>
          <w:b/>
        </w:rPr>
      </w:pPr>
    </w:p>
    <w:p w14:paraId="143F6BB5" w14:textId="2F7625BD" w:rsidR="00A71567" w:rsidRPr="00D20498" w:rsidRDefault="00A71567" w:rsidP="00F212CC">
      <w:r w:rsidRPr="00D20498">
        <w:t>La arquitectura de la prueba 4 es la misma que la de la prueba 1.</w:t>
      </w:r>
    </w:p>
    <w:p w14:paraId="62929FE5" w14:textId="63DF6776" w:rsidR="00A71567" w:rsidRDefault="00A71567" w:rsidP="00F212CC">
      <w:pPr>
        <w:rPr>
          <w:b/>
        </w:rPr>
      </w:pPr>
      <w:r>
        <w:rPr>
          <w:b/>
          <w:noProof/>
        </w:rPr>
        <w:drawing>
          <wp:inline distT="0" distB="0" distL="0" distR="0" wp14:anchorId="3D32CB64" wp14:editId="61A72265">
            <wp:extent cx="5219700" cy="27241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19700" cy="2724150"/>
                    </a:xfrm>
                    <a:prstGeom prst="rect">
                      <a:avLst/>
                    </a:prstGeom>
                    <a:noFill/>
                    <a:ln>
                      <a:noFill/>
                    </a:ln>
                  </pic:spPr>
                </pic:pic>
              </a:graphicData>
            </a:graphic>
          </wp:inline>
        </w:drawing>
      </w:r>
    </w:p>
    <w:p w14:paraId="1EDB74C9" w14:textId="640FE9D4" w:rsidR="00D20498" w:rsidRDefault="00D11F59" w:rsidP="00417A28">
      <w:pPr>
        <w:pStyle w:val="Tablas"/>
      </w:pPr>
      <w:bookmarkStart w:id="121" w:name="_Toc189756009"/>
      <w:r>
        <w:t>Tabla 19</w:t>
      </w:r>
      <w:r w:rsidR="00D20498">
        <w:t xml:space="preserve"> Resumen del Modelo Obtenido de la Prueba Número 4</w:t>
      </w:r>
      <w:bookmarkEnd w:id="121"/>
    </w:p>
    <w:p w14:paraId="5D97AD2D" w14:textId="77777777" w:rsidR="00D20498" w:rsidRDefault="00D20498" w:rsidP="00F212CC">
      <w:pPr>
        <w:rPr>
          <w:b/>
        </w:rPr>
      </w:pPr>
    </w:p>
    <w:p w14:paraId="0C9113DB" w14:textId="6CEF09AD" w:rsidR="00A71567" w:rsidRDefault="00A71567" w:rsidP="00F212CC">
      <w:pPr>
        <w:rPr>
          <w:b/>
        </w:rPr>
      </w:pPr>
      <w:r>
        <w:rPr>
          <w:b/>
          <w:noProof/>
        </w:rPr>
        <w:lastRenderedPageBreak/>
        <w:drawing>
          <wp:inline distT="0" distB="0" distL="0" distR="0" wp14:anchorId="3BD788B2" wp14:editId="72BA3779">
            <wp:extent cx="4600575" cy="49149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22D142B3" w14:textId="2F346A71" w:rsidR="00D20498" w:rsidRDefault="00D11F59" w:rsidP="0064646C">
      <w:pPr>
        <w:pStyle w:val="Figuras"/>
        <w:rPr>
          <w:rFonts w:eastAsiaTheme="majorEastAsia"/>
        </w:rPr>
      </w:pPr>
      <w:bookmarkStart w:id="122" w:name="_Toc189756033"/>
      <w:r>
        <w:rPr>
          <w:rFonts w:eastAsiaTheme="majorEastAsia"/>
        </w:rPr>
        <w:t>Figura 21</w:t>
      </w:r>
      <w:r w:rsidR="00D20498">
        <w:rPr>
          <w:rFonts w:eastAsiaTheme="majorEastAsia"/>
        </w:rPr>
        <w:t xml:space="preserve">: </w:t>
      </w:r>
      <w:r w:rsidR="006A1C18">
        <w:rPr>
          <w:rFonts w:eastAsiaTheme="majorEastAsia"/>
        </w:rPr>
        <w:t xml:space="preserve">Gráfico </w:t>
      </w:r>
      <w:r w:rsidR="00D20498">
        <w:rPr>
          <w:rFonts w:eastAsiaTheme="majorEastAsia"/>
        </w:rPr>
        <w:t xml:space="preserve">Formato </w:t>
      </w:r>
      <w:proofErr w:type="spellStart"/>
      <w:r w:rsidR="00D20498">
        <w:rPr>
          <w:rFonts w:eastAsiaTheme="majorEastAsia"/>
        </w:rPr>
        <w:t>Dot</w:t>
      </w:r>
      <w:proofErr w:type="spellEnd"/>
      <w:r w:rsidR="00D20498">
        <w:rPr>
          <w:rFonts w:eastAsiaTheme="majorEastAsia"/>
        </w:rPr>
        <w:t xml:space="preserve"> de la cuarta prueba</w:t>
      </w:r>
      <w:bookmarkEnd w:id="122"/>
    </w:p>
    <w:p w14:paraId="46CA6AD5" w14:textId="77777777" w:rsidR="00F212CC" w:rsidRDefault="00F212CC" w:rsidP="00F212CC">
      <w:pPr>
        <w:rPr>
          <w:b/>
        </w:rPr>
      </w:pPr>
    </w:p>
    <w:p w14:paraId="57CBA4BC" w14:textId="77777777" w:rsidR="002B1596" w:rsidRDefault="002B1596" w:rsidP="00F212CC">
      <w:pPr>
        <w:rPr>
          <w:b/>
        </w:rPr>
      </w:pPr>
    </w:p>
    <w:p w14:paraId="3A7B9484" w14:textId="09C2FB46" w:rsidR="00D20498" w:rsidRDefault="00D20498">
      <w:pPr>
        <w:spacing w:after="160" w:line="259" w:lineRule="auto"/>
        <w:rPr>
          <w:b/>
        </w:rPr>
      </w:pPr>
      <w:r>
        <w:rPr>
          <w:b/>
        </w:rPr>
        <w:br w:type="page"/>
      </w:r>
    </w:p>
    <w:p w14:paraId="42A8063A" w14:textId="0240E428" w:rsidR="00F212CC" w:rsidRDefault="00F212CC" w:rsidP="00F212CC">
      <w:pPr>
        <w:rPr>
          <w:b/>
        </w:rPr>
      </w:pPr>
      <w:r w:rsidRPr="00F212CC">
        <w:rPr>
          <w:b/>
        </w:rPr>
        <w:lastRenderedPageBreak/>
        <w:t>Resumen modelo de la P</w:t>
      </w:r>
      <w:r>
        <w:rPr>
          <w:b/>
        </w:rPr>
        <w:t>rueba 5</w:t>
      </w:r>
    </w:p>
    <w:p w14:paraId="59DA0CDC" w14:textId="3AEDFCAE" w:rsidR="00F212CC" w:rsidRDefault="002B1596" w:rsidP="00F212CC">
      <w:pPr>
        <w:rPr>
          <w:b/>
        </w:rPr>
      </w:pPr>
      <w:r>
        <w:rPr>
          <w:b/>
          <w:noProof/>
        </w:rPr>
        <w:drawing>
          <wp:inline distT="0" distB="0" distL="0" distR="0" wp14:anchorId="3A61A8BB" wp14:editId="1848C659">
            <wp:extent cx="5219700" cy="27432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19700" cy="2743200"/>
                    </a:xfrm>
                    <a:prstGeom prst="rect">
                      <a:avLst/>
                    </a:prstGeom>
                    <a:noFill/>
                    <a:ln>
                      <a:noFill/>
                    </a:ln>
                  </pic:spPr>
                </pic:pic>
              </a:graphicData>
            </a:graphic>
          </wp:inline>
        </w:drawing>
      </w:r>
    </w:p>
    <w:p w14:paraId="1D0C1D59" w14:textId="45815EDF" w:rsidR="00D20498" w:rsidRDefault="00D11F59" w:rsidP="00417A28">
      <w:pPr>
        <w:pStyle w:val="Tablas"/>
      </w:pPr>
      <w:bookmarkStart w:id="123" w:name="_Toc189756010"/>
      <w:r>
        <w:t>Tabla 20</w:t>
      </w:r>
      <w:r w:rsidR="00D20498">
        <w:t xml:space="preserve"> Resumen del Modelo Obtenido de la Prueba Número 5</w:t>
      </w:r>
      <w:bookmarkEnd w:id="123"/>
    </w:p>
    <w:p w14:paraId="15B4F3E9" w14:textId="77777777" w:rsidR="006A1C18" w:rsidRDefault="006A1C18" w:rsidP="00D20498">
      <w:pPr>
        <w:jc w:val="center"/>
      </w:pPr>
    </w:p>
    <w:p w14:paraId="476F89F3" w14:textId="77777777" w:rsidR="00D20498" w:rsidRDefault="00D20498" w:rsidP="00F212CC">
      <w:pPr>
        <w:rPr>
          <w:b/>
        </w:rPr>
      </w:pPr>
    </w:p>
    <w:p w14:paraId="57036977" w14:textId="60C7DD25" w:rsidR="002B1596" w:rsidRDefault="002B1596" w:rsidP="00F212CC">
      <w:pPr>
        <w:rPr>
          <w:b/>
        </w:rPr>
      </w:pPr>
      <w:r>
        <w:rPr>
          <w:b/>
          <w:noProof/>
        </w:rPr>
        <w:lastRenderedPageBreak/>
        <w:drawing>
          <wp:inline distT="0" distB="0" distL="0" distR="0" wp14:anchorId="1EF461A1" wp14:editId="673E6C26">
            <wp:extent cx="4600575" cy="49149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446979F9" w14:textId="3822A99F" w:rsidR="00D20498" w:rsidRDefault="00D11F59" w:rsidP="0064646C">
      <w:pPr>
        <w:pStyle w:val="Figuras"/>
        <w:rPr>
          <w:rFonts w:eastAsiaTheme="majorEastAsia"/>
        </w:rPr>
      </w:pPr>
      <w:bookmarkStart w:id="124" w:name="_Toc189756034"/>
      <w:r>
        <w:rPr>
          <w:rFonts w:eastAsiaTheme="majorEastAsia"/>
        </w:rPr>
        <w:t>Figura 22</w:t>
      </w:r>
      <w:r w:rsidR="00D20498">
        <w:rPr>
          <w:rFonts w:eastAsiaTheme="majorEastAsia"/>
        </w:rPr>
        <w:t xml:space="preserve">: </w:t>
      </w:r>
      <w:r w:rsidR="006A1C18">
        <w:rPr>
          <w:rFonts w:eastAsiaTheme="majorEastAsia"/>
        </w:rPr>
        <w:t xml:space="preserve">Gráfico </w:t>
      </w:r>
      <w:r w:rsidR="00D20498">
        <w:rPr>
          <w:rFonts w:eastAsiaTheme="majorEastAsia"/>
        </w:rPr>
        <w:t xml:space="preserve">Formato </w:t>
      </w:r>
      <w:proofErr w:type="spellStart"/>
      <w:r w:rsidR="00D20498">
        <w:rPr>
          <w:rFonts w:eastAsiaTheme="majorEastAsia"/>
        </w:rPr>
        <w:t>Dot</w:t>
      </w:r>
      <w:proofErr w:type="spellEnd"/>
      <w:r w:rsidR="00D20498">
        <w:rPr>
          <w:rFonts w:eastAsiaTheme="majorEastAsia"/>
        </w:rPr>
        <w:t xml:space="preserve"> de la quinta prueba</w:t>
      </w:r>
      <w:bookmarkEnd w:id="124"/>
    </w:p>
    <w:p w14:paraId="6E7BD17F" w14:textId="34BF7002" w:rsidR="00D20498" w:rsidRDefault="00D20498">
      <w:pPr>
        <w:spacing w:after="160" w:line="259" w:lineRule="auto"/>
        <w:rPr>
          <w:b/>
        </w:rPr>
      </w:pPr>
      <w:r>
        <w:rPr>
          <w:b/>
        </w:rPr>
        <w:br w:type="page"/>
      </w:r>
    </w:p>
    <w:p w14:paraId="7E04097F" w14:textId="4E4326EB" w:rsidR="00F212CC" w:rsidRDefault="00F212CC" w:rsidP="00F212CC">
      <w:pPr>
        <w:rPr>
          <w:b/>
        </w:rPr>
      </w:pPr>
      <w:r w:rsidRPr="00F212CC">
        <w:rPr>
          <w:b/>
        </w:rPr>
        <w:lastRenderedPageBreak/>
        <w:t>Resumen modelo de la P</w:t>
      </w:r>
      <w:r>
        <w:rPr>
          <w:b/>
        </w:rPr>
        <w:t>rueba 6</w:t>
      </w:r>
    </w:p>
    <w:p w14:paraId="761E8CF7" w14:textId="77777777" w:rsidR="00F212CC" w:rsidRDefault="00F212CC" w:rsidP="00992BA7"/>
    <w:p w14:paraId="0D12E688" w14:textId="3DA6690F" w:rsidR="00F212CC" w:rsidRDefault="002B1596" w:rsidP="00992BA7">
      <w:r>
        <w:rPr>
          <w:noProof/>
        </w:rPr>
        <w:drawing>
          <wp:inline distT="0" distB="0" distL="0" distR="0" wp14:anchorId="4994A655" wp14:editId="16FE87A4">
            <wp:extent cx="5219700" cy="27241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19700" cy="2724150"/>
                    </a:xfrm>
                    <a:prstGeom prst="rect">
                      <a:avLst/>
                    </a:prstGeom>
                    <a:noFill/>
                    <a:ln>
                      <a:noFill/>
                    </a:ln>
                  </pic:spPr>
                </pic:pic>
              </a:graphicData>
            </a:graphic>
          </wp:inline>
        </w:drawing>
      </w:r>
    </w:p>
    <w:p w14:paraId="32B76869" w14:textId="0E3873F3" w:rsidR="00D20498" w:rsidRDefault="00D11F59" w:rsidP="00417A28">
      <w:pPr>
        <w:pStyle w:val="Tablas"/>
      </w:pPr>
      <w:bookmarkStart w:id="125" w:name="_Toc189756011"/>
      <w:r>
        <w:t>Tabla 21</w:t>
      </w:r>
      <w:r w:rsidR="00D20498">
        <w:t xml:space="preserve"> Resumen del Modelo Obtenido de la Prueba Número 6</w:t>
      </w:r>
      <w:bookmarkEnd w:id="125"/>
    </w:p>
    <w:p w14:paraId="705E7D57" w14:textId="73FB73A1" w:rsidR="00D54459" w:rsidRDefault="00D54459">
      <w:pPr>
        <w:spacing w:after="160" w:line="259" w:lineRule="auto"/>
      </w:pPr>
      <w:r>
        <w:br w:type="page"/>
      </w:r>
    </w:p>
    <w:p w14:paraId="108FDF9A" w14:textId="77777777" w:rsidR="00D54459" w:rsidRDefault="00D54459" w:rsidP="00D20498">
      <w:pPr>
        <w:jc w:val="center"/>
      </w:pPr>
    </w:p>
    <w:p w14:paraId="44E24C4D" w14:textId="705AD667" w:rsidR="002B1596" w:rsidRDefault="002B1596" w:rsidP="00992BA7">
      <w:r>
        <w:rPr>
          <w:noProof/>
        </w:rPr>
        <w:drawing>
          <wp:inline distT="0" distB="0" distL="0" distR="0" wp14:anchorId="235260AF" wp14:editId="0FF620F3">
            <wp:extent cx="4600575" cy="49149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6AB94E8A" w14:textId="2B6DE09E" w:rsidR="00D20498" w:rsidRDefault="00D11F59" w:rsidP="0064646C">
      <w:pPr>
        <w:pStyle w:val="Figuras"/>
        <w:rPr>
          <w:rFonts w:eastAsiaTheme="majorEastAsia"/>
        </w:rPr>
      </w:pPr>
      <w:bookmarkStart w:id="126" w:name="_Toc189756035"/>
      <w:r>
        <w:rPr>
          <w:rFonts w:eastAsiaTheme="majorEastAsia"/>
        </w:rPr>
        <w:t>Figura 23</w:t>
      </w:r>
      <w:r w:rsidR="00D20498">
        <w:rPr>
          <w:rFonts w:eastAsiaTheme="majorEastAsia"/>
        </w:rPr>
        <w:t xml:space="preserve">: </w:t>
      </w:r>
      <w:r w:rsidR="006A1C18">
        <w:rPr>
          <w:rFonts w:eastAsiaTheme="majorEastAsia"/>
        </w:rPr>
        <w:t xml:space="preserve">Gráfico </w:t>
      </w:r>
      <w:r w:rsidR="00D20498">
        <w:rPr>
          <w:rFonts w:eastAsiaTheme="majorEastAsia"/>
        </w:rPr>
        <w:t xml:space="preserve">Formato </w:t>
      </w:r>
      <w:proofErr w:type="spellStart"/>
      <w:r w:rsidR="00D20498">
        <w:rPr>
          <w:rFonts w:eastAsiaTheme="majorEastAsia"/>
        </w:rPr>
        <w:t>Dot</w:t>
      </w:r>
      <w:proofErr w:type="spellEnd"/>
      <w:r w:rsidR="00D20498">
        <w:rPr>
          <w:rFonts w:eastAsiaTheme="majorEastAsia"/>
        </w:rPr>
        <w:t xml:space="preserve"> de la sexta prueba</w:t>
      </w:r>
      <w:bookmarkEnd w:id="126"/>
    </w:p>
    <w:p w14:paraId="7A81D103" w14:textId="613C5786" w:rsidR="00D54459" w:rsidRDefault="00D54459">
      <w:pPr>
        <w:spacing w:after="160" w:line="259" w:lineRule="auto"/>
        <w:rPr>
          <w:rFonts w:eastAsiaTheme="majorEastAsia"/>
        </w:rPr>
      </w:pPr>
      <w:r>
        <w:rPr>
          <w:rFonts w:eastAsiaTheme="majorEastAsia"/>
        </w:rPr>
        <w:br w:type="page"/>
      </w:r>
    </w:p>
    <w:p w14:paraId="62F69E32" w14:textId="77777777" w:rsidR="00D54459" w:rsidRDefault="00D54459" w:rsidP="00D20498">
      <w:pPr>
        <w:jc w:val="center"/>
        <w:rPr>
          <w:rFonts w:eastAsiaTheme="majorEastAsia"/>
        </w:rPr>
      </w:pPr>
    </w:p>
    <w:p w14:paraId="55ED719F" w14:textId="7AB7C65B" w:rsidR="002B1596" w:rsidRDefault="002B1596" w:rsidP="002B1596">
      <w:pPr>
        <w:rPr>
          <w:b/>
        </w:rPr>
      </w:pPr>
      <w:r w:rsidRPr="00F212CC">
        <w:rPr>
          <w:b/>
        </w:rPr>
        <w:t>Resumen modelo de la P</w:t>
      </w:r>
      <w:r>
        <w:rPr>
          <w:b/>
        </w:rPr>
        <w:t>rueba 7</w:t>
      </w:r>
    </w:p>
    <w:p w14:paraId="60A7A2D6" w14:textId="34DB012F" w:rsidR="008226C6" w:rsidRDefault="008226C6" w:rsidP="002B1596">
      <w:pPr>
        <w:rPr>
          <w:b/>
        </w:rPr>
      </w:pPr>
      <w:r>
        <w:rPr>
          <w:b/>
          <w:noProof/>
        </w:rPr>
        <w:drawing>
          <wp:inline distT="0" distB="0" distL="0" distR="0" wp14:anchorId="64E51466" wp14:editId="2D33BCB4">
            <wp:extent cx="5219700" cy="27336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19700" cy="2733675"/>
                    </a:xfrm>
                    <a:prstGeom prst="rect">
                      <a:avLst/>
                    </a:prstGeom>
                    <a:noFill/>
                    <a:ln>
                      <a:noFill/>
                    </a:ln>
                  </pic:spPr>
                </pic:pic>
              </a:graphicData>
            </a:graphic>
          </wp:inline>
        </w:drawing>
      </w:r>
    </w:p>
    <w:p w14:paraId="221C709D" w14:textId="6D6590CE" w:rsidR="00D20498" w:rsidRDefault="00D20498" w:rsidP="00417A28">
      <w:pPr>
        <w:pStyle w:val="Tablas"/>
      </w:pPr>
      <w:bookmarkStart w:id="127" w:name="_Toc189756012"/>
      <w:r>
        <w:t>Ta</w:t>
      </w:r>
      <w:r w:rsidR="00417A28">
        <w:t>bla 2</w:t>
      </w:r>
      <w:r w:rsidR="00D11F59">
        <w:t>2</w:t>
      </w:r>
      <w:r>
        <w:t xml:space="preserve"> Resumen del Modelo Obtenido de la Prueba Número 7</w:t>
      </w:r>
      <w:bookmarkEnd w:id="127"/>
    </w:p>
    <w:p w14:paraId="2451C77B" w14:textId="77777777" w:rsidR="00D54459" w:rsidRDefault="00D54459" w:rsidP="002B1596">
      <w:pPr>
        <w:rPr>
          <w:b/>
        </w:rPr>
      </w:pPr>
    </w:p>
    <w:p w14:paraId="50C93FF7" w14:textId="6848E339" w:rsidR="008226C6" w:rsidRDefault="008226C6" w:rsidP="002B1596">
      <w:pPr>
        <w:rPr>
          <w:b/>
        </w:rPr>
      </w:pPr>
      <w:r>
        <w:rPr>
          <w:b/>
          <w:noProof/>
        </w:rPr>
        <w:lastRenderedPageBreak/>
        <w:drawing>
          <wp:inline distT="0" distB="0" distL="0" distR="0" wp14:anchorId="180F1A13" wp14:editId="7FFB5716">
            <wp:extent cx="4600575" cy="49149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59E88C7C" w14:textId="38524021" w:rsidR="00D20498" w:rsidRDefault="00D11F59" w:rsidP="0064646C">
      <w:pPr>
        <w:pStyle w:val="Figuras"/>
        <w:rPr>
          <w:rFonts w:eastAsiaTheme="majorEastAsia"/>
        </w:rPr>
      </w:pPr>
      <w:bookmarkStart w:id="128" w:name="_Toc189756036"/>
      <w:r>
        <w:rPr>
          <w:rFonts w:eastAsiaTheme="majorEastAsia"/>
        </w:rPr>
        <w:t>Figura 24</w:t>
      </w:r>
      <w:r w:rsidR="00D20498">
        <w:rPr>
          <w:rFonts w:eastAsiaTheme="majorEastAsia"/>
        </w:rPr>
        <w:t xml:space="preserve">: </w:t>
      </w:r>
      <w:r w:rsidR="006A1C18">
        <w:rPr>
          <w:rFonts w:eastAsiaTheme="majorEastAsia"/>
        </w:rPr>
        <w:t xml:space="preserve">Gráfico </w:t>
      </w:r>
      <w:r w:rsidR="00D20498">
        <w:rPr>
          <w:rFonts w:eastAsiaTheme="majorEastAsia"/>
        </w:rPr>
        <w:t xml:space="preserve">Formato </w:t>
      </w:r>
      <w:proofErr w:type="spellStart"/>
      <w:r w:rsidR="00D20498">
        <w:rPr>
          <w:rFonts w:eastAsiaTheme="majorEastAsia"/>
        </w:rPr>
        <w:t>Dot</w:t>
      </w:r>
      <w:proofErr w:type="spellEnd"/>
      <w:r w:rsidR="00D20498">
        <w:rPr>
          <w:rFonts w:eastAsiaTheme="majorEastAsia"/>
        </w:rPr>
        <w:t xml:space="preserve"> de la séptima prueba</w:t>
      </w:r>
      <w:bookmarkEnd w:id="128"/>
    </w:p>
    <w:p w14:paraId="00550D36" w14:textId="77777777" w:rsidR="00D20498" w:rsidRDefault="00D20498" w:rsidP="002B1596">
      <w:pPr>
        <w:rPr>
          <w:b/>
        </w:rPr>
      </w:pPr>
    </w:p>
    <w:p w14:paraId="4F41ED3B" w14:textId="77777777" w:rsidR="008226C6" w:rsidRDefault="008226C6" w:rsidP="002B1596">
      <w:pPr>
        <w:rPr>
          <w:b/>
        </w:rPr>
      </w:pPr>
    </w:p>
    <w:p w14:paraId="2AC77992" w14:textId="7E7B729F" w:rsidR="00D20498" w:rsidRDefault="00D20498">
      <w:pPr>
        <w:spacing w:after="160" w:line="259" w:lineRule="auto"/>
        <w:rPr>
          <w:b/>
        </w:rPr>
      </w:pPr>
      <w:r>
        <w:rPr>
          <w:b/>
        </w:rPr>
        <w:br w:type="page"/>
      </w:r>
    </w:p>
    <w:p w14:paraId="418F944E" w14:textId="24232861" w:rsidR="002B1596" w:rsidRDefault="002B1596" w:rsidP="002B1596">
      <w:pPr>
        <w:rPr>
          <w:b/>
        </w:rPr>
      </w:pPr>
      <w:r w:rsidRPr="00F212CC">
        <w:rPr>
          <w:b/>
        </w:rPr>
        <w:lastRenderedPageBreak/>
        <w:t>Resumen modelo de la P</w:t>
      </w:r>
      <w:r>
        <w:rPr>
          <w:b/>
        </w:rPr>
        <w:t>rueba 8</w:t>
      </w:r>
    </w:p>
    <w:p w14:paraId="48346B14" w14:textId="060AB0D0" w:rsidR="008226C6" w:rsidRDefault="008226C6" w:rsidP="002B1596">
      <w:pPr>
        <w:rPr>
          <w:b/>
        </w:rPr>
      </w:pPr>
      <w:r>
        <w:rPr>
          <w:b/>
          <w:noProof/>
        </w:rPr>
        <w:drawing>
          <wp:inline distT="0" distB="0" distL="0" distR="0" wp14:anchorId="7076B9E3" wp14:editId="135D86D7">
            <wp:extent cx="5219700" cy="277177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19700" cy="2771775"/>
                    </a:xfrm>
                    <a:prstGeom prst="rect">
                      <a:avLst/>
                    </a:prstGeom>
                    <a:noFill/>
                    <a:ln>
                      <a:noFill/>
                    </a:ln>
                  </pic:spPr>
                </pic:pic>
              </a:graphicData>
            </a:graphic>
          </wp:inline>
        </w:drawing>
      </w:r>
    </w:p>
    <w:p w14:paraId="49E592DD" w14:textId="4AD35F13" w:rsidR="00D20498" w:rsidRDefault="00D20498" w:rsidP="00417A28">
      <w:pPr>
        <w:pStyle w:val="Tablas"/>
      </w:pPr>
      <w:bookmarkStart w:id="129" w:name="_Toc189756013"/>
      <w:r>
        <w:t xml:space="preserve">Tabla </w:t>
      </w:r>
      <w:r w:rsidR="00D11F59">
        <w:t>23</w:t>
      </w:r>
      <w:r w:rsidR="00417A28">
        <w:t xml:space="preserve"> </w:t>
      </w:r>
      <w:r>
        <w:t>Resumen del Modelo Obtenido de la Prueba Número 8</w:t>
      </w:r>
      <w:bookmarkEnd w:id="129"/>
    </w:p>
    <w:p w14:paraId="3918A87B" w14:textId="02044596" w:rsidR="006A1C18" w:rsidRDefault="006A1C18">
      <w:pPr>
        <w:spacing w:after="160" w:line="259" w:lineRule="auto"/>
      </w:pPr>
      <w:r>
        <w:br w:type="page"/>
      </w:r>
    </w:p>
    <w:p w14:paraId="78EE493B" w14:textId="77777777" w:rsidR="006A1C18" w:rsidRDefault="006A1C18" w:rsidP="00D20498">
      <w:pPr>
        <w:jc w:val="center"/>
      </w:pPr>
    </w:p>
    <w:p w14:paraId="632DD2B5" w14:textId="79159ED5" w:rsidR="008226C6" w:rsidRDefault="008226C6" w:rsidP="002B1596">
      <w:pPr>
        <w:rPr>
          <w:b/>
        </w:rPr>
      </w:pPr>
      <w:r>
        <w:rPr>
          <w:b/>
          <w:noProof/>
        </w:rPr>
        <w:drawing>
          <wp:inline distT="0" distB="0" distL="0" distR="0" wp14:anchorId="225BC8F3" wp14:editId="08CE9ACF">
            <wp:extent cx="4600575" cy="49149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29F20F82" w14:textId="468296B9" w:rsidR="00D84630" w:rsidRPr="00597998" w:rsidRDefault="00D11F59" w:rsidP="0064646C">
      <w:pPr>
        <w:pStyle w:val="Figuras"/>
      </w:pPr>
      <w:bookmarkStart w:id="130" w:name="_Toc189756037"/>
      <w:r>
        <w:rPr>
          <w:rFonts w:eastAsiaTheme="majorEastAsia"/>
        </w:rPr>
        <w:t>Figura 25</w:t>
      </w:r>
      <w:r w:rsidR="00D20498">
        <w:rPr>
          <w:rFonts w:eastAsiaTheme="majorEastAsia"/>
        </w:rPr>
        <w:t xml:space="preserve">: </w:t>
      </w:r>
      <w:r w:rsidR="006A1C18">
        <w:rPr>
          <w:rFonts w:eastAsiaTheme="majorEastAsia"/>
        </w:rPr>
        <w:t xml:space="preserve">Gráfico </w:t>
      </w:r>
      <w:r w:rsidR="00D20498">
        <w:rPr>
          <w:rFonts w:eastAsiaTheme="majorEastAsia"/>
        </w:rPr>
        <w:t xml:space="preserve">Formato </w:t>
      </w:r>
      <w:proofErr w:type="spellStart"/>
      <w:r w:rsidR="00D20498">
        <w:rPr>
          <w:rFonts w:eastAsiaTheme="majorEastAsia"/>
        </w:rPr>
        <w:t>Dot</w:t>
      </w:r>
      <w:proofErr w:type="spellEnd"/>
      <w:r w:rsidR="00D20498">
        <w:rPr>
          <w:rFonts w:eastAsiaTheme="majorEastAsia"/>
        </w:rPr>
        <w:t xml:space="preserve"> de la octava prueba</w:t>
      </w:r>
      <w:bookmarkEnd w:id="130"/>
    </w:p>
    <w:p w14:paraId="29E4A7BD" w14:textId="77777777" w:rsidR="004D0E58" w:rsidRPr="00597998" w:rsidRDefault="004D0E58" w:rsidP="00992BA7"/>
    <w:p w14:paraId="0EB7D412" w14:textId="77777777" w:rsidR="00D84630" w:rsidRPr="00597998" w:rsidRDefault="00D84630" w:rsidP="00992BA7"/>
    <w:p w14:paraId="3BC8E4E6" w14:textId="77777777" w:rsidR="00D84630" w:rsidRPr="00597998" w:rsidRDefault="00D84630" w:rsidP="00992BA7"/>
    <w:p w14:paraId="510CFEF1" w14:textId="0DDB0DDC" w:rsidR="006B46FB" w:rsidRDefault="004833B4">
      <w:pPr>
        <w:spacing w:before="0" w:after="160" w:line="259" w:lineRule="auto"/>
      </w:pPr>
      <w:r w:rsidRPr="00597998">
        <w:br w:type="page"/>
      </w:r>
      <w:r w:rsidR="006B46FB">
        <w:lastRenderedPageBreak/>
        <w:br w:type="page"/>
      </w:r>
    </w:p>
    <w:p w14:paraId="3BC796AD" w14:textId="3D1EF5D4" w:rsidR="004833B4" w:rsidRPr="00EF1F9E" w:rsidRDefault="00C016C7" w:rsidP="004833B4">
      <w:pPr>
        <w:pStyle w:val="Ttulo1"/>
        <w:rPr>
          <w:lang w:val="en-US"/>
        </w:rPr>
      </w:pPr>
      <w:bookmarkStart w:id="131" w:name="_Toc189755990"/>
      <w:proofErr w:type="spellStart"/>
      <w:r w:rsidRPr="00EF1F9E">
        <w:rPr>
          <w:lang w:val="en-US"/>
        </w:rPr>
        <w:lastRenderedPageBreak/>
        <w:t>Bibliografía</w:t>
      </w:r>
      <w:bookmarkEnd w:id="131"/>
      <w:proofErr w:type="spellEnd"/>
    </w:p>
    <w:p w14:paraId="67C9A925" w14:textId="77777777" w:rsidR="00C016C7" w:rsidRPr="007B4AF1" w:rsidRDefault="00C016C7" w:rsidP="007B4AF1">
      <w:pPr>
        <w:jc w:val="both"/>
        <w:rPr>
          <w:lang w:val="en-US"/>
        </w:rPr>
      </w:pPr>
    </w:p>
    <w:p w14:paraId="0EC2A612" w14:textId="726569A8" w:rsidR="00CB38B5" w:rsidRPr="00DD6AB6" w:rsidRDefault="008B2A42" w:rsidP="00CB38B5">
      <w:pPr>
        <w:widowControl w:val="0"/>
        <w:autoSpaceDE w:val="0"/>
        <w:autoSpaceDN w:val="0"/>
        <w:adjustRightInd w:val="0"/>
        <w:ind w:left="640" w:hanging="640"/>
        <w:rPr>
          <w:noProof/>
          <w:lang w:val="en-US"/>
        </w:rPr>
      </w:pPr>
      <w:ins w:id="132" w:author="enrique gauto sand" w:date="2022-10-07T17:52:00Z">
        <w:r w:rsidRPr="007B4AF1">
          <w:rPr>
            <w:lang w:val="en-US"/>
          </w:rPr>
          <w:fldChar w:fldCharType="begin" w:fldLock="1"/>
        </w:r>
        <w:r w:rsidRPr="007B4AF1">
          <w:rPr>
            <w:lang w:val="en-US"/>
          </w:rPr>
          <w:instrText xml:space="preserve">ADDIN Mendeley Bibliography CSL_BIBLIOGRAPHY </w:instrText>
        </w:r>
      </w:ins>
      <w:r w:rsidRPr="007B4AF1">
        <w:rPr>
          <w:lang w:val="en-US"/>
        </w:rPr>
        <w:fldChar w:fldCharType="separate"/>
      </w:r>
      <w:r w:rsidR="00CB38B5" w:rsidRPr="00DD6AB6">
        <w:rPr>
          <w:noProof/>
          <w:lang w:val="en-US"/>
        </w:rPr>
        <w:t>[1]</w:t>
      </w:r>
      <w:r w:rsidR="00CB38B5" w:rsidRPr="00DD6AB6">
        <w:rPr>
          <w:noProof/>
          <w:lang w:val="en-US"/>
        </w:rPr>
        <w:tab/>
        <w:t xml:space="preserve">N. Petluri and E. Al-Masri, “Web Traffic Prediction of Wikipedia Pages,” </w:t>
      </w:r>
      <w:r w:rsidR="00CB38B5" w:rsidRPr="00DD6AB6">
        <w:rPr>
          <w:i/>
          <w:iCs/>
          <w:noProof/>
          <w:lang w:val="en-US"/>
        </w:rPr>
        <w:t>Proc. - 2018 IEEE Int. Conf. Big Data, Big Data 2018</w:t>
      </w:r>
      <w:r w:rsidR="00CB38B5" w:rsidRPr="00DD6AB6">
        <w:rPr>
          <w:noProof/>
          <w:lang w:val="en-US"/>
        </w:rPr>
        <w:t>, pp. 5427–5429, 2019.</w:t>
      </w:r>
    </w:p>
    <w:p w14:paraId="5C69B763" w14:textId="77777777" w:rsidR="00CB38B5" w:rsidRPr="00DD6AB6" w:rsidRDefault="00CB38B5" w:rsidP="00CB38B5">
      <w:pPr>
        <w:widowControl w:val="0"/>
        <w:autoSpaceDE w:val="0"/>
        <w:autoSpaceDN w:val="0"/>
        <w:adjustRightInd w:val="0"/>
        <w:ind w:left="640" w:hanging="640"/>
        <w:rPr>
          <w:noProof/>
          <w:lang w:val="en-US"/>
        </w:rPr>
      </w:pPr>
      <w:r w:rsidRPr="00DD6AB6">
        <w:rPr>
          <w:noProof/>
          <w:lang w:val="en-US"/>
        </w:rPr>
        <w:t>[2]</w:t>
      </w:r>
      <w:r w:rsidRPr="00DD6AB6">
        <w:rPr>
          <w:noProof/>
          <w:lang w:val="en-US"/>
        </w:rPr>
        <w:tab/>
        <w:t>V. Kotu and B. Deshpande, “Chapter 12 - Time Series Forecasting,” V. Kotu and B. B. T.-D. S. (Second E. Deshpande, Eds. Morgan Kaufmann, 2019, pp. 395–445.</w:t>
      </w:r>
    </w:p>
    <w:p w14:paraId="5EAD294E" w14:textId="77777777" w:rsidR="00CB38B5" w:rsidRPr="00DD6AB6" w:rsidRDefault="00CB38B5" w:rsidP="00CB38B5">
      <w:pPr>
        <w:widowControl w:val="0"/>
        <w:autoSpaceDE w:val="0"/>
        <w:autoSpaceDN w:val="0"/>
        <w:adjustRightInd w:val="0"/>
        <w:ind w:left="640" w:hanging="640"/>
        <w:rPr>
          <w:noProof/>
          <w:lang w:val="en-US"/>
        </w:rPr>
      </w:pPr>
      <w:r w:rsidRPr="00DD6AB6">
        <w:rPr>
          <w:noProof/>
          <w:lang w:val="en-US"/>
        </w:rPr>
        <w:t>[3]</w:t>
      </w:r>
      <w:r w:rsidRPr="00DD6AB6">
        <w:rPr>
          <w:noProof/>
          <w:lang w:val="en-US"/>
        </w:rPr>
        <w:tab/>
        <w:t xml:space="preserve">K. Zhou, W. Wang, L. Huang, and B. Liu, “Comparative study on the time series forecasting of web traffic based on statistical model and Generative Adversarial model,” </w:t>
      </w:r>
      <w:r w:rsidRPr="00DD6AB6">
        <w:rPr>
          <w:i/>
          <w:iCs/>
          <w:noProof/>
          <w:lang w:val="en-US"/>
        </w:rPr>
        <w:t>Knowledge-Based Syst.</w:t>
      </w:r>
      <w:r w:rsidRPr="00DD6AB6">
        <w:rPr>
          <w:noProof/>
          <w:lang w:val="en-US"/>
        </w:rPr>
        <w:t>, vol. 213, p. 106467, Feb. 2021.</w:t>
      </w:r>
    </w:p>
    <w:p w14:paraId="34167518" w14:textId="77777777" w:rsidR="00CB38B5" w:rsidRPr="00DD6AB6" w:rsidRDefault="00CB38B5" w:rsidP="00CB38B5">
      <w:pPr>
        <w:widowControl w:val="0"/>
        <w:autoSpaceDE w:val="0"/>
        <w:autoSpaceDN w:val="0"/>
        <w:adjustRightInd w:val="0"/>
        <w:ind w:left="640" w:hanging="640"/>
        <w:rPr>
          <w:noProof/>
          <w:lang w:val="en-US"/>
        </w:rPr>
      </w:pPr>
      <w:r w:rsidRPr="00DD6AB6">
        <w:rPr>
          <w:noProof/>
          <w:lang w:val="en-US"/>
        </w:rPr>
        <w:t>[4]</w:t>
      </w:r>
      <w:r w:rsidRPr="00DD6AB6">
        <w:rPr>
          <w:noProof/>
          <w:lang w:val="en-US"/>
        </w:rPr>
        <w:tab/>
        <w:t xml:space="preserve">S. Hochreiter and J. Schmidhuber, “Long Short-Term Memory,” </w:t>
      </w:r>
      <w:r w:rsidRPr="00DD6AB6">
        <w:rPr>
          <w:i/>
          <w:iCs/>
          <w:noProof/>
          <w:lang w:val="en-US"/>
        </w:rPr>
        <w:t>Neural Comput.</w:t>
      </w:r>
      <w:r w:rsidRPr="00DD6AB6">
        <w:rPr>
          <w:noProof/>
          <w:lang w:val="en-US"/>
        </w:rPr>
        <w:t>, vol. 9, no. 8, pp. 1735–1780, Nov. 1997.</w:t>
      </w:r>
    </w:p>
    <w:p w14:paraId="5C96F8CD" w14:textId="77777777" w:rsidR="00CB38B5" w:rsidRPr="00DD6AB6" w:rsidRDefault="00CB38B5" w:rsidP="00CB38B5">
      <w:pPr>
        <w:widowControl w:val="0"/>
        <w:autoSpaceDE w:val="0"/>
        <w:autoSpaceDN w:val="0"/>
        <w:adjustRightInd w:val="0"/>
        <w:ind w:left="640" w:hanging="640"/>
        <w:rPr>
          <w:noProof/>
          <w:lang w:val="en-US"/>
        </w:rPr>
      </w:pPr>
      <w:r w:rsidRPr="00DD6AB6">
        <w:rPr>
          <w:noProof/>
          <w:lang w:val="en-US"/>
        </w:rPr>
        <w:t>[5]</w:t>
      </w:r>
      <w:r w:rsidRPr="00DD6AB6">
        <w:rPr>
          <w:noProof/>
          <w:lang w:val="en-US"/>
        </w:rPr>
        <w:tab/>
        <w:t xml:space="preserve">K. Zhou, W. Wang, L. Huang, and B. Liu, “Comparative study on the time series forecasting of web traffic based on statistical model and Generative Adversarial model,” </w:t>
      </w:r>
      <w:r w:rsidRPr="00DD6AB6">
        <w:rPr>
          <w:i/>
          <w:iCs/>
          <w:noProof/>
          <w:lang w:val="en-US"/>
        </w:rPr>
        <w:t>Knowledge-Based Syst.</w:t>
      </w:r>
      <w:r w:rsidRPr="00DD6AB6">
        <w:rPr>
          <w:noProof/>
          <w:lang w:val="en-US"/>
        </w:rPr>
        <w:t>, vol. 213, Feb. 2021.</w:t>
      </w:r>
    </w:p>
    <w:p w14:paraId="26D3BD92" w14:textId="77777777" w:rsidR="00CB38B5" w:rsidRPr="00DD6AB6" w:rsidRDefault="00CB38B5" w:rsidP="00CB38B5">
      <w:pPr>
        <w:widowControl w:val="0"/>
        <w:autoSpaceDE w:val="0"/>
        <w:autoSpaceDN w:val="0"/>
        <w:adjustRightInd w:val="0"/>
        <w:ind w:left="640" w:hanging="640"/>
        <w:rPr>
          <w:noProof/>
          <w:lang w:val="en-US"/>
        </w:rPr>
      </w:pPr>
      <w:r w:rsidRPr="00DD6AB6">
        <w:rPr>
          <w:noProof/>
          <w:lang w:val="en-US"/>
        </w:rPr>
        <w:t>[6]</w:t>
      </w:r>
      <w:r w:rsidRPr="00DD6AB6">
        <w:rPr>
          <w:noProof/>
          <w:lang w:val="en-US"/>
        </w:rPr>
        <w:tab/>
        <w:t>“Prophet: forecasting at scale.” [Online]. Available: https://research.facebook.com/blog/2017/2/prophet-forecasting-at-scale/. [Accessed: 24-Oct-2020].</w:t>
      </w:r>
    </w:p>
    <w:p w14:paraId="241C4F80" w14:textId="77777777" w:rsidR="00CB38B5" w:rsidRPr="00DD6AB6" w:rsidRDefault="00CB38B5" w:rsidP="00CB38B5">
      <w:pPr>
        <w:widowControl w:val="0"/>
        <w:autoSpaceDE w:val="0"/>
        <w:autoSpaceDN w:val="0"/>
        <w:adjustRightInd w:val="0"/>
        <w:ind w:left="640" w:hanging="640"/>
        <w:rPr>
          <w:noProof/>
          <w:lang w:val="en-US"/>
        </w:rPr>
      </w:pPr>
      <w:r w:rsidRPr="00DD6AB6">
        <w:rPr>
          <w:noProof/>
          <w:lang w:val="en-US"/>
        </w:rPr>
        <w:t>[7]</w:t>
      </w:r>
      <w:r w:rsidRPr="00DD6AB6">
        <w:rPr>
          <w:noProof/>
          <w:lang w:val="en-US"/>
        </w:rPr>
        <w:tab/>
        <w:t xml:space="preserve">R. Casado-Vara, A. M. del Rey, D. Pérez-Palau, L. De-La-fuente-valentín, and J. M. Corchado, “Web Traffic Time Series Forecasting Using LSTM Neural Networks with Distributed Asynchronous Training,” </w:t>
      </w:r>
      <w:r w:rsidRPr="00DD6AB6">
        <w:rPr>
          <w:i/>
          <w:iCs/>
          <w:noProof/>
          <w:lang w:val="en-US"/>
        </w:rPr>
        <w:t>Math. 2021, Vol. 9, Page 421</w:t>
      </w:r>
      <w:r w:rsidRPr="00DD6AB6">
        <w:rPr>
          <w:noProof/>
          <w:lang w:val="en-US"/>
        </w:rPr>
        <w:t>, vol. 9, no. 4, p. 421, Feb. 2021.</w:t>
      </w:r>
    </w:p>
    <w:p w14:paraId="6D22A396" w14:textId="77777777" w:rsidR="00CB38B5" w:rsidRPr="00DD6AB6" w:rsidRDefault="00CB38B5" w:rsidP="00CB38B5">
      <w:pPr>
        <w:widowControl w:val="0"/>
        <w:autoSpaceDE w:val="0"/>
        <w:autoSpaceDN w:val="0"/>
        <w:adjustRightInd w:val="0"/>
        <w:ind w:left="640" w:hanging="640"/>
        <w:rPr>
          <w:noProof/>
          <w:lang w:val="en-US"/>
        </w:rPr>
      </w:pPr>
      <w:r w:rsidRPr="00DD6AB6">
        <w:rPr>
          <w:noProof/>
          <w:lang w:val="en-US"/>
        </w:rPr>
        <w:t>[8]</w:t>
      </w:r>
      <w:r w:rsidRPr="00DD6AB6">
        <w:rPr>
          <w:noProof/>
          <w:lang w:val="en-US"/>
        </w:rPr>
        <w:tab/>
        <w:t xml:space="preserve">W. Wang and Y. Lu, “Analysis of the Mean Absolute Error (MAE) and the Root Mean Square Error (RMSE) in Assessing Rounding Model,” in </w:t>
      </w:r>
      <w:r w:rsidRPr="00DD6AB6">
        <w:rPr>
          <w:i/>
          <w:iCs/>
          <w:noProof/>
          <w:lang w:val="en-US"/>
        </w:rPr>
        <w:t>IOP Conference Series: Materials Science and Engineering</w:t>
      </w:r>
      <w:r w:rsidRPr="00DD6AB6">
        <w:rPr>
          <w:noProof/>
          <w:lang w:val="en-US"/>
        </w:rPr>
        <w:t>, 2018, vol. 324, no. 1.</w:t>
      </w:r>
    </w:p>
    <w:p w14:paraId="64EA9346" w14:textId="77777777" w:rsidR="00CB38B5" w:rsidRPr="00DD6AB6" w:rsidRDefault="00CB38B5" w:rsidP="00CB38B5">
      <w:pPr>
        <w:widowControl w:val="0"/>
        <w:autoSpaceDE w:val="0"/>
        <w:autoSpaceDN w:val="0"/>
        <w:adjustRightInd w:val="0"/>
        <w:ind w:left="640" w:hanging="640"/>
        <w:rPr>
          <w:noProof/>
          <w:lang w:val="en-US"/>
        </w:rPr>
      </w:pPr>
      <w:r w:rsidRPr="00DD6AB6">
        <w:rPr>
          <w:noProof/>
          <w:lang w:val="en-US"/>
        </w:rPr>
        <w:t>[9]</w:t>
      </w:r>
      <w:r w:rsidRPr="00DD6AB6">
        <w:rPr>
          <w:noProof/>
          <w:lang w:val="en-US"/>
        </w:rPr>
        <w:tab/>
        <w:t xml:space="preserve">P. J. Huber, “Robust Estimation of a Location Parameter,” in </w:t>
      </w:r>
      <w:r w:rsidRPr="00DD6AB6">
        <w:rPr>
          <w:i/>
          <w:iCs/>
          <w:noProof/>
          <w:lang w:val="en-US"/>
        </w:rPr>
        <w:t>Breakthroughs in Statistics: Methodology and Distribution</w:t>
      </w:r>
      <w:r w:rsidRPr="00DD6AB6">
        <w:rPr>
          <w:noProof/>
          <w:lang w:val="en-US"/>
        </w:rPr>
        <w:t>, S. Kotz and N. L. Johnson, Eds. New York, NY: Springer New York, 1992, pp. 492–518.</w:t>
      </w:r>
    </w:p>
    <w:p w14:paraId="1620BFEC" w14:textId="77777777" w:rsidR="00CB38B5" w:rsidRPr="00DD6AB6" w:rsidRDefault="00CB38B5" w:rsidP="00CB38B5">
      <w:pPr>
        <w:widowControl w:val="0"/>
        <w:autoSpaceDE w:val="0"/>
        <w:autoSpaceDN w:val="0"/>
        <w:adjustRightInd w:val="0"/>
        <w:ind w:left="640" w:hanging="640"/>
        <w:rPr>
          <w:noProof/>
          <w:lang w:val="en-US"/>
        </w:rPr>
      </w:pPr>
      <w:r w:rsidRPr="00DD6AB6">
        <w:rPr>
          <w:noProof/>
          <w:lang w:val="en-US"/>
        </w:rPr>
        <w:lastRenderedPageBreak/>
        <w:t>[10]</w:t>
      </w:r>
      <w:r w:rsidRPr="00DD6AB6">
        <w:rPr>
          <w:noProof/>
          <w:lang w:val="en-US"/>
        </w:rPr>
        <w:tab/>
        <w:t xml:space="preserve">K. Cho </w:t>
      </w:r>
      <w:r w:rsidRPr="00DD6AB6">
        <w:rPr>
          <w:i/>
          <w:iCs/>
          <w:noProof/>
          <w:lang w:val="en-US"/>
        </w:rPr>
        <w:t>et al.</w:t>
      </w:r>
      <w:r w:rsidRPr="00DD6AB6">
        <w:rPr>
          <w:noProof/>
          <w:lang w:val="en-US"/>
        </w:rPr>
        <w:t xml:space="preserve">, “Learning phrase representations using RNN encoder-decoder for statistical machine translation,” in </w:t>
      </w:r>
      <w:r w:rsidRPr="00DD6AB6">
        <w:rPr>
          <w:i/>
          <w:iCs/>
          <w:noProof/>
          <w:lang w:val="en-US"/>
        </w:rPr>
        <w:t>EMNLP 2014 - 2014 Conference on Empirical Methods in Natural Language Processing, Proceedings of the Conference</w:t>
      </w:r>
      <w:r w:rsidRPr="00DD6AB6">
        <w:rPr>
          <w:noProof/>
          <w:lang w:val="en-US"/>
        </w:rPr>
        <w:t>, 2014, pp. 1724–1734.</w:t>
      </w:r>
    </w:p>
    <w:p w14:paraId="016F6BE6" w14:textId="77777777" w:rsidR="00CB38B5" w:rsidRPr="00DD6AB6" w:rsidRDefault="00CB38B5" w:rsidP="00CB38B5">
      <w:pPr>
        <w:widowControl w:val="0"/>
        <w:autoSpaceDE w:val="0"/>
        <w:autoSpaceDN w:val="0"/>
        <w:adjustRightInd w:val="0"/>
        <w:ind w:left="640" w:hanging="640"/>
        <w:rPr>
          <w:noProof/>
          <w:lang w:val="en-US"/>
        </w:rPr>
      </w:pPr>
      <w:r w:rsidRPr="00DD6AB6">
        <w:rPr>
          <w:noProof/>
          <w:lang w:val="en-US"/>
        </w:rPr>
        <w:t>[11]</w:t>
      </w:r>
      <w:r w:rsidRPr="00DD6AB6">
        <w:rPr>
          <w:noProof/>
          <w:lang w:val="en-US"/>
        </w:rPr>
        <w:tab/>
        <w:t>“Web Traffic Time Series Forecasting,” 2017. [Online]. Available: https://www.kaggle.com/c/web-traffic-time-series-forecasting/discussion/39367. [Accessed: 12-Oct-2022].</w:t>
      </w:r>
    </w:p>
    <w:p w14:paraId="2A8AFBA5" w14:textId="77777777" w:rsidR="00CB38B5" w:rsidRPr="00DD6AB6" w:rsidRDefault="00CB38B5" w:rsidP="00CB38B5">
      <w:pPr>
        <w:widowControl w:val="0"/>
        <w:autoSpaceDE w:val="0"/>
        <w:autoSpaceDN w:val="0"/>
        <w:adjustRightInd w:val="0"/>
        <w:ind w:left="640" w:hanging="640"/>
        <w:rPr>
          <w:noProof/>
          <w:lang w:val="en-US"/>
        </w:rPr>
      </w:pPr>
      <w:r w:rsidRPr="00DD6AB6">
        <w:rPr>
          <w:noProof/>
          <w:lang w:val="en-US"/>
        </w:rPr>
        <w:t>[12]</w:t>
      </w:r>
      <w:r w:rsidRPr="00DD6AB6">
        <w:rPr>
          <w:noProof/>
          <w:lang w:val="en-US"/>
        </w:rPr>
        <w:tab/>
        <w:t>“Choosing the correct error metric: MAPE vs. sMAPE,” 2020. [Online]. Available: https://towardsdatascience.com/choosing-the-correct-error-metric-mape-vs-smape-5328dec53fac. [Accessed: 12-Oct-2022].</w:t>
      </w:r>
    </w:p>
    <w:p w14:paraId="30E4BF69" w14:textId="77777777" w:rsidR="00CB38B5" w:rsidRPr="00DD6AB6" w:rsidRDefault="00CB38B5" w:rsidP="00CB38B5">
      <w:pPr>
        <w:widowControl w:val="0"/>
        <w:autoSpaceDE w:val="0"/>
        <w:autoSpaceDN w:val="0"/>
        <w:adjustRightInd w:val="0"/>
        <w:ind w:left="640" w:hanging="640"/>
        <w:rPr>
          <w:noProof/>
          <w:lang w:val="en-US"/>
        </w:rPr>
      </w:pPr>
      <w:r w:rsidRPr="00DD6AB6">
        <w:rPr>
          <w:noProof/>
          <w:lang w:val="en-US"/>
        </w:rPr>
        <w:t>[13]</w:t>
      </w:r>
      <w:r w:rsidRPr="00DD6AB6">
        <w:rPr>
          <w:noProof/>
          <w:lang w:val="en-US"/>
        </w:rPr>
        <w:tab/>
        <w:t xml:space="preserve">C. Kuranga and N. Pillay, “A comparative study of nonlinear regression and autoregressive techniques in hybrid with particle swarm optimization for time-series forecasting,” </w:t>
      </w:r>
      <w:r w:rsidRPr="00DD6AB6">
        <w:rPr>
          <w:i/>
          <w:iCs/>
          <w:noProof/>
          <w:lang w:val="en-US"/>
        </w:rPr>
        <w:t>Expert Syst. Appl.</w:t>
      </w:r>
      <w:r w:rsidRPr="00DD6AB6">
        <w:rPr>
          <w:noProof/>
          <w:lang w:val="en-US"/>
        </w:rPr>
        <w:t>, vol. 190, Mar. 2022.</w:t>
      </w:r>
    </w:p>
    <w:p w14:paraId="528FF5A6" w14:textId="77777777" w:rsidR="00CB38B5" w:rsidRPr="00DD6AB6" w:rsidRDefault="00CB38B5" w:rsidP="00CB38B5">
      <w:pPr>
        <w:widowControl w:val="0"/>
        <w:autoSpaceDE w:val="0"/>
        <w:autoSpaceDN w:val="0"/>
        <w:adjustRightInd w:val="0"/>
        <w:ind w:left="640" w:hanging="640"/>
        <w:rPr>
          <w:noProof/>
          <w:lang w:val="en-US"/>
        </w:rPr>
      </w:pPr>
      <w:r w:rsidRPr="00DD6AB6">
        <w:rPr>
          <w:noProof/>
          <w:lang w:val="en-US"/>
        </w:rPr>
        <w:t>[14]</w:t>
      </w:r>
      <w:r w:rsidRPr="00DD6AB6">
        <w:rPr>
          <w:noProof/>
          <w:lang w:val="en-US"/>
        </w:rPr>
        <w:tab/>
        <w:t xml:space="preserve">P. Khanarsa, A. Luangsodsai, K. Sinapiromsaran, I. F. Astachova, K. A. Makoviy, and Y. V Khitskova, “Possibilities for predicting the state of usability web resources,” </w:t>
      </w:r>
      <w:r w:rsidRPr="00DD6AB6">
        <w:rPr>
          <w:i/>
          <w:iCs/>
          <w:noProof/>
          <w:lang w:val="en-US"/>
        </w:rPr>
        <w:t>J. Phys. Conf. Ser.</w:t>
      </w:r>
      <w:r w:rsidRPr="00DD6AB6">
        <w:rPr>
          <w:noProof/>
          <w:lang w:val="en-US"/>
        </w:rPr>
        <w:t>, vol. 1902, no. 1, p. 012029, May 2021.</w:t>
      </w:r>
    </w:p>
    <w:p w14:paraId="77CFC2F8" w14:textId="77777777" w:rsidR="00CB38B5" w:rsidRPr="00DD6AB6" w:rsidRDefault="00CB38B5" w:rsidP="00CB38B5">
      <w:pPr>
        <w:widowControl w:val="0"/>
        <w:autoSpaceDE w:val="0"/>
        <w:autoSpaceDN w:val="0"/>
        <w:adjustRightInd w:val="0"/>
        <w:ind w:left="640" w:hanging="640"/>
        <w:rPr>
          <w:noProof/>
          <w:lang w:val="en-US"/>
        </w:rPr>
      </w:pPr>
      <w:r w:rsidRPr="00DD6AB6">
        <w:rPr>
          <w:noProof/>
          <w:lang w:val="en-US"/>
        </w:rPr>
        <w:t>[15]</w:t>
      </w:r>
      <w:r w:rsidRPr="00DD6AB6">
        <w:rPr>
          <w:noProof/>
          <w:lang w:val="en-US"/>
        </w:rPr>
        <w:tab/>
        <w:t xml:space="preserve">D. Deng, F. Karl, F. Hutter, B. Bischl, and M. Lindauer, “Efficient Automated Deep Learning for Time Series Forecasting,” in </w:t>
      </w:r>
      <w:r w:rsidRPr="00DD6AB6">
        <w:rPr>
          <w:i/>
          <w:iCs/>
          <w:noProof/>
          <w:lang w:val="en-US"/>
        </w:rPr>
        <w:t>Lecture Notes in Computer Science (including subseries Lecture Notes in Artificial Intelligence and Lecture Notes in Bioinformatics)</w:t>
      </w:r>
      <w:r w:rsidRPr="00DD6AB6">
        <w:rPr>
          <w:noProof/>
          <w:lang w:val="en-US"/>
        </w:rPr>
        <w:t>, 2023, vol. 13715 LNAI, pp. 664–680.</w:t>
      </w:r>
    </w:p>
    <w:p w14:paraId="7877AE8F" w14:textId="77777777" w:rsidR="00CB38B5" w:rsidRPr="00DD6AB6" w:rsidRDefault="00CB38B5" w:rsidP="00CB38B5">
      <w:pPr>
        <w:widowControl w:val="0"/>
        <w:autoSpaceDE w:val="0"/>
        <w:autoSpaceDN w:val="0"/>
        <w:adjustRightInd w:val="0"/>
        <w:ind w:left="640" w:hanging="640"/>
        <w:rPr>
          <w:noProof/>
          <w:lang w:val="en-US"/>
        </w:rPr>
      </w:pPr>
      <w:r w:rsidRPr="00DD6AB6">
        <w:rPr>
          <w:noProof/>
          <w:lang w:val="en-US"/>
        </w:rPr>
        <w:t>[16]</w:t>
      </w:r>
      <w:r w:rsidRPr="00DD6AB6">
        <w:rPr>
          <w:noProof/>
          <w:lang w:val="en-US"/>
        </w:rPr>
        <w:tab/>
        <w:t xml:space="preserve">S. Xu, C. Han, and C. Ran, “A Time Series Combined Forecasting Model Based on Prophet-LGBM,” in </w:t>
      </w:r>
      <w:r w:rsidRPr="00DD6AB6">
        <w:rPr>
          <w:i/>
          <w:iCs/>
          <w:noProof/>
          <w:lang w:val="en-US"/>
        </w:rPr>
        <w:t>ACM International Conference Proceeding Series</w:t>
      </w:r>
      <w:r w:rsidRPr="00DD6AB6">
        <w:rPr>
          <w:noProof/>
          <w:lang w:val="en-US"/>
        </w:rPr>
        <w:t>, 2021.</w:t>
      </w:r>
    </w:p>
    <w:p w14:paraId="22709791" w14:textId="77777777" w:rsidR="00CB38B5" w:rsidRPr="00DD6AB6" w:rsidRDefault="00CB38B5" w:rsidP="00CB38B5">
      <w:pPr>
        <w:widowControl w:val="0"/>
        <w:autoSpaceDE w:val="0"/>
        <w:autoSpaceDN w:val="0"/>
        <w:adjustRightInd w:val="0"/>
        <w:ind w:left="640" w:hanging="640"/>
        <w:rPr>
          <w:noProof/>
          <w:lang w:val="en-US"/>
        </w:rPr>
      </w:pPr>
      <w:r w:rsidRPr="00DD6AB6">
        <w:rPr>
          <w:noProof/>
          <w:lang w:val="en-US"/>
        </w:rPr>
        <w:t>[17]</w:t>
      </w:r>
      <w:r w:rsidRPr="00DD6AB6">
        <w:rPr>
          <w:noProof/>
          <w:lang w:val="en-US"/>
        </w:rPr>
        <w:tab/>
        <w:t xml:space="preserve">D. Quoc Nguyen, M. Nguyet Phan, and I. Zelinka, “Periodic Time Series Forecasting with Bidirectional Long Short-Term Memory: Periodic Time Series Forecasting with Bidirectional LSTM,” </w:t>
      </w:r>
      <w:r w:rsidRPr="00DD6AB6">
        <w:rPr>
          <w:i/>
          <w:iCs/>
          <w:noProof/>
          <w:lang w:val="en-US"/>
        </w:rPr>
        <w:t>ACM Int. Conf. Proceeding Ser.</w:t>
      </w:r>
      <w:r w:rsidRPr="00DD6AB6">
        <w:rPr>
          <w:noProof/>
          <w:lang w:val="en-US"/>
        </w:rPr>
        <w:t>, pp. 60–64, 2021.</w:t>
      </w:r>
    </w:p>
    <w:p w14:paraId="547353A4" w14:textId="77777777" w:rsidR="00CB38B5" w:rsidRPr="00DD6AB6" w:rsidRDefault="00CB38B5" w:rsidP="00CB38B5">
      <w:pPr>
        <w:widowControl w:val="0"/>
        <w:autoSpaceDE w:val="0"/>
        <w:autoSpaceDN w:val="0"/>
        <w:adjustRightInd w:val="0"/>
        <w:ind w:left="640" w:hanging="640"/>
        <w:rPr>
          <w:noProof/>
          <w:lang w:val="en-US"/>
        </w:rPr>
      </w:pPr>
      <w:r w:rsidRPr="00DD6AB6">
        <w:rPr>
          <w:noProof/>
          <w:lang w:val="en-US"/>
        </w:rPr>
        <w:t>[18]</w:t>
      </w:r>
      <w:r w:rsidRPr="00DD6AB6">
        <w:rPr>
          <w:noProof/>
          <w:lang w:val="en-US"/>
        </w:rPr>
        <w:tab/>
        <w:t xml:space="preserve">“The M3-Competition Database.” [Online]. Available: https://forecasters.org/resources/time-series-data/m3-competition/. [Accessed: </w:t>
      </w:r>
      <w:r w:rsidRPr="00DD6AB6">
        <w:rPr>
          <w:noProof/>
          <w:lang w:val="en-US"/>
        </w:rPr>
        <w:lastRenderedPageBreak/>
        <w:t>18-Oct-2022].</w:t>
      </w:r>
    </w:p>
    <w:p w14:paraId="675C9CBB" w14:textId="77777777" w:rsidR="00CB38B5" w:rsidRPr="00DD6AB6" w:rsidRDefault="00CB38B5" w:rsidP="00CB38B5">
      <w:pPr>
        <w:widowControl w:val="0"/>
        <w:autoSpaceDE w:val="0"/>
        <w:autoSpaceDN w:val="0"/>
        <w:adjustRightInd w:val="0"/>
        <w:ind w:left="640" w:hanging="640"/>
        <w:rPr>
          <w:noProof/>
          <w:lang w:val="en-US"/>
        </w:rPr>
      </w:pPr>
      <w:r w:rsidRPr="00DD6AB6">
        <w:rPr>
          <w:noProof/>
          <w:lang w:val="en-US"/>
        </w:rPr>
        <w:t>[19]</w:t>
      </w:r>
      <w:r w:rsidRPr="00DD6AB6">
        <w:rPr>
          <w:noProof/>
          <w:lang w:val="en-US"/>
        </w:rPr>
        <w:tab/>
        <w:t>A. Botchkarev, “Performance Metrics (Error Measures) in Machine Learning Regression, Forecasting and Prognostics: Properties and Typology,” 2018.</w:t>
      </w:r>
    </w:p>
    <w:p w14:paraId="66F5B030" w14:textId="77777777" w:rsidR="00CB38B5" w:rsidRPr="00DD6AB6" w:rsidRDefault="00CB38B5" w:rsidP="00CB38B5">
      <w:pPr>
        <w:widowControl w:val="0"/>
        <w:autoSpaceDE w:val="0"/>
        <w:autoSpaceDN w:val="0"/>
        <w:adjustRightInd w:val="0"/>
        <w:ind w:left="640" w:hanging="640"/>
        <w:rPr>
          <w:noProof/>
          <w:lang w:val="en-US"/>
        </w:rPr>
      </w:pPr>
      <w:r w:rsidRPr="00DD6AB6">
        <w:rPr>
          <w:noProof/>
          <w:lang w:val="en-US"/>
        </w:rPr>
        <w:t>[20]</w:t>
      </w:r>
      <w:r w:rsidRPr="00DD6AB6">
        <w:rPr>
          <w:noProof/>
          <w:lang w:val="en-US"/>
        </w:rPr>
        <w:tab/>
        <w:t xml:space="preserve">P. Chapman </w:t>
      </w:r>
      <w:r w:rsidRPr="00DD6AB6">
        <w:rPr>
          <w:i/>
          <w:iCs/>
          <w:noProof/>
          <w:lang w:val="en-US"/>
        </w:rPr>
        <w:t>et al.</w:t>
      </w:r>
      <w:r w:rsidRPr="00DD6AB6">
        <w:rPr>
          <w:noProof/>
          <w:lang w:val="en-US"/>
        </w:rPr>
        <w:t xml:space="preserve">, “CRISP-DM 1.0: Step-by-step data mining guide,” </w:t>
      </w:r>
      <w:r w:rsidRPr="00DD6AB6">
        <w:rPr>
          <w:i/>
          <w:iCs/>
          <w:noProof/>
          <w:lang w:val="en-US"/>
        </w:rPr>
        <w:t>SPSS inc</w:t>
      </w:r>
      <w:r w:rsidRPr="00DD6AB6">
        <w:rPr>
          <w:noProof/>
          <w:lang w:val="en-US"/>
        </w:rPr>
        <w:t>, vol. 9, no. 13, pp. 1–73, 2000.</w:t>
      </w:r>
    </w:p>
    <w:p w14:paraId="7A74FDBF" w14:textId="77777777" w:rsidR="00CB38B5" w:rsidRPr="00DD6AB6" w:rsidRDefault="00CB38B5" w:rsidP="00CB38B5">
      <w:pPr>
        <w:widowControl w:val="0"/>
        <w:autoSpaceDE w:val="0"/>
        <w:autoSpaceDN w:val="0"/>
        <w:adjustRightInd w:val="0"/>
        <w:ind w:left="640" w:hanging="640"/>
        <w:rPr>
          <w:noProof/>
          <w:lang w:val="en-US"/>
        </w:rPr>
      </w:pPr>
      <w:r w:rsidRPr="00DD6AB6">
        <w:rPr>
          <w:noProof/>
          <w:lang w:val="en-US"/>
        </w:rPr>
        <w:t>[21]</w:t>
      </w:r>
      <w:r w:rsidRPr="00DD6AB6">
        <w:rPr>
          <w:noProof/>
          <w:lang w:val="en-US"/>
        </w:rPr>
        <w:tab/>
        <w:t xml:space="preserve">C. Schröer, F. Kruse, and J. M. Gómez, “A systematic literature review on applying CRISP-DM process model,” in </w:t>
      </w:r>
      <w:r w:rsidRPr="00DD6AB6">
        <w:rPr>
          <w:i/>
          <w:iCs/>
          <w:noProof/>
          <w:lang w:val="en-US"/>
        </w:rPr>
        <w:t>Procedia Computer Science</w:t>
      </w:r>
      <w:r w:rsidRPr="00DD6AB6">
        <w:rPr>
          <w:noProof/>
          <w:lang w:val="en-US"/>
        </w:rPr>
        <w:t>, 2021, vol. 181, pp. 526–534.</w:t>
      </w:r>
    </w:p>
    <w:p w14:paraId="75378032" w14:textId="77777777" w:rsidR="00CB38B5" w:rsidRPr="00CB38B5" w:rsidRDefault="00CB38B5" w:rsidP="00CB38B5">
      <w:pPr>
        <w:widowControl w:val="0"/>
        <w:autoSpaceDE w:val="0"/>
        <w:autoSpaceDN w:val="0"/>
        <w:adjustRightInd w:val="0"/>
        <w:ind w:left="640" w:hanging="640"/>
        <w:rPr>
          <w:noProof/>
        </w:rPr>
      </w:pPr>
      <w:r w:rsidRPr="00DD6AB6">
        <w:rPr>
          <w:noProof/>
          <w:lang w:val="en-US"/>
        </w:rPr>
        <w:t>[22]</w:t>
      </w:r>
      <w:r w:rsidRPr="00DD6AB6">
        <w:rPr>
          <w:noProof/>
          <w:lang w:val="en-US"/>
        </w:rPr>
        <w:tab/>
        <w:t xml:space="preserve">Python Software Foundation, “Python 3.12.1 documentation.” [Online]. Available: https://docs.python.org/3/. </w:t>
      </w:r>
      <w:r w:rsidRPr="00CB38B5">
        <w:rPr>
          <w:noProof/>
        </w:rPr>
        <w:t>[Accessed: 02-Feb-2024].</w:t>
      </w:r>
    </w:p>
    <w:p w14:paraId="6D3DE916" w14:textId="77777777" w:rsidR="00CB38B5" w:rsidRPr="00DD6AB6" w:rsidRDefault="00CB38B5" w:rsidP="00CB38B5">
      <w:pPr>
        <w:widowControl w:val="0"/>
        <w:autoSpaceDE w:val="0"/>
        <w:autoSpaceDN w:val="0"/>
        <w:adjustRightInd w:val="0"/>
        <w:ind w:left="640" w:hanging="640"/>
        <w:rPr>
          <w:noProof/>
          <w:lang w:val="en-US"/>
        </w:rPr>
      </w:pPr>
      <w:r w:rsidRPr="00CB38B5">
        <w:rPr>
          <w:noProof/>
        </w:rPr>
        <w:t>[23]</w:t>
      </w:r>
      <w:r w:rsidRPr="00CB38B5">
        <w:rPr>
          <w:noProof/>
        </w:rPr>
        <w:tab/>
        <w:t xml:space="preserve">Google, “Plataforma de archivos compartidos y almacenamiento personal en la nube - Google.” </w:t>
      </w:r>
      <w:r w:rsidRPr="00DD6AB6">
        <w:rPr>
          <w:noProof/>
          <w:lang w:val="en-US"/>
        </w:rPr>
        <w:t>[Online]. Available: https://www.google.com/intl/es-419_ar/drive/. [Accessed: 02-Feb-2024].</w:t>
      </w:r>
    </w:p>
    <w:p w14:paraId="7B23D29F" w14:textId="77777777" w:rsidR="00CB38B5" w:rsidRPr="00CB38B5" w:rsidRDefault="00CB38B5" w:rsidP="00CB38B5">
      <w:pPr>
        <w:widowControl w:val="0"/>
        <w:autoSpaceDE w:val="0"/>
        <w:autoSpaceDN w:val="0"/>
        <w:adjustRightInd w:val="0"/>
        <w:ind w:left="640" w:hanging="640"/>
        <w:rPr>
          <w:noProof/>
        </w:rPr>
      </w:pPr>
      <w:r w:rsidRPr="00DD6AB6">
        <w:rPr>
          <w:noProof/>
          <w:lang w:val="en-US"/>
        </w:rPr>
        <w:t>[24]</w:t>
      </w:r>
      <w:r w:rsidRPr="00DD6AB6">
        <w:rPr>
          <w:noProof/>
          <w:lang w:val="en-US"/>
        </w:rPr>
        <w:tab/>
        <w:t xml:space="preserve">Google and Google Lcc, “Ayuda de Google,” </w:t>
      </w:r>
      <w:r w:rsidRPr="00DD6AB6">
        <w:rPr>
          <w:i/>
          <w:iCs/>
          <w:noProof/>
          <w:lang w:val="en-US"/>
        </w:rPr>
        <w:t>Ayuda de Google</w:t>
      </w:r>
      <w:r w:rsidRPr="00DD6AB6">
        <w:rPr>
          <w:noProof/>
          <w:lang w:val="en-US"/>
        </w:rPr>
        <w:t xml:space="preserve">, 2023. [Online]. </w:t>
      </w:r>
      <w:r w:rsidRPr="00CB38B5">
        <w:rPr>
          <w:noProof/>
        </w:rPr>
        <w:t>Available: https://support.google.com/. [Accessed: 02-Feb-2024].</w:t>
      </w:r>
    </w:p>
    <w:p w14:paraId="285411AD" w14:textId="77777777" w:rsidR="00CB38B5" w:rsidRPr="00DD6AB6" w:rsidRDefault="00CB38B5" w:rsidP="00CB38B5">
      <w:pPr>
        <w:widowControl w:val="0"/>
        <w:autoSpaceDE w:val="0"/>
        <w:autoSpaceDN w:val="0"/>
        <w:adjustRightInd w:val="0"/>
        <w:ind w:left="640" w:hanging="640"/>
        <w:rPr>
          <w:noProof/>
          <w:lang w:val="en-US"/>
        </w:rPr>
      </w:pPr>
      <w:r w:rsidRPr="00CB38B5">
        <w:rPr>
          <w:noProof/>
        </w:rPr>
        <w:t>[25]</w:t>
      </w:r>
      <w:r w:rsidRPr="00CB38B5">
        <w:rPr>
          <w:noProof/>
        </w:rPr>
        <w:tab/>
        <w:t xml:space="preserve">Microsoft corporation, “Microsoft: Nube, aplicaciones y juegos,” </w:t>
      </w:r>
      <w:r w:rsidRPr="00CB38B5">
        <w:rPr>
          <w:i/>
          <w:iCs/>
          <w:noProof/>
        </w:rPr>
        <w:t>Microsoft: Nube, aplicaciones y juegos</w:t>
      </w:r>
      <w:r w:rsidRPr="00CB38B5">
        <w:rPr>
          <w:noProof/>
        </w:rPr>
        <w:t xml:space="preserve">, 2023. </w:t>
      </w:r>
      <w:r w:rsidRPr="00DD6AB6">
        <w:rPr>
          <w:noProof/>
          <w:lang w:val="en-US"/>
        </w:rPr>
        <w:t>[Online]. Available: https://www.microsoft.com/es-ar/. [Accessed: 16-Apr-2024].</w:t>
      </w:r>
    </w:p>
    <w:p w14:paraId="3C36F3B0" w14:textId="77777777" w:rsidR="00CB38B5" w:rsidRPr="00CB38B5" w:rsidRDefault="00CB38B5" w:rsidP="00CB38B5">
      <w:pPr>
        <w:widowControl w:val="0"/>
        <w:autoSpaceDE w:val="0"/>
        <w:autoSpaceDN w:val="0"/>
        <w:adjustRightInd w:val="0"/>
        <w:ind w:left="640" w:hanging="640"/>
        <w:rPr>
          <w:noProof/>
        </w:rPr>
      </w:pPr>
      <w:r w:rsidRPr="00DD6AB6">
        <w:rPr>
          <w:noProof/>
          <w:lang w:val="en-US"/>
        </w:rPr>
        <w:t>[26]</w:t>
      </w:r>
      <w:r w:rsidRPr="00DD6AB6">
        <w:rPr>
          <w:noProof/>
          <w:lang w:val="en-US"/>
        </w:rPr>
        <w:tab/>
        <w:t xml:space="preserve">Numpy.org, “NumPy Documentation.” [Online]. Available: https://numpy.org/doc/. </w:t>
      </w:r>
      <w:r w:rsidRPr="00CB38B5">
        <w:rPr>
          <w:noProof/>
        </w:rPr>
        <w:t>[Accessed: 05-Feb-2024].</w:t>
      </w:r>
    </w:p>
    <w:p w14:paraId="232F789D" w14:textId="77777777" w:rsidR="00CB38B5" w:rsidRPr="00DD6AB6" w:rsidRDefault="00CB38B5" w:rsidP="00CB38B5">
      <w:pPr>
        <w:widowControl w:val="0"/>
        <w:autoSpaceDE w:val="0"/>
        <w:autoSpaceDN w:val="0"/>
        <w:adjustRightInd w:val="0"/>
        <w:ind w:left="640" w:hanging="640"/>
        <w:rPr>
          <w:noProof/>
          <w:lang w:val="en-US"/>
        </w:rPr>
      </w:pPr>
      <w:r w:rsidRPr="00CB38B5">
        <w:rPr>
          <w:noProof/>
        </w:rPr>
        <w:t>[27]</w:t>
      </w:r>
      <w:r w:rsidRPr="00CB38B5">
        <w:rPr>
          <w:noProof/>
        </w:rPr>
        <w:tab/>
        <w:t xml:space="preserve">Google Lcc, “TensorFlow es una plataforma de código abierto de extremo a extremo para el aprendizaje automático.” </w:t>
      </w:r>
      <w:r w:rsidRPr="00DD6AB6">
        <w:rPr>
          <w:noProof/>
          <w:lang w:val="en-US"/>
        </w:rPr>
        <w:t>[Online]. Available: https://www.tensorflow.org/. [Accessed: 05-Feb-2024].</w:t>
      </w:r>
    </w:p>
    <w:p w14:paraId="6F32D20F" w14:textId="77777777" w:rsidR="00CB38B5" w:rsidRPr="00DD6AB6" w:rsidRDefault="00CB38B5" w:rsidP="00CB38B5">
      <w:pPr>
        <w:widowControl w:val="0"/>
        <w:autoSpaceDE w:val="0"/>
        <w:autoSpaceDN w:val="0"/>
        <w:adjustRightInd w:val="0"/>
        <w:ind w:left="640" w:hanging="640"/>
        <w:rPr>
          <w:noProof/>
          <w:lang w:val="en-US"/>
        </w:rPr>
      </w:pPr>
      <w:r w:rsidRPr="00DD6AB6">
        <w:rPr>
          <w:noProof/>
          <w:lang w:val="en-US"/>
        </w:rPr>
        <w:t>[28]</w:t>
      </w:r>
      <w:r w:rsidRPr="00DD6AB6">
        <w:rPr>
          <w:noProof/>
          <w:lang w:val="en-US"/>
        </w:rPr>
        <w:tab/>
        <w:t>NumFOCUS I, “About pandas.” [Online]. Available: https://pandas.pydata.org/about/. [Accessed: 06-Feb-2024].</w:t>
      </w:r>
    </w:p>
    <w:p w14:paraId="0BB17E0B" w14:textId="77777777" w:rsidR="00CB38B5" w:rsidRPr="00DD6AB6" w:rsidRDefault="00CB38B5" w:rsidP="00CB38B5">
      <w:pPr>
        <w:widowControl w:val="0"/>
        <w:autoSpaceDE w:val="0"/>
        <w:autoSpaceDN w:val="0"/>
        <w:adjustRightInd w:val="0"/>
        <w:ind w:left="640" w:hanging="640"/>
        <w:rPr>
          <w:noProof/>
          <w:lang w:val="en-US"/>
        </w:rPr>
      </w:pPr>
      <w:r w:rsidRPr="00DD6AB6">
        <w:rPr>
          <w:noProof/>
          <w:lang w:val="en-US"/>
        </w:rPr>
        <w:t>[29]</w:t>
      </w:r>
      <w:r w:rsidRPr="00DD6AB6">
        <w:rPr>
          <w:noProof/>
          <w:lang w:val="en-US"/>
        </w:rPr>
        <w:tab/>
        <w:t>The Matplotlib development team, “Matplotlib: Visualization with Python.” [Online]. Available: https://matplotlib.org/. [Accessed: 06-Feb-2024].</w:t>
      </w:r>
    </w:p>
    <w:p w14:paraId="333D1163" w14:textId="77777777" w:rsidR="00CB38B5" w:rsidRPr="00DD6AB6" w:rsidRDefault="00CB38B5" w:rsidP="00CB38B5">
      <w:pPr>
        <w:widowControl w:val="0"/>
        <w:autoSpaceDE w:val="0"/>
        <w:autoSpaceDN w:val="0"/>
        <w:adjustRightInd w:val="0"/>
        <w:ind w:left="640" w:hanging="640"/>
        <w:rPr>
          <w:noProof/>
          <w:lang w:val="en-US"/>
        </w:rPr>
      </w:pPr>
      <w:r w:rsidRPr="00DD6AB6">
        <w:rPr>
          <w:noProof/>
          <w:lang w:val="en-US"/>
        </w:rPr>
        <w:t>[30]</w:t>
      </w:r>
      <w:r w:rsidRPr="00DD6AB6">
        <w:rPr>
          <w:noProof/>
          <w:lang w:val="en-US"/>
        </w:rPr>
        <w:tab/>
        <w:t xml:space="preserve">Google, “Google Colab.” [Online]. Available: </w:t>
      </w:r>
      <w:r w:rsidRPr="00DD6AB6">
        <w:rPr>
          <w:noProof/>
          <w:lang w:val="en-US"/>
        </w:rPr>
        <w:lastRenderedPageBreak/>
        <w:t>https://research.google.com/colaboratory. [Accessed: 02-Feb-2024].</w:t>
      </w:r>
    </w:p>
    <w:p w14:paraId="48D0CEF1" w14:textId="77777777" w:rsidR="00CB38B5" w:rsidRPr="00DD6AB6" w:rsidRDefault="00CB38B5" w:rsidP="00CB38B5">
      <w:pPr>
        <w:widowControl w:val="0"/>
        <w:autoSpaceDE w:val="0"/>
        <w:autoSpaceDN w:val="0"/>
        <w:adjustRightInd w:val="0"/>
        <w:ind w:left="640" w:hanging="640"/>
        <w:rPr>
          <w:noProof/>
          <w:lang w:val="en-US"/>
        </w:rPr>
      </w:pPr>
      <w:r w:rsidRPr="00DD6AB6">
        <w:rPr>
          <w:noProof/>
          <w:lang w:val="en-US"/>
        </w:rPr>
        <w:t>[31]</w:t>
      </w:r>
      <w:r w:rsidRPr="00DD6AB6">
        <w:rPr>
          <w:noProof/>
          <w:lang w:val="en-US"/>
        </w:rPr>
        <w:tab/>
        <w:t>GitHub, “Acerca de Git.” [Online]. Available: https://docs.github.com/es/get-started/using-git/about-git. [Accessed: 06-Feb-2024].</w:t>
      </w:r>
    </w:p>
    <w:p w14:paraId="0D9FD470" w14:textId="77777777" w:rsidR="00CB38B5" w:rsidRPr="00DD6AB6" w:rsidRDefault="00CB38B5" w:rsidP="00CB38B5">
      <w:pPr>
        <w:widowControl w:val="0"/>
        <w:autoSpaceDE w:val="0"/>
        <w:autoSpaceDN w:val="0"/>
        <w:adjustRightInd w:val="0"/>
        <w:ind w:left="640" w:hanging="640"/>
        <w:rPr>
          <w:noProof/>
          <w:lang w:val="en-US"/>
        </w:rPr>
      </w:pPr>
      <w:r w:rsidRPr="00DD6AB6">
        <w:rPr>
          <w:noProof/>
          <w:lang w:val="en-US"/>
        </w:rPr>
        <w:t>[32]</w:t>
      </w:r>
      <w:r w:rsidRPr="00DD6AB6">
        <w:rPr>
          <w:noProof/>
          <w:lang w:val="en-US"/>
        </w:rPr>
        <w:tab/>
        <w:t>Google Lcc, “Introduction to the Keras Tuner.” [Online]. Available: https://www.tensorflow.org/tutorials/keras/keras_tuner. [Accessed: 15-Feb-2024].</w:t>
      </w:r>
    </w:p>
    <w:p w14:paraId="47A57AD8" w14:textId="77777777" w:rsidR="00CB38B5" w:rsidRPr="00DD6AB6" w:rsidRDefault="00CB38B5" w:rsidP="00CB38B5">
      <w:pPr>
        <w:widowControl w:val="0"/>
        <w:autoSpaceDE w:val="0"/>
        <w:autoSpaceDN w:val="0"/>
        <w:adjustRightInd w:val="0"/>
        <w:ind w:left="640" w:hanging="640"/>
        <w:rPr>
          <w:noProof/>
          <w:lang w:val="en-US"/>
        </w:rPr>
      </w:pPr>
      <w:r w:rsidRPr="00DD6AB6">
        <w:rPr>
          <w:noProof/>
          <w:lang w:val="en-US"/>
        </w:rPr>
        <w:t>[33]</w:t>
      </w:r>
      <w:r w:rsidRPr="00DD6AB6">
        <w:rPr>
          <w:noProof/>
          <w:lang w:val="en-US"/>
        </w:rPr>
        <w:tab/>
        <w:t>F. Chollet and Others, “Keras,” 2015. [Online]. Available: https://keras.io. [Accessed: 15-Feb-2024].</w:t>
      </w:r>
    </w:p>
    <w:p w14:paraId="3266861D" w14:textId="77777777" w:rsidR="00CB38B5" w:rsidRPr="00DD6AB6" w:rsidRDefault="00CB38B5" w:rsidP="00CB38B5">
      <w:pPr>
        <w:widowControl w:val="0"/>
        <w:autoSpaceDE w:val="0"/>
        <w:autoSpaceDN w:val="0"/>
        <w:adjustRightInd w:val="0"/>
        <w:ind w:left="640" w:hanging="640"/>
        <w:rPr>
          <w:noProof/>
          <w:lang w:val="en-US"/>
        </w:rPr>
      </w:pPr>
      <w:r w:rsidRPr="00DD6AB6">
        <w:rPr>
          <w:noProof/>
          <w:lang w:val="en-US"/>
        </w:rPr>
        <w:t>[34]</w:t>
      </w:r>
      <w:r w:rsidRPr="00DD6AB6">
        <w:rPr>
          <w:noProof/>
          <w:lang w:val="en-US"/>
        </w:rPr>
        <w:tab/>
        <w:t xml:space="preserve">T. O’Malley </w:t>
      </w:r>
      <w:r w:rsidRPr="00DD6AB6">
        <w:rPr>
          <w:i/>
          <w:iCs/>
          <w:noProof/>
          <w:lang w:val="en-US"/>
        </w:rPr>
        <w:t>et al.</w:t>
      </w:r>
      <w:r w:rsidRPr="00DD6AB6">
        <w:rPr>
          <w:noProof/>
          <w:lang w:val="en-US"/>
        </w:rPr>
        <w:t>, “KerasTuner,” 2019. [Online]. Available: https://keras.io/api/keras_tuner/tuners/base_tuner/. [Accessed: 15-Feb-2024].</w:t>
      </w:r>
    </w:p>
    <w:p w14:paraId="2233D19E" w14:textId="77777777" w:rsidR="00CB38B5" w:rsidRPr="00DD6AB6" w:rsidRDefault="00CB38B5" w:rsidP="00CB38B5">
      <w:pPr>
        <w:widowControl w:val="0"/>
        <w:autoSpaceDE w:val="0"/>
        <w:autoSpaceDN w:val="0"/>
        <w:adjustRightInd w:val="0"/>
        <w:ind w:left="640" w:hanging="640"/>
        <w:rPr>
          <w:noProof/>
          <w:lang w:val="en-US"/>
        </w:rPr>
      </w:pPr>
      <w:r w:rsidRPr="00DD6AB6">
        <w:rPr>
          <w:noProof/>
          <w:lang w:val="en-US"/>
        </w:rPr>
        <w:t>[35]</w:t>
      </w:r>
      <w:r w:rsidRPr="00DD6AB6">
        <w:rPr>
          <w:noProof/>
          <w:lang w:val="en-US"/>
        </w:rPr>
        <w:tab/>
        <w:t xml:space="preserve">L. Li, K. Jamieson, G. DeSalvo, A. Rostamizadeh, and A. Talwalkar, “Hyperband: A novel bandit-based approach to hyperparameter optimization,” </w:t>
      </w:r>
      <w:r w:rsidRPr="00DD6AB6">
        <w:rPr>
          <w:i/>
          <w:iCs/>
          <w:noProof/>
          <w:lang w:val="en-US"/>
        </w:rPr>
        <w:t>J. Mach. Learn. Res.</w:t>
      </w:r>
      <w:r w:rsidRPr="00DD6AB6">
        <w:rPr>
          <w:noProof/>
          <w:lang w:val="en-US"/>
        </w:rPr>
        <w:t>, vol. 18, pp. 1–52, 2018.</w:t>
      </w:r>
    </w:p>
    <w:p w14:paraId="38FD4E06" w14:textId="77777777" w:rsidR="00CB38B5" w:rsidRPr="00DD6AB6" w:rsidRDefault="00CB38B5" w:rsidP="00CB38B5">
      <w:pPr>
        <w:widowControl w:val="0"/>
        <w:autoSpaceDE w:val="0"/>
        <w:autoSpaceDN w:val="0"/>
        <w:adjustRightInd w:val="0"/>
        <w:ind w:left="640" w:hanging="640"/>
        <w:rPr>
          <w:noProof/>
          <w:lang w:val="en-US"/>
        </w:rPr>
      </w:pPr>
      <w:r w:rsidRPr="00DD6AB6">
        <w:rPr>
          <w:noProof/>
          <w:lang w:val="en-US"/>
        </w:rPr>
        <w:t>[36]</w:t>
      </w:r>
      <w:r w:rsidRPr="00DD6AB6">
        <w:rPr>
          <w:noProof/>
          <w:lang w:val="en-US"/>
        </w:rPr>
        <w:tab/>
        <w:t xml:space="preserve">J. Bergstra and B. Yoshua, “Random search for hyper-parameter optimization,” </w:t>
      </w:r>
      <w:r w:rsidRPr="00DD6AB6">
        <w:rPr>
          <w:i/>
          <w:iCs/>
          <w:noProof/>
          <w:lang w:val="en-US"/>
        </w:rPr>
        <w:t>J. Mach. Learn. Res.</w:t>
      </w:r>
      <w:r w:rsidRPr="00DD6AB6">
        <w:rPr>
          <w:noProof/>
          <w:lang w:val="en-US"/>
        </w:rPr>
        <w:t>, vol. 13, no. 10, pp. 281–305, 2012.</w:t>
      </w:r>
    </w:p>
    <w:p w14:paraId="68A71BC9" w14:textId="77777777" w:rsidR="00CB38B5" w:rsidRPr="00DD6AB6" w:rsidRDefault="00CB38B5" w:rsidP="00CB38B5">
      <w:pPr>
        <w:widowControl w:val="0"/>
        <w:autoSpaceDE w:val="0"/>
        <w:autoSpaceDN w:val="0"/>
        <w:adjustRightInd w:val="0"/>
        <w:ind w:left="640" w:hanging="640"/>
        <w:rPr>
          <w:noProof/>
          <w:lang w:val="en-US"/>
        </w:rPr>
      </w:pPr>
      <w:r w:rsidRPr="00DD6AB6">
        <w:rPr>
          <w:noProof/>
          <w:lang w:val="en-US"/>
        </w:rPr>
        <w:t>[37]</w:t>
      </w:r>
      <w:r w:rsidRPr="00DD6AB6">
        <w:rPr>
          <w:noProof/>
          <w:lang w:val="en-US"/>
        </w:rPr>
        <w:tab/>
        <w:t xml:space="preserve">J. Snoek, H. Larochelle, and R. P. Adams, “Practical Bayesian Optimization of Machine Learning Algorithms,” </w:t>
      </w:r>
      <w:r w:rsidRPr="00DD6AB6">
        <w:rPr>
          <w:i/>
          <w:iCs/>
          <w:noProof/>
          <w:lang w:val="en-US"/>
        </w:rPr>
        <w:t>Adv. Neural Inf. Process. Syst.</w:t>
      </w:r>
      <w:r w:rsidRPr="00DD6AB6">
        <w:rPr>
          <w:noProof/>
          <w:lang w:val="en-US"/>
        </w:rPr>
        <w:t>, vol. 25, 2012.</w:t>
      </w:r>
    </w:p>
    <w:p w14:paraId="6DE1E587" w14:textId="77777777" w:rsidR="00CB38B5" w:rsidRPr="00DD6AB6" w:rsidRDefault="00CB38B5" w:rsidP="00CB38B5">
      <w:pPr>
        <w:widowControl w:val="0"/>
        <w:autoSpaceDE w:val="0"/>
        <w:autoSpaceDN w:val="0"/>
        <w:adjustRightInd w:val="0"/>
        <w:ind w:left="640" w:hanging="640"/>
        <w:rPr>
          <w:noProof/>
          <w:lang w:val="en-US"/>
        </w:rPr>
      </w:pPr>
      <w:r w:rsidRPr="00DD6AB6">
        <w:rPr>
          <w:noProof/>
          <w:lang w:val="en-US"/>
        </w:rPr>
        <w:t>[38]</w:t>
      </w:r>
      <w:r w:rsidRPr="00DD6AB6">
        <w:rPr>
          <w:noProof/>
          <w:lang w:val="en-US"/>
        </w:rPr>
        <w:tab/>
        <w:t xml:space="preserve">A. Baghbanpourasl, E. Lughofer, P. Meyer-Heye, H. Zorrer, and C. Eitzinger, “Virtual quality control using bidirectional lstm networks and gradient boosting,” in </w:t>
      </w:r>
      <w:r w:rsidRPr="00DD6AB6">
        <w:rPr>
          <w:i/>
          <w:iCs/>
          <w:noProof/>
          <w:lang w:val="en-US"/>
        </w:rPr>
        <w:t>IEEE International Conference on Industrial Informatics (INDIN)</w:t>
      </w:r>
      <w:r w:rsidRPr="00DD6AB6">
        <w:rPr>
          <w:noProof/>
          <w:lang w:val="en-US"/>
        </w:rPr>
        <w:t>, 2019, vol. 2019-July, pp. 1638–1643.</w:t>
      </w:r>
    </w:p>
    <w:p w14:paraId="0E2F6162" w14:textId="77777777" w:rsidR="00CB38B5" w:rsidRPr="00DD6AB6" w:rsidRDefault="00CB38B5" w:rsidP="00CB38B5">
      <w:pPr>
        <w:widowControl w:val="0"/>
        <w:autoSpaceDE w:val="0"/>
        <w:autoSpaceDN w:val="0"/>
        <w:adjustRightInd w:val="0"/>
        <w:ind w:left="640" w:hanging="640"/>
        <w:rPr>
          <w:noProof/>
          <w:lang w:val="en-US"/>
        </w:rPr>
      </w:pPr>
      <w:r w:rsidRPr="00DD6AB6">
        <w:rPr>
          <w:noProof/>
          <w:lang w:val="en-US"/>
        </w:rPr>
        <w:t>[39]</w:t>
      </w:r>
      <w:r w:rsidRPr="00DD6AB6">
        <w:rPr>
          <w:noProof/>
          <w:lang w:val="en-US"/>
        </w:rPr>
        <w:tab/>
        <w:t xml:space="preserve">J. Tourille, O. Ferret, X. Tannier, and A. L. Nvol, “Neural architecture for temporal relation extraction: A Bi-LSTM approach for detecting narrative containers,” in </w:t>
      </w:r>
      <w:r w:rsidRPr="00DD6AB6">
        <w:rPr>
          <w:i/>
          <w:iCs/>
          <w:noProof/>
          <w:lang w:val="en-US"/>
        </w:rPr>
        <w:t>ACL 2017 - 55th Annual Meeting of the Association for Computational Linguistics, Proceedings of the Conference (Long Papers)</w:t>
      </w:r>
      <w:r w:rsidRPr="00DD6AB6">
        <w:rPr>
          <w:noProof/>
          <w:lang w:val="en-US"/>
        </w:rPr>
        <w:t>, 2017, vol. 2, pp. 224–230.</w:t>
      </w:r>
    </w:p>
    <w:p w14:paraId="4AB7B176" w14:textId="77777777" w:rsidR="00CB38B5" w:rsidRPr="00DD6AB6" w:rsidRDefault="00CB38B5" w:rsidP="00CB38B5">
      <w:pPr>
        <w:widowControl w:val="0"/>
        <w:autoSpaceDE w:val="0"/>
        <w:autoSpaceDN w:val="0"/>
        <w:adjustRightInd w:val="0"/>
        <w:ind w:left="640" w:hanging="640"/>
        <w:rPr>
          <w:noProof/>
          <w:lang w:val="en-US"/>
        </w:rPr>
      </w:pPr>
      <w:r w:rsidRPr="00DD6AB6">
        <w:rPr>
          <w:noProof/>
          <w:lang w:val="en-US"/>
        </w:rPr>
        <w:t>[40]</w:t>
      </w:r>
      <w:r w:rsidRPr="00DD6AB6">
        <w:rPr>
          <w:noProof/>
          <w:lang w:val="en-US"/>
        </w:rPr>
        <w:tab/>
        <w:t xml:space="preserve">W. Rüdiger and J. Hipp, “CRISP-DM : Towards a Standard Process Model for Data Mining,” </w:t>
      </w:r>
      <w:r w:rsidRPr="00DD6AB6">
        <w:rPr>
          <w:i/>
          <w:iCs/>
          <w:noProof/>
          <w:lang w:val="en-US"/>
        </w:rPr>
        <w:t>Proc. Fourth Int. Conf. Pract. Appl. Knowl. Discov. Data Min.</w:t>
      </w:r>
      <w:r w:rsidRPr="00DD6AB6">
        <w:rPr>
          <w:noProof/>
          <w:lang w:val="en-US"/>
        </w:rPr>
        <w:t>, no. 24959, pp. 29–39, 2000.</w:t>
      </w:r>
    </w:p>
    <w:p w14:paraId="041FD2F0" w14:textId="77777777" w:rsidR="00CB38B5" w:rsidRPr="00DD6AB6" w:rsidRDefault="00CB38B5" w:rsidP="00CB38B5">
      <w:pPr>
        <w:widowControl w:val="0"/>
        <w:autoSpaceDE w:val="0"/>
        <w:autoSpaceDN w:val="0"/>
        <w:adjustRightInd w:val="0"/>
        <w:ind w:left="640" w:hanging="640"/>
        <w:rPr>
          <w:noProof/>
          <w:lang w:val="en-US"/>
        </w:rPr>
      </w:pPr>
      <w:r w:rsidRPr="00CB38B5">
        <w:rPr>
          <w:noProof/>
        </w:rPr>
        <w:lastRenderedPageBreak/>
        <w:t>[41]</w:t>
      </w:r>
      <w:r w:rsidRPr="00CB38B5">
        <w:rPr>
          <w:noProof/>
        </w:rPr>
        <w:tab/>
        <w:t xml:space="preserve">Google Lcc, “[UA] Información sobre las agrupaciones de canales.” </w:t>
      </w:r>
      <w:r w:rsidRPr="00DD6AB6">
        <w:rPr>
          <w:noProof/>
          <w:lang w:val="en-US"/>
        </w:rPr>
        <w:t>[Online]. Available: https://support.google.com/analytics/answer/6010097. [Accessed: 07-Feb-2024].</w:t>
      </w:r>
    </w:p>
    <w:p w14:paraId="53EBF736" w14:textId="77777777" w:rsidR="00CB38B5" w:rsidRPr="00DD6AB6" w:rsidRDefault="00CB38B5" w:rsidP="00CB38B5">
      <w:pPr>
        <w:widowControl w:val="0"/>
        <w:autoSpaceDE w:val="0"/>
        <w:autoSpaceDN w:val="0"/>
        <w:adjustRightInd w:val="0"/>
        <w:ind w:left="640" w:hanging="640"/>
        <w:rPr>
          <w:noProof/>
          <w:lang w:val="en-US"/>
        </w:rPr>
      </w:pPr>
      <w:r w:rsidRPr="00CB38B5">
        <w:rPr>
          <w:noProof/>
        </w:rPr>
        <w:t>[42]</w:t>
      </w:r>
      <w:r w:rsidRPr="00CB38B5">
        <w:rPr>
          <w:noProof/>
        </w:rPr>
        <w:tab/>
        <w:t xml:space="preserve">Google Lcc, “[GA4] Informe ‘Detalles de la tecnología.’” </w:t>
      </w:r>
      <w:r w:rsidRPr="00DD6AB6">
        <w:rPr>
          <w:noProof/>
          <w:lang w:val="en-US"/>
        </w:rPr>
        <w:t>[Online]. Available: https://support.google.com/analytics/answer/12980150. [Accessed: 07-Feb-2023].</w:t>
      </w:r>
    </w:p>
    <w:p w14:paraId="1E77AB09" w14:textId="77777777" w:rsidR="00CB38B5" w:rsidRPr="00DD6AB6" w:rsidRDefault="00CB38B5" w:rsidP="00CB38B5">
      <w:pPr>
        <w:widowControl w:val="0"/>
        <w:autoSpaceDE w:val="0"/>
        <w:autoSpaceDN w:val="0"/>
        <w:adjustRightInd w:val="0"/>
        <w:ind w:left="640" w:hanging="640"/>
        <w:rPr>
          <w:noProof/>
          <w:lang w:val="en-US"/>
        </w:rPr>
      </w:pPr>
      <w:r w:rsidRPr="00DD6AB6">
        <w:rPr>
          <w:noProof/>
          <w:lang w:val="en-US"/>
        </w:rPr>
        <w:t>[43]</w:t>
      </w:r>
      <w:r w:rsidRPr="00DD6AB6">
        <w:rPr>
          <w:noProof/>
          <w:lang w:val="en-US"/>
        </w:rPr>
        <w:tab/>
        <w:t xml:space="preserve">T. T. Dang, H. Y. T. Ngan, and W. Liu, “Distance-based k-nearest neighbors outlier detection method in large-scale traffic data,” </w:t>
      </w:r>
      <w:r w:rsidRPr="00DD6AB6">
        <w:rPr>
          <w:i/>
          <w:iCs/>
          <w:noProof/>
          <w:lang w:val="en-US"/>
        </w:rPr>
        <w:t>Int. Conf. Digit. Signal Process. DSP</w:t>
      </w:r>
      <w:r w:rsidRPr="00DD6AB6">
        <w:rPr>
          <w:noProof/>
          <w:lang w:val="en-US"/>
        </w:rPr>
        <w:t>, vol. 2015-Septe, pp. 507–510, 2015.</w:t>
      </w:r>
    </w:p>
    <w:p w14:paraId="6FE938A1" w14:textId="77777777" w:rsidR="00CB38B5" w:rsidRPr="00DD6AB6" w:rsidRDefault="00CB38B5" w:rsidP="00CB38B5">
      <w:pPr>
        <w:widowControl w:val="0"/>
        <w:autoSpaceDE w:val="0"/>
        <w:autoSpaceDN w:val="0"/>
        <w:adjustRightInd w:val="0"/>
        <w:ind w:left="640" w:hanging="640"/>
        <w:rPr>
          <w:noProof/>
          <w:lang w:val="en-US"/>
        </w:rPr>
      </w:pPr>
      <w:r w:rsidRPr="00DD6AB6">
        <w:rPr>
          <w:noProof/>
          <w:lang w:val="en-US"/>
        </w:rPr>
        <w:t>[44]</w:t>
      </w:r>
      <w:r w:rsidRPr="00DD6AB6">
        <w:rPr>
          <w:noProof/>
          <w:lang w:val="en-US"/>
        </w:rPr>
        <w:tab/>
        <w:t xml:space="preserve">A. Blázquez-Garc\’\ia, A. Conde, U. Mori, and J. A. Lozano, “A Review on Outlier/Anomaly Detection in Time Series Data,” </w:t>
      </w:r>
      <w:r w:rsidRPr="00DD6AB6">
        <w:rPr>
          <w:i/>
          <w:iCs/>
          <w:noProof/>
          <w:lang w:val="en-US"/>
        </w:rPr>
        <w:t>ACM Comput. Surv.</w:t>
      </w:r>
      <w:r w:rsidRPr="00DD6AB6">
        <w:rPr>
          <w:noProof/>
          <w:lang w:val="en-US"/>
        </w:rPr>
        <w:t>, vol. 54, no. 3, 2021.</w:t>
      </w:r>
    </w:p>
    <w:p w14:paraId="612E79D0" w14:textId="77777777" w:rsidR="00CB38B5" w:rsidRPr="00CB38B5" w:rsidRDefault="00CB38B5" w:rsidP="00CB38B5">
      <w:pPr>
        <w:widowControl w:val="0"/>
        <w:autoSpaceDE w:val="0"/>
        <w:autoSpaceDN w:val="0"/>
        <w:adjustRightInd w:val="0"/>
        <w:ind w:left="640" w:hanging="640"/>
        <w:rPr>
          <w:noProof/>
        </w:rPr>
      </w:pPr>
      <w:r w:rsidRPr="00DD6AB6">
        <w:rPr>
          <w:noProof/>
          <w:lang w:val="en-US"/>
        </w:rPr>
        <w:t>[45]</w:t>
      </w:r>
      <w:r w:rsidRPr="00DD6AB6">
        <w:rPr>
          <w:noProof/>
          <w:lang w:val="en-US"/>
        </w:rPr>
        <w:tab/>
        <w:t xml:space="preserve">A. Suilin, “kaggle-web-traffic.” [Online]. Available: https://github.com/Arturus/kaggle-web-traffic. </w:t>
      </w:r>
      <w:r w:rsidRPr="00CB38B5">
        <w:rPr>
          <w:noProof/>
        </w:rPr>
        <w:t>[Accessed: 07-Nov-2024].</w:t>
      </w:r>
    </w:p>
    <w:p w14:paraId="4F040E2F" w14:textId="77777777" w:rsidR="00CB38B5" w:rsidRPr="00DD6AB6" w:rsidRDefault="00CB38B5" w:rsidP="00CB38B5">
      <w:pPr>
        <w:widowControl w:val="0"/>
        <w:autoSpaceDE w:val="0"/>
        <w:autoSpaceDN w:val="0"/>
        <w:adjustRightInd w:val="0"/>
        <w:ind w:left="640" w:hanging="640"/>
        <w:rPr>
          <w:noProof/>
          <w:lang w:val="en-US"/>
        </w:rPr>
      </w:pPr>
      <w:r w:rsidRPr="00CB38B5">
        <w:rPr>
          <w:noProof/>
        </w:rPr>
        <w:t>[46]</w:t>
      </w:r>
      <w:r w:rsidRPr="00CB38B5">
        <w:rPr>
          <w:noProof/>
        </w:rPr>
        <w:tab/>
        <w:t xml:space="preserve">Google Lcc, “[UA→GA4] Diferencias entre los datos de Universal Analytics y Google Analytics 4.” </w:t>
      </w:r>
      <w:r w:rsidRPr="00DD6AB6">
        <w:rPr>
          <w:noProof/>
          <w:lang w:val="en-US"/>
        </w:rPr>
        <w:t>[Online]. Available: https://support.google.com/analytics/answer/9964640. [Accessed: 10-Feb-2024].</w:t>
      </w:r>
    </w:p>
    <w:p w14:paraId="69A0F0F2" w14:textId="77777777" w:rsidR="00CB38B5" w:rsidRPr="00DD6AB6" w:rsidRDefault="00CB38B5" w:rsidP="00CB38B5">
      <w:pPr>
        <w:widowControl w:val="0"/>
        <w:autoSpaceDE w:val="0"/>
        <w:autoSpaceDN w:val="0"/>
        <w:adjustRightInd w:val="0"/>
        <w:ind w:left="640" w:hanging="640"/>
        <w:rPr>
          <w:noProof/>
          <w:lang w:val="en-US"/>
        </w:rPr>
      </w:pPr>
      <w:r w:rsidRPr="00DD6AB6">
        <w:rPr>
          <w:noProof/>
          <w:lang w:val="en-US"/>
        </w:rPr>
        <w:t>[47]</w:t>
      </w:r>
      <w:r w:rsidRPr="00DD6AB6">
        <w:rPr>
          <w:noProof/>
          <w:lang w:val="en-US"/>
        </w:rPr>
        <w:tab/>
        <w:t>analyticsvidhya, “Multivariate Multi-step Time Series Forecasting using Stacked LSTM sequence to sequence Autoencoder in Tensorflow 2.0 / Keras.” [Online]. Available: https://www.analyticsvidhya.com/blog/2020/10/multivariate-multi-step-time-series-forecasting-using-stacked-lstm-sequence-to-sequence-autoencoder-in-tensorflow-2-0-keras/. [Accessed: 01-Jan-2023].</w:t>
      </w:r>
    </w:p>
    <w:p w14:paraId="5E4865E1" w14:textId="77777777" w:rsidR="00CB38B5" w:rsidRPr="00DD6AB6" w:rsidRDefault="00CB38B5" w:rsidP="00CB38B5">
      <w:pPr>
        <w:widowControl w:val="0"/>
        <w:autoSpaceDE w:val="0"/>
        <w:autoSpaceDN w:val="0"/>
        <w:adjustRightInd w:val="0"/>
        <w:ind w:left="640" w:hanging="640"/>
        <w:rPr>
          <w:noProof/>
          <w:lang w:val="en-US"/>
        </w:rPr>
      </w:pPr>
      <w:r w:rsidRPr="00DD6AB6">
        <w:rPr>
          <w:noProof/>
          <w:lang w:val="en-US"/>
        </w:rPr>
        <w:t>[48]</w:t>
      </w:r>
      <w:r w:rsidRPr="00DD6AB6">
        <w:rPr>
          <w:noProof/>
          <w:lang w:val="en-US"/>
        </w:rPr>
        <w:tab/>
        <w:t>Y.-F. Lim, C. Koon Ng, U. Vaitesswar, and K. Hippalgaonkar, “Extrapolative Bayesian Optimization with Gaussian Process and Neural Network Ensemble Surrogate Models,” 2021.</w:t>
      </w:r>
    </w:p>
    <w:p w14:paraId="1A794D25" w14:textId="77777777" w:rsidR="00CB38B5" w:rsidRPr="00DD6AB6" w:rsidRDefault="00CB38B5" w:rsidP="00CB38B5">
      <w:pPr>
        <w:widowControl w:val="0"/>
        <w:autoSpaceDE w:val="0"/>
        <w:autoSpaceDN w:val="0"/>
        <w:adjustRightInd w:val="0"/>
        <w:ind w:left="640" w:hanging="640"/>
        <w:rPr>
          <w:noProof/>
          <w:lang w:val="en-US"/>
        </w:rPr>
      </w:pPr>
      <w:r w:rsidRPr="00DD6AB6">
        <w:rPr>
          <w:noProof/>
          <w:lang w:val="en-US"/>
        </w:rPr>
        <w:t>[49]</w:t>
      </w:r>
      <w:r w:rsidRPr="00DD6AB6">
        <w:rPr>
          <w:noProof/>
          <w:lang w:val="en-US"/>
        </w:rPr>
        <w:tab/>
        <w:t xml:space="preserve">I. Sutskever, O. Vinyals, and Q. V. Le, “Sequence to sequence learning with neural networks,” </w:t>
      </w:r>
      <w:r w:rsidRPr="00DD6AB6">
        <w:rPr>
          <w:i/>
          <w:iCs/>
          <w:noProof/>
          <w:lang w:val="en-US"/>
        </w:rPr>
        <w:t>Adv. Neural Inf. Process. Syst.</w:t>
      </w:r>
      <w:r w:rsidRPr="00DD6AB6">
        <w:rPr>
          <w:noProof/>
          <w:lang w:val="en-US"/>
        </w:rPr>
        <w:t xml:space="preserve">, vol. 4, no. January, pp. </w:t>
      </w:r>
      <w:r w:rsidRPr="00DD6AB6">
        <w:rPr>
          <w:noProof/>
          <w:lang w:val="en-US"/>
        </w:rPr>
        <w:lastRenderedPageBreak/>
        <w:t>3104–3112, 2014.</w:t>
      </w:r>
    </w:p>
    <w:p w14:paraId="3A914734" w14:textId="77777777" w:rsidR="00CB38B5" w:rsidRPr="00DD6AB6" w:rsidRDefault="00CB38B5" w:rsidP="00CB38B5">
      <w:pPr>
        <w:widowControl w:val="0"/>
        <w:autoSpaceDE w:val="0"/>
        <w:autoSpaceDN w:val="0"/>
        <w:adjustRightInd w:val="0"/>
        <w:ind w:left="640" w:hanging="640"/>
        <w:rPr>
          <w:noProof/>
          <w:lang w:val="en-US"/>
        </w:rPr>
      </w:pPr>
      <w:r w:rsidRPr="00DD6AB6">
        <w:rPr>
          <w:noProof/>
          <w:lang w:val="en-US"/>
        </w:rPr>
        <w:t>[50]</w:t>
      </w:r>
      <w:r w:rsidRPr="00DD6AB6">
        <w:rPr>
          <w:noProof/>
          <w:lang w:val="en-US"/>
        </w:rPr>
        <w:tab/>
        <w:t xml:space="preserve">D. P. Kingma, “Adam: A method for stochastic optimization,” </w:t>
      </w:r>
      <w:r w:rsidRPr="00DD6AB6">
        <w:rPr>
          <w:i/>
          <w:iCs/>
          <w:noProof/>
          <w:lang w:val="en-US"/>
        </w:rPr>
        <w:t>arXiv Prepr. arXiv1412.6980</w:t>
      </w:r>
      <w:r w:rsidRPr="00DD6AB6">
        <w:rPr>
          <w:noProof/>
          <w:lang w:val="en-US"/>
        </w:rPr>
        <w:t>, 2014.</w:t>
      </w:r>
    </w:p>
    <w:p w14:paraId="3E6AD632" w14:textId="70D61D5D" w:rsidR="00C016C7" w:rsidRPr="007B4AF1" w:rsidRDefault="008B2A42" w:rsidP="007B4AF1">
      <w:pPr>
        <w:jc w:val="both"/>
        <w:rPr>
          <w:lang w:val="en-US"/>
        </w:rPr>
      </w:pPr>
      <w:ins w:id="133" w:author="enrique gauto sand" w:date="2022-10-07T17:52:00Z">
        <w:r w:rsidRPr="007B4AF1">
          <w:rPr>
            <w:lang w:val="en-US"/>
          </w:rPr>
          <w:fldChar w:fldCharType="end"/>
        </w:r>
      </w:ins>
    </w:p>
    <w:p w14:paraId="308EBDBB" w14:textId="09E8BAEF" w:rsidR="003A222A" w:rsidRPr="007B4AF1" w:rsidRDefault="003A222A" w:rsidP="007B4AF1">
      <w:pPr>
        <w:spacing w:after="160" w:line="259" w:lineRule="auto"/>
        <w:jc w:val="both"/>
        <w:rPr>
          <w:lang w:val="en-US"/>
        </w:rPr>
      </w:pPr>
    </w:p>
    <w:sectPr w:rsidR="003A222A" w:rsidRPr="007B4AF1" w:rsidSect="005A72B6">
      <w:pgSz w:w="11907" w:h="16840"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144BBB" w14:textId="77777777" w:rsidR="006F129E" w:rsidRDefault="006F129E" w:rsidP="00F83EC8">
      <w:r>
        <w:separator/>
      </w:r>
    </w:p>
  </w:endnote>
  <w:endnote w:type="continuationSeparator" w:id="0">
    <w:p w14:paraId="46C22DB7" w14:textId="77777777" w:rsidR="006F129E" w:rsidRDefault="006F129E" w:rsidP="00F83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jaVu Sans">
    <w:altName w:val="Arial"/>
    <w:charset w:val="00"/>
    <w:family w:val="swiss"/>
    <w:pitch w:val="variable"/>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0312499"/>
      <w:docPartObj>
        <w:docPartGallery w:val="Page Numbers (Bottom of Page)"/>
        <w:docPartUnique/>
      </w:docPartObj>
    </w:sdtPr>
    <w:sdtContent>
      <w:p w14:paraId="23B3FF25" w14:textId="53663CF0" w:rsidR="00D7101D" w:rsidRDefault="00D7101D">
        <w:pPr>
          <w:pStyle w:val="Piedepgina"/>
        </w:pPr>
        <w:r>
          <w:fldChar w:fldCharType="begin"/>
        </w:r>
        <w:r>
          <w:instrText>PAGE   \* MERGEFORMAT</w:instrText>
        </w:r>
        <w:r>
          <w:fldChar w:fldCharType="separate"/>
        </w:r>
        <w:r w:rsidR="00F129C6" w:rsidRPr="00F129C6">
          <w:rPr>
            <w:noProof/>
            <w:lang w:val="es-ES"/>
          </w:rPr>
          <w:t>86</w:t>
        </w:r>
        <w:r>
          <w:fldChar w:fldCharType="end"/>
        </w:r>
        <w:r>
          <w:tab/>
        </w:r>
        <w:r>
          <w:tab/>
          <w:t>Enrique Gauto Sand</w:t>
        </w:r>
      </w:p>
    </w:sdtContent>
  </w:sdt>
  <w:p w14:paraId="7349AF56" w14:textId="77777777" w:rsidR="00D7101D" w:rsidRDefault="00D7101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7816264"/>
      <w:docPartObj>
        <w:docPartGallery w:val="Page Numbers (Bottom of Page)"/>
        <w:docPartUnique/>
      </w:docPartObj>
    </w:sdtPr>
    <w:sdtContent>
      <w:p w14:paraId="014FE56C" w14:textId="1CAD826A" w:rsidR="00D7101D" w:rsidRDefault="00D7101D">
        <w:pPr>
          <w:pStyle w:val="Piedepgina"/>
          <w:jc w:val="right"/>
        </w:pPr>
        <w:r>
          <w:fldChar w:fldCharType="begin"/>
        </w:r>
        <w:r>
          <w:instrText>PAGE   \* MERGEFORMAT</w:instrText>
        </w:r>
        <w:r>
          <w:fldChar w:fldCharType="separate"/>
        </w:r>
        <w:r w:rsidRPr="005A3F45">
          <w:rPr>
            <w:noProof/>
            <w:lang w:val="es-ES"/>
          </w:rPr>
          <w:t>IV</w:t>
        </w:r>
        <w:r>
          <w:fldChar w:fldCharType="end"/>
        </w:r>
      </w:p>
    </w:sdtContent>
  </w:sdt>
  <w:p w14:paraId="6F65DCAC" w14:textId="77777777" w:rsidR="00D7101D" w:rsidRDefault="00D7101D" w:rsidP="004576B0">
    <w:pPr>
      <w:pStyle w:val="Piedepgina"/>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8126285"/>
      <w:docPartObj>
        <w:docPartGallery w:val="Page Numbers (Bottom of Page)"/>
        <w:docPartUnique/>
      </w:docPartObj>
    </w:sdtPr>
    <w:sdtContent>
      <w:p w14:paraId="5B16027D" w14:textId="68D3AEB0" w:rsidR="00D7101D" w:rsidRDefault="00D7101D">
        <w:pPr>
          <w:pStyle w:val="Piedepgina"/>
          <w:jc w:val="right"/>
        </w:pPr>
        <w:r>
          <w:t>Enrique Gauto Sand</w:t>
        </w:r>
        <w:r>
          <w:tab/>
        </w:r>
        <w:r>
          <w:tab/>
        </w:r>
        <w:r>
          <w:fldChar w:fldCharType="begin"/>
        </w:r>
        <w:r>
          <w:instrText>PAGE   \* MERGEFORMAT</w:instrText>
        </w:r>
        <w:r>
          <w:fldChar w:fldCharType="separate"/>
        </w:r>
        <w:r w:rsidR="00F129C6" w:rsidRPr="00F129C6">
          <w:rPr>
            <w:noProof/>
            <w:lang w:val="es-ES"/>
          </w:rPr>
          <w:t>III</w:t>
        </w:r>
        <w:r>
          <w:fldChar w:fldCharType="end"/>
        </w:r>
      </w:p>
    </w:sdtContent>
  </w:sdt>
  <w:p w14:paraId="23BAEE08" w14:textId="77777777" w:rsidR="00D7101D" w:rsidRDefault="00D7101D" w:rsidP="004576B0">
    <w:pPr>
      <w:pStyle w:val="Piedepgina"/>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36A230" w14:textId="3102F32A" w:rsidR="00D7101D" w:rsidRDefault="00D7101D">
    <w:pPr>
      <w:pStyle w:val="Piedepgina"/>
      <w:jc w:val="right"/>
    </w:pPr>
  </w:p>
  <w:p w14:paraId="6DF8F562" w14:textId="77777777" w:rsidR="00D7101D" w:rsidRDefault="00D7101D" w:rsidP="004576B0">
    <w:pPr>
      <w:pStyle w:val="Piedepgina"/>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8241449"/>
      <w:docPartObj>
        <w:docPartGallery w:val="Page Numbers (Bottom of Page)"/>
        <w:docPartUnique/>
      </w:docPartObj>
    </w:sdtPr>
    <w:sdtContent>
      <w:p w14:paraId="022A8DCF" w14:textId="5D4C4BC3" w:rsidR="00D7101D" w:rsidRDefault="00D7101D">
        <w:pPr>
          <w:pStyle w:val="Piedepgina"/>
          <w:jc w:val="right"/>
        </w:pPr>
        <w:r>
          <w:t>Enrique Gauto Sand</w:t>
        </w:r>
        <w:r>
          <w:tab/>
        </w:r>
        <w:r>
          <w:tab/>
        </w:r>
        <w:r>
          <w:fldChar w:fldCharType="begin"/>
        </w:r>
        <w:r>
          <w:instrText>PAGE   \* MERGEFORMAT</w:instrText>
        </w:r>
        <w:r>
          <w:fldChar w:fldCharType="separate"/>
        </w:r>
        <w:r w:rsidR="00F129C6" w:rsidRPr="00F129C6">
          <w:rPr>
            <w:noProof/>
            <w:lang w:val="es-ES"/>
          </w:rPr>
          <w:t>V</w:t>
        </w:r>
        <w:r>
          <w:fldChar w:fldCharType="end"/>
        </w:r>
      </w:p>
    </w:sdtContent>
  </w:sdt>
  <w:p w14:paraId="73E2D9D4" w14:textId="77777777" w:rsidR="00D7101D" w:rsidRDefault="00D7101D" w:rsidP="004576B0">
    <w:pPr>
      <w:pStyle w:val="Piedepgina"/>
      <w:jc w:val="righ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301566"/>
      <w:docPartObj>
        <w:docPartGallery w:val="Page Numbers (Bottom of Page)"/>
        <w:docPartUnique/>
      </w:docPartObj>
    </w:sdtPr>
    <w:sdtContent>
      <w:p w14:paraId="3EA4FA37" w14:textId="3D6D9009" w:rsidR="00D7101D" w:rsidRDefault="00D7101D">
        <w:pPr>
          <w:pStyle w:val="Piedepgina"/>
          <w:jc w:val="right"/>
        </w:pPr>
        <w:r>
          <w:t>Enrique Gauto Sand</w:t>
        </w:r>
        <w:r>
          <w:tab/>
        </w:r>
        <w:r>
          <w:tab/>
        </w:r>
        <w:r>
          <w:fldChar w:fldCharType="begin"/>
        </w:r>
        <w:r>
          <w:instrText>PAGE   \* MERGEFORMAT</w:instrText>
        </w:r>
        <w:r>
          <w:fldChar w:fldCharType="separate"/>
        </w:r>
        <w:r w:rsidR="00F129C6" w:rsidRPr="00F129C6">
          <w:rPr>
            <w:noProof/>
            <w:lang w:val="es-ES"/>
          </w:rPr>
          <w:t>85</w:t>
        </w:r>
        <w:r>
          <w:fldChar w:fldCharType="end"/>
        </w:r>
      </w:p>
    </w:sdtContent>
  </w:sdt>
  <w:p w14:paraId="63D41CAA" w14:textId="74C181FF" w:rsidR="00D7101D" w:rsidRDefault="00D7101D" w:rsidP="00EF6274">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A2AF59" w14:textId="77777777" w:rsidR="006F129E" w:rsidRDefault="006F129E" w:rsidP="00F83EC8">
      <w:r>
        <w:separator/>
      </w:r>
    </w:p>
  </w:footnote>
  <w:footnote w:type="continuationSeparator" w:id="0">
    <w:p w14:paraId="1A6DC9A4" w14:textId="77777777" w:rsidR="006F129E" w:rsidRDefault="006F129E" w:rsidP="00F83EC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1AC45" w14:textId="6AE16227" w:rsidR="00D7101D" w:rsidRPr="005A3F45" w:rsidRDefault="00D7101D" w:rsidP="005A3F45">
    <w:pPr>
      <w:pStyle w:val="Encabezado"/>
      <w:jc w:val="both"/>
      <w:rPr>
        <w:sz w:val="22"/>
        <w:szCs w:val="22"/>
      </w:rPr>
    </w:pPr>
    <w:r w:rsidRPr="005A3F45">
      <w:rPr>
        <w:sz w:val="22"/>
        <w:szCs w:val="22"/>
      </w:rPr>
      <w:t>Pronóstico de Series de Tiempo de Tráfico web. Estudio de Caso Universidad Nacional de Misiones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2BDA68" w14:textId="39B0A42D" w:rsidR="00D7101D" w:rsidRPr="00845343" w:rsidRDefault="00D7101D" w:rsidP="00845343">
    <w:pPr>
      <w:pStyle w:val="Encabezado"/>
      <w:jc w:val="both"/>
      <w:rPr>
        <w:sz w:val="22"/>
        <w:szCs w:val="22"/>
      </w:rPr>
    </w:pPr>
    <w:r>
      <w:tab/>
    </w:r>
    <w:r w:rsidRPr="005A3F45">
      <w:rPr>
        <w:sz w:val="22"/>
        <w:szCs w:val="22"/>
      </w:rPr>
      <w:t>Pronóstico de Series de Tiempo de Tráfico web. Estudio de Caso Universidad N</w:t>
    </w:r>
    <w:r>
      <w:rPr>
        <w:sz w:val="22"/>
        <w:szCs w:val="22"/>
      </w:rPr>
      <w:t>acional de Misiones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C61769" w14:textId="71A59076" w:rsidR="00D7101D" w:rsidRPr="00144E40" w:rsidRDefault="00D7101D" w:rsidP="00144E40">
    <w:pPr>
      <w:pStyle w:val="Encabezado"/>
      <w:jc w:val="both"/>
      <w:rPr>
        <w:sz w:val="22"/>
        <w:szCs w:val="22"/>
      </w:rPr>
    </w:pPr>
    <w:r>
      <w:tab/>
    </w:r>
    <w:r w:rsidRPr="005A3F45">
      <w:rPr>
        <w:sz w:val="22"/>
        <w:szCs w:val="22"/>
      </w:rPr>
      <w:t>Pronóstico de Series de Tiempo de Tráfico web. Estudio de Caso Universidad Nacional de Misiones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40DE8"/>
    <w:multiLevelType w:val="hybridMultilevel"/>
    <w:tmpl w:val="EC16CF5A"/>
    <w:lvl w:ilvl="0" w:tplc="53FA1FF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D3E42B8"/>
    <w:multiLevelType w:val="hybridMultilevel"/>
    <w:tmpl w:val="AF70F78C"/>
    <w:lvl w:ilvl="0" w:tplc="6304061C">
      <w:start w:val="1"/>
      <w:numFmt w:val="decimal"/>
      <w:lvlText w:val="4.1.%1"/>
      <w:lvlJc w:val="left"/>
      <w:pPr>
        <w:ind w:left="15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10C34B7A"/>
    <w:multiLevelType w:val="hybridMultilevel"/>
    <w:tmpl w:val="BD5E44DC"/>
    <w:lvl w:ilvl="0" w:tplc="1B447D16">
      <w:start w:val="1"/>
      <w:numFmt w:val="decimal"/>
      <w:lvlText w:val="4.2.%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213E7758"/>
    <w:multiLevelType w:val="hybridMultilevel"/>
    <w:tmpl w:val="BB900A20"/>
    <w:lvl w:ilvl="0" w:tplc="6304061C">
      <w:start w:val="1"/>
      <w:numFmt w:val="decimal"/>
      <w:lvlText w:val="4.1.%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22821155"/>
    <w:multiLevelType w:val="hybridMultilevel"/>
    <w:tmpl w:val="2E6EC248"/>
    <w:lvl w:ilvl="0" w:tplc="BEC04BD2">
      <w:start w:val="1"/>
      <w:numFmt w:val="decimal"/>
      <w:lvlText w:val="2.%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2C770BD0"/>
    <w:multiLevelType w:val="hybridMultilevel"/>
    <w:tmpl w:val="2DB85D8A"/>
    <w:lvl w:ilvl="0" w:tplc="18642AFA">
      <w:start w:val="1"/>
      <w:numFmt w:val="decimal"/>
      <w:lvlText w:val="4.%1"/>
      <w:lvlJc w:val="left"/>
      <w:pPr>
        <w:ind w:left="788" w:hanging="360"/>
      </w:pPr>
      <w:rPr>
        <w:rFonts w:hint="default"/>
      </w:rPr>
    </w:lvl>
    <w:lvl w:ilvl="1" w:tplc="2C0A0019" w:tentative="1">
      <w:start w:val="1"/>
      <w:numFmt w:val="lowerLetter"/>
      <w:lvlText w:val="%2."/>
      <w:lvlJc w:val="left"/>
      <w:pPr>
        <w:ind w:left="1508" w:hanging="360"/>
      </w:pPr>
    </w:lvl>
    <w:lvl w:ilvl="2" w:tplc="2C0A001B" w:tentative="1">
      <w:start w:val="1"/>
      <w:numFmt w:val="lowerRoman"/>
      <w:lvlText w:val="%3."/>
      <w:lvlJc w:val="right"/>
      <w:pPr>
        <w:ind w:left="2228" w:hanging="180"/>
      </w:pPr>
    </w:lvl>
    <w:lvl w:ilvl="3" w:tplc="2C0A000F" w:tentative="1">
      <w:start w:val="1"/>
      <w:numFmt w:val="decimal"/>
      <w:lvlText w:val="%4."/>
      <w:lvlJc w:val="left"/>
      <w:pPr>
        <w:ind w:left="2948" w:hanging="360"/>
      </w:pPr>
    </w:lvl>
    <w:lvl w:ilvl="4" w:tplc="2C0A0019" w:tentative="1">
      <w:start w:val="1"/>
      <w:numFmt w:val="lowerLetter"/>
      <w:lvlText w:val="%5."/>
      <w:lvlJc w:val="left"/>
      <w:pPr>
        <w:ind w:left="3668" w:hanging="360"/>
      </w:pPr>
    </w:lvl>
    <w:lvl w:ilvl="5" w:tplc="2C0A001B" w:tentative="1">
      <w:start w:val="1"/>
      <w:numFmt w:val="lowerRoman"/>
      <w:lvlText w:val="%6."/>
      <w:lvlJc w:val="right"/>
      <w:pPr>
        <w:ind w:left="4388" w:hanging="180"/>
      </w:pPr>
    </w:lvl>
    <w:lvl w:ilvl="6" w:tplc="2C0A000F" w:tentative="1">
      <w:start w:val="1"/>
      <w:numFmt w:val="decimal"/>
      <w:lvlText w:val="%7."/>
      <w:lvlJc w:val="left"/>
      <w:pPr>
        <w:ind w:left="5108" w:hanging="360"/>
      </w:pPr>
    </w:lvl>
    <w:lvl w:ilvl="7" w:tplc="2C0A0019" w:tentative="1">
      <w:start w:val="1"/>
      <w:numFmt w:val="lowerLetter"/>
      <w:lvlText w:val="%8."/>
      <w:lvlJc w:val="left"/>
      <w:pPr>
        <w:ind w:left="5828" w:hanging="360"/>
      </w:pPr>
    </w:lvl>
    <w:lvl w:ilvl="8" w:tplc="2C0A001B" w:tentative="1">
      <w:start w:val="1"/>
      <w:numFmt w:val="lowerRoman"/>
      <w:lvlText w:val="%9."/>
      <w:lvlJc w:val="right"/>
      <w:pPr>
        <w:ind w:left="6548" w:hanging="180"/>
      </w:pPr>
    </w:lvl>
  </w:abstractNum>
  <w:abstractNum w:abstractNumId="6" w15:restartNumberingAfterBreak="0">
    <w:nsid w:val="308E77B3"/>
    <w:multiLevelType w:val="multilevel"/>
    <w:tmpl w:val="B646273A"/>
    <w:lvl w:ilvl="0">
      <w:start w:val="1"/>
      <w:numFmt w:val="decimal"/>
      <w:lvlText w:val="1.%1."/>
      <w:lvlJc w:val="left"/>
      <w:pPr>
        <w:ind w:left="644" w:hanging="360"/>
      </w:pPr>
      <w:rPr>
        <w:rFonts w:hint="default"/>
      </w:rPr>
    </w:lvl>
    <w:lvl w:ilvl="1">
      <w:start w:val="1"/>
      <w:numFmt w:val="decimal"/>
      <w:lvlText w:val="%1.%2."/>
      <w:lvlJc w:val="left"/>
      <w:pPr>
        <w:ind w:left="1076" w:hanging="432"/>
      </w:pPr>
      <w:rPr>
        <w:rFonts w:hint="default"/>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7" w15:restartNumberingAfterBreak="0">
    <w:nsid w:val="329667E4"/>
    <w:multiLevelType w:val="hybridMultilevel"/>
    <w:tmpl w:val="B79EB4DC"/>
    <w:lvl w:ilvl="0" w:tplc="80DCEC14">
      <w:start w:val="1"/>
      <w:numFmt w:val="decimal"/>
      <w:lvlText w:val="3.2.1%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3C81694F"/>
    <w:multiLevelType w:val="hybridMultilevel"/>
    <w:tmpl w:val="7D42E5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3D900567"/>
    <w:multiLevelType w:val="hybridMultilevel"/>
    <w:tmpl w:val="D354D3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423F387D"/>
    <w:multiLevelType w:val="hybridMultilevel"/>
    <w:tmpl w:val="A3EAC3F2"/>
    <w:lvl w:ilvl="0" w:tplc="2C0A0001">
      <w:start w:val="1"/>
      <w:numFmt w:val="bullet"/>
      <w:lvlText w:val=""/>
      <w:lvlJc w:val="left"/>
      <w:pPr>
        <w:ind w:left="-2628" w:hanging="360"/>
      </w:pPr>
      <w:rPr>
        <w:rFonts w:ascii="Symbol" w:hAnsi="Symbol" w:hint="default"/>
      </w:rPr>
    </w:lvl>
    <w:lvl w:ilvl="1" w:tplc="2C0A0003" w:tentative="1">
      <w:start w:val="1"/>
      <w:numFmt w:val="bullet"/>
      <w:lvlText w:val="o"/>
      <w:lvlJc w:val="left"/>
      <w:pPr>
        <w:ind w:left="-1908" w:hanging="360"/>
      </w:pPr>
      <w:rPr>
        <w:rFonts w:ascii="Courier New" w:hAnsi="Courier New" w:cs="Courier New" w:hint="default"/>
      </w:rPr>
    </w:lvl>
    <w:lvl w:ilvl="2" w:tplc="2C0A0005" w:tentative="1">
      <w:start w:val="1"/>
      <w:numFmt w:val="bullet"/>
      <w:lvlText w:val=""/>
      <w:lvlJc w:val="left"/>
      <w:pPr>
        <w:ind w:left="-1188" w:hanging="360"/>
      </w:pPr>
      <w:rPr>
        <w:rFonts w:ascii="Wingdings" w:hAnsi="Wingdings" w:hint="default"/>
      </w:rPr>
    </w:lvl>
    <w:lvl w:ilvl="3" w:tplc="2C0A0001" w:tentative="1">
      <w:start w:val="1"/>
      <w:numFmt w:val="bullet"/>
      <w:lvlText w:val=""/>
      <w:lvlJc w:val="left"/>
      <w:pPr>
        <w:ind w:left="-468" w:hanging="360"/>
      </w:pPr>
      <w:rPr>
        <w:rFonts w:ascii="Symbol" w:hAnsi="Symbol" w:hint="default"/>
      </w:rPr>
    </w:lvl>
    <w:lvl w:ilvl="4" w:tplc="2C0A0003" w:tentative="1">
      <w:start w:val="1"/>
      <w:numFmt w:val="bullet"/>
      <w:lvlText w:val="o"/>
      <w:lvlJc w:val="left"/>
      <w:pPr>
        <w:ind w:left="252" w:hanging="360"/>
      </w:pPr>
      <w:rPr>
        <w:rFonts w:ascii="Courier New" w:hAnsi="Courier New" w:cs="Courier New" w:hint="default"/>
      </w:rPr>
    </w:lvl>
    <w:lvl w:ilvl="5" w:tplc="2C0A0005" w:tentative="1">
      <w:start w:val="1"/>
      <w:numFmt w:val="bullet"/>
      <w:lvlText w:val=""/>
      <w:lvlJc w:val="left"/>
      <w:pPr>
        <w:ind w:left="972" w:hanging="360"/>
      </w:pPr>
      <w:rPr>
        <w:rFonts w:ascii="Wingdings" w:hAnsi="Wingdings" w:hint="default"/>
      </w:rPr>
    </w:lvl>
    <w:lvl w:ilvl="6" w:tplc="2C0A0001" w:tentative="1">
      <w:start w:val="1"/>
      <w:numFmt w:val="bullet"/>
      <w:lvlText w:val=""/>
      <w:lvlJc w:val="left"/>
      <w:pPr>
        <w:ind w:left="1692" w:hanging="360"/>
      </w:pPr>
      <w:rPr>
        <w:rFonts w:ascii="Symbol" w:hAnsi="Symbol" w:hint="default"/>
      </w:rPr>
    </w:lvl>
    <w:lvl w:ilvl="7" w:tplc="2C0A0003" w:tentative="1">
      <w:start w:val="1"/>
      <w:numFmt w:val="bullet"/>
      <w:lvlText w:val="o"/>
      <w:lvlJc w:val="left"/>
      <w:pPr>
        <w:ind w:left="2412" w:hanging="360"/>
      </w:pPr>
      <w:rPr>
        <w:rFonts w:ascii="Courier New" w:hAnsi="Courier New" w:cs="Courier New" w:hint="default"/>
      </w:rPr>
    </w:lvl>
    <w:lvl w:ilvl="8" w:tplc="2C0A0005" w:tentative="1">
      <w:start w:val="1"/>
      <w:numFmt w:val="bullet"/>
      <w:lvlText w:val=""/>
      <w:lvlJc w:val="left"/>
      <w:pPr>
        <w:ind w:left="3132" w:hanging="360"/>
      </w:pPr>
      <w:rPr>
        <w:rFonts w:ascii="Wingdings" w:hAnsi="Wingdings" w:hint="default"/>
      </w:rPr>
    </w:lvl>
  </w:abstractNum>
  <w:abstractNum w:abstractNumId="11" w15:restartNumberingAfterBreak="0">
    <w:nsid w:val="53A814A6"/>
    <w:multiLevelType w:val="hybridMultilevel"/>
    <w:tmpl w:val="6C764F70"/>
    <w:lvl w:ilvl="0" w:tplc="2C0A0001">
      <w:start w:val="1"/>
      <w:numFmt w:val="bullet"/>
      <w:lvlText w:val=""/>
      <w:lvlJc w:val="left"/>
      <w:pPr>
        <w:ind w:left="749" w:hanging="360"/>
      </w:pPr>
      <w:rPr>
        <w:rFonts w:ascii="Symbol" w:hAnsi="Symbol" w:hint="default"/>
      </w:rPr>
    </w:lvl>
    <w:lvl w:ilvl="1" w:tplc="2C0A0003" w:tentative="1">
      <w:start w:val="1"/>
      <w:numFmt w:val="bullet"/>
      <w:lvlText w:val="o"/>
      <w:lvlJc w:val="left"/>
      <w:pPr>
        <w:ind w:left="1469" w:hanging="360"/>
      </w:pPr>
      <w:rPr>
        <w:rFonts w:ascii="Courier New" w:hAnsi="Courier New" w:cs="Courier New" w:hint="default"/>
      </w:rPr>
    </w:lvl>
    <w:lvl w:ilvl="2" w:tplc="2C0A0005" w:tentative="1">
      <w:start w:val="1"/>
      <w:numFmt w:val="bullet"/>
      <w:lvlText w:val=""/>
      <w:lvlJc w:val="left"/>
      <w:pPr>
        <w:ind w:left="2189" w:hanging="360"/>
      </w:pPr>
      <w:rPr>
        <w:rFonts w:ascii="Wingdings" w:hAnsi="Wingdings" w:hint="default"/>
      </w:rPr>
    </w:lvl>
    <w:lvl w:ilvl="3" w:tplc="2C0A0001" w:tentative="1">
      <w:start w:val="1"/>
      <w:numFmt w:val="bullet"/>
      <w:lvlText w:val=""/>
      <w:lvlJc w:val="left"/>
      <w:pPr>
        <w:ind w:left="2909" w:hanging="360"/>
      </w:pPr>
      <w:rPr>
        <w:rFonts w:ascii="Symbol" w:hAnsi="Symbol" w:hint="default"/>
      </w:rPr>
    </w:lvl>
    <w:lvl w:ilvl="4" w:tplc="2C0A0003" w:tentative="1">
      <w:start w:val="1"/>
      <w:numFmt w:val="bullet"/>
      <w:lvlText w:val="o"/>
      <w:lvlJc w:val="left"/>
      <w:pPr>
        <w:ind w:left="3629" w:hanging="360"/>
      </w:pPr>
      <w:rPr>
        <w:rFonts w:ascii="Courier New" w:hAnsi="Courier New" w:cs="Courier New" w:hint="default"/>
      </w:rPr>
    </w:lvl>
    <w:lvl w:ilvl="5" w:tplc="2C0A0005" w:tentative="1">
      <w:start w:val="1"/>
      <w:numFmt w:val="bullet"/>
      <w:lvlText w:val=""/>
      <w:lvlJc w:val="left"/>
      <w:pPr>
        <w:ind w:left="4349" w:hanging="360"/>
      </w:pPr>
      <w:rPr>
        <w:rFonts w:ascii="Wingdings" w:hAnsi="Wingdings" w:hint="default"/>
      </w:rPr>
    </w:lvl>
    <w:lvl w:ilvl="6" w:tplc="2C0A0001" w:tentative="1">
      <w:start w:val="1"/>
      <w:numFmt w:val="bullet"/>
      <w:lvlText w:val=""/>
      <w:lvlJc w:val="left"/>
      <w:pPr>
        <w:ind w:left="5069" w:hanging="360"/>
      </w:pPr>
      <w:rPr>
        <w:rFonts w:ascii="Symbol" w:hAnsi="Symbol" w:hint="default"/>
      </w:rPr>
    </w:lvl>
    <w:lvl w:ilvl="7" w:tplc="2C0A0003" w:tentative="1">
      <w:start w:val="1"/>
      <w:numFmt w:val="bullet"/>
      <w:lvlText w:val="o"/>
      <w:lvlJc w:val="left"/>
      <w:pPr>
        <w:ind w:left="5789" w:hanging="360"/>
      </w:pPr>
      <w:rPr>
        <w:rFonts w:ascii="Courier New" w:hAnsi="Courier New" w:cs="Courier New" w:hint="default"/>
      </w:rPr>
    </w:lvl>
    <w:lvl w:ilvl="8" w:tplc="2C0A0005" w:tentative="1">
      <w:start w:val="1"/>
      <w:numFmt w:val="bullet"/>
      <w:lvlText w:val=""/>
      <w:lvlJc w:val="left"/>
      <w:pPr>
        <w:ind w:left="6509" w:hanging="360"/>
      </w:pPr>
      <w:rPr>
        <w:rFonts w:ascii="Wingdings" w:hAnsi="Wingdings" w:hint="default"/>
      </w:rPr>
    </w:lvl>
  </w:abstractNum>
  <w:abstractNum w:abstractNumId="12" w15:restartNumberingAfterBreak="0">
    <w:nsid w:val="54643A80"/>
    <w:multiLevelType w:val="hybridMultilevel"/>
    <w:tmpl w:val="2E6EC248"/>
    <w:lvl w:ilvl="0" w:tplc="BEC04BD2">
      <w:start w:val="1"/>
      <w:numFmt w:val="decimal"/>
      <w:lvlText w:val="2.%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55F678A8"/>
    <w:multiLevelType w:val="hybridMultilevel"/>
    <w:tmpl w:val="321A59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56EE28A8"/>
    <w:multiLevelType w:val="hybridMultilevel"/>
    <w:tmpl w:val="C2C21076"/>
    <w:lvl w:ilvl="0" w:tplc="7A00F1DA">
      <w:start w:val="1"/>
      <w:numFmt w:val="decimal"/>
      <w:lvlText w:val="3.2.%1"/>
      <w:lvlJc w:val="left"/>
      <w:pPr>
        <w:ind w:left="15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58377FD3"/>
    <w:multiLevelType w:val="hybridMultilevel"/>
    <w:tmpl w:val="A6DCF442"/>
    <w:lvl w:ilvl="0" w:tplc="083E80FC">
      <w:start w:val="1"/>
      <w:numFmt w:val="decimal"/>
      <w:lvlText w:val="1.2.%1."/>
      <w:lvlJc w:val="center"/>
      <w:pPr>
        <w:ind w:left="928" w:hanging="360"/>
      </w:pPr>
      <w:rPr>
        <w:rFonts w:hint="default"/>
      </w:rPr>
    </w:lvl>
    <w:lvl w:ilvl="1" w:tplc="2C0A0019">
      <w:start w:val="1"/>
      <w:numFmt w:val="lowerLetter"/>
      <w:lvlText w:val="%2."/>
      <w:lvlJc w:val="left"/>
      <w:pPr>
        <w:ind w:left="2936" w:hanging="360"/>
      </w:pPr>
    </w:lvl>
    <w:lvl w:ilvl="2" w:tplc="2C0A001B" w:tentative="1">
      <w:start w:val="1"/>
      <w:numFmt w:val="lowerRoman"/>
      <w:lvlText w:val="%3."/>
      <w:lvlJc w:val="right"/>
      <w:pPr>
        <w:ind w:left="3656" w:hanging="180"/>
      </w:pPr>
    </w:lvl>
    <w:lvl w:ilvl="3" w:tplc="2C0A000F" w:tentative="1">
      <w:start w:val="1"/>
      <w:numFmt w:val="decimal"/>
      <w:lvlText w:val="%4."/>
      <w:lvlJc w:val="left"/>
      <w:pPr>
        <w:ind w:left="4376" w:hanging="360"/>
      </w:pPr>
    </w:lvl>
    <w:lvl w:ilvl="4" w:tplc="2C0A0019" w:tentative="1">
      <w:start w:val="1"/>
      <w:numFmt w:val="lowerLetter"/>
      <w:lvlText w:val="%5."/>
      <w:lvlJc w:val="left"/>
      <w:pPr>
        <w:ind w:left="5096" w:hanging="360"/>
      </w:pPr>
    </w:lvl>
    <w:lvl w:ilvl="5" w:tplc="2C0A001B" w:tentative="1">
      <w:start w:val="1"/>
      <w:numFmt w:val="lowerRoman"/>
      <w:lvlText w:val="%6."/>
      <w:lvlJc w:val="right"/>
      <w:pPr>
        <w:ind w:left="5816" w:hanging="180"/>
      </w:pPr>
    </w:lvl>
    <w:lvl w:ilvl="6" w:tplc="2C0A000F" w:tentative="1">
      <w:start w:val="1"/>
      <w:numFmt w:val="decimal"/>
      <w:lvlText w:val="%7."/>
      <w:lvlJc w:val="left"/>
      <w:pPr>
        <w:ind w:left="6536" w:hanging="360"/>
      </w:pPr>
    </w:lvl>
    <w:lvl w:ilvl="7" w:tplc="2C0A0019" w:tentative="1">
      <w:start w:val="1"/>
      <w:numFmt w:val="lowerLetter"/>
      <w:lvlText w:val="%8."/>
      <w:lvlJc w:val="left"/>
      <w:pPr>
        <w:ind w:left="7256" w:hanging="360"/>
      </w:pPr>
    </w:lvl>
    <w:lvl w:ilvl="8" w:tplc="2C0A001B" w:tentative="1">
      <w:start w:val="1"/>
      <w:numFmt w:val="lowerRoman"/>
      <w:lvlText w:val="%9."/>
      <w:lvlJc w:val="right"/>
      <w:pPr>
        <w:ind w:left="7976" w:hanging="180"/>
      </w:pPr>
    </w:lvl>
  </w:abstractNum>
  <w:abstractNum w:abstractNumId="16" w15:restartNumberingAfterBreak="0">
    <w:nsid w:val="5B423AD8"/>
    <w:multiLevelType w:val="hybridMultilevel"/>
    <w:tmpl w:val="60167EE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5BE949B3"/>
    <w:multiLevelType w:val="hybridMultilevel"/>
    <w:tmpl w:val="4208BA80"/>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5DF37AF8"/>
    <w:multiLevelType w:val="hybridMultilevel"/>
    <w:tmpl w:val="9FFAD0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643A436B"/>
    <w:multiLevelType w:val="hybridMultilevel"/>
    <w:tmpl w:val="20968E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64E87041"/>
    <w:multiLevelType w:val="hybridMultilevel"/>
    <w:tmpl w:val="D6E49754"/>
    <w:lvl w:ilvl="0" w:tplc="6304061C">
      <w:start w:val="1"/>
      <w:numFmt w:val="decimal"/>
      <w:lvlText w:val="4.1.%1"/>
      <w:lvlJc w:val="left"/>
      <w:pPr>
        <w:ind w:left="15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6D483C40"/>
    <w:multiLevelType w:val="hybridMultilevel"/>
    <w:tmpl w:val="56DC99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6FE90AD3"/>
    <w:multiLevelType w:val="hybridMultilevel"/>
    <w:tmpl w:val="CDA488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77745DBC"/>
    <w:multiLevelType w:val="hybridMultilevel"/>
    <w:tmpl w:val="B6F0AB56"/>
    <w:lvl w:ilvl="0" w:tplc="BDC6D11E">
      <w:start w:val="1"/>
      <w:numFmt w:val="decimal"/>
      <w:lvlText w:val="3.%1"/>
      <w:lvlJc w:val="left"/>
      <w:pPr>
        <w:ind w:left="150" w:hanging="360"/>
      </w:pPr>
      <w:rPr>
        <w:rFonts w:hint="default"/>
      </w:rPr>
    </w:lvl>
    <w:lvl w:ilvl="1" w:tplc="2C0A0019" w:tentative="1">
      <w:start w:val="1"/>
      <w:numFmt w:val="lowerLetter"/>
      <w:lvlText w:val="%2."/>
      <w:lvlJc w:val="left"/>
      <w:pPr>
        <w:ind w:left="870" w:hanging="360"/>
      </w:pPr>
    </w:lvl>
    <w:lvl w:ilvl="2" w:tplc="2C0A001B" w:tentative="1">
      <w:start w:val="1"/>
      <w:numFmt w:val="lowerRoman"/>
      <w:lvlText w:val="%3."/>
      <w:lvlJc w:val="right"/>
      <w:pPr>
        <w:ind w:left="1590" w:hanging="180"/>
      </w:pPr>
    </w:lvl>
    <w:lvl w:ilvl="3" w:tplc="2C0A000F" w:tentative="1">
      <w:start w:val="1"/>
      <w:numFmt w:val="decimal"/>
      <w:lvlText w:val="%4."/>
      <w:lvlJc w:val="left"/>
      <w:pPr>
        <w:ind w:left="2310" w:hanging="360"/>
      </w:pPr>
    </w:lvl>
    <w:lvl w:ilvl="4" w:tplc="2C0A0019" w:tentative="1">
      <w:start w:val="1"/>
      <w:numFmt w:val="lowerLetter"/>
      <w:lvlText w:val="%5."/>
      <w:lvlJc w:val="left"/>
      <w:pPr>
        <w:ind w:left="3030" w:hanging="360"/>
      </w:pPr>
    </w:lvl>
    <w:lvl w:ilvl="5" w:tplc="2C0A001B" w:tentative="1">
      <w:start w:val="1"/>
      <w:numFmt w:val="lowerRoman"/>
      <w:lvlText w:val="%6."/>
      <w:lvlJc w:val="right"/>
      <w:pPr>
        <w:ind w:left="3750" w:hanging="180"/>
      </w:pPr>
    </w:lvl>
    <w:lvl w:ilvl="6" w:tplc="2C0A000F" w:tentative="1">
      <w:start w:val="1"/>
      <w:numFmt w:val="decimal"/>
      <w:lvlText w:val="%7."/>
      <w:lvlJc w:val="left"/>
      <w:pPr>
        <w:ind w:left="4470" w:hanging="360"/>
      </w:pPr>
    </w:lvl>
    <w:lvl w:ilvl="7" w:tplc="2C0A0019" w:tentative="1">
      <w:start w:val="1"/>
      <w:numFmt w:val="lowerLetter"/>
      <w:lvlText w:val="%8."/>
      <w:lvlJc w:val="left"/>
      <w:pPr>
        <w:ind w:left="5190" w:hanging="360"/>
      </w:pPr>
    </w:lvl>
    <w:lvl w:ilvl="8" w:tplc="2C0A001B" w:tentative="1">
      <w:start w:val="1"/>
      <w:numFmt w:val="lowerRoman"/>
      <w:lvlText w:val="%9."/>
      <w:lvlJc w:val="right"/>
      <w:pPr>
        <w:ind w:left="5910" w:hanging="180"/>
      </w:pPr>
    </w:lvl>
  </w:abstractNum>
  <w:abstractNum w:abstractNumId="24" w15:restartNumberingAfterBreak="0">
    <w:nsid w:val="7E5F669B"/>
    <w:multiLevelType w:val="hybridMultilevel"/>
    <w:tmpl w:val="146488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4"/>
  </w:num>
  <w:num w:numId="4">
    <w:abstractNumId w:val="10"/>
  </w:num>
  <w:num w:numId="5">
    <w:abstractNumId w:val="23"/>
  </w:num>
  <w:num w:numId="6">
    <w:abstractNumId w:val="13"/>
  </w:num>
  <w:num w:numId="7">
    <w:abstractNumId w:val="12"/>
  </w:num>
  <w:num w:numId="8">
    <w:abstractNumId w:val="18"/>
  </w:num>
  <w:num w:numId="9">
    <w:abstractNumId w:val="8"/>
  </w:num>
  <w:num w:numId="10">
    <w:abstractNumId w:val="9"/>
  </w:num>
  <w:num w:numId="11">
    <w:abstractNumId w:val="11"/>
  </w:num>
  <w:num w:numId="12">
    <w:abstractNumId w:val="5"/>
  </w:num>
  <w:num w:numId="13">
    <w:abstractNumId w:val="2"/>
  </w:num>
  <w:num w:numId="14">
    <w:abstractNumId w:val="21"/>
  </w:num>
  <w:num w:numId="15">
    <w:abstractNumId w:val="16"/>
  </w:num>
  <w:num w:numId="16">
    <w:abstractNumId w:val="17"/>
  </w:num>
  <w:num w:numId="17">
    <w:abstractNumId w:val="22"/>
  </w:num>
  <w:num w:numId="18">
    <w:abstractNumId w:val="19"/>
  </w:num>
  <w:num w:numId="19">
    <w:abstractNumId w:val="0"/>
  </w:num>
  <w:num w:numId="20">
    <w:abstractNumId w:val="3"/>
  </w:num>
  <w:num w:numId="21">
    <w:abstractNumId w:val="24"/>
  </w:num>
  <w:num w:numId="22">
    <w:abstractNumId w:val="7"/>
  </w:num>
  <w:num w:numId="23">
    <w:abstractNumId w:val="14"/>
  </w:num>
  <w:num w:numId="24">
    <w:abstractNumId w:val="20"/>
  </w:num>
  <w:num w:numId="25">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A45"/>
    <w:rsid w:val="00001A71"/>
    <w:rsid w:val="00001DC2"/>
    <w:rsid w:val="0000230C"/>
    <w:rsid w:val="000044AF"/>
    <w:rsid w:val="000046EC"/>
    <w:rsid w:val="00006D9A"/>
    <w:rsid w:val="00007FE5"/>
    <w:rsid w:val="00010DC1"/>
    <w:rsid w:val="00012623"/>
    <w:rsid w:val="00013243"/>
    <w:rsid w:val="00013BDE"/>
    <w:rsid w:val="000161CF"/>
    <w:rsid w:val="0001629D"/>
    <w:rsid w:val="00016EBD"/>
    <w:rsid w:val="0002323A"/>
    <w:rsid w:val="00033C01"/>
    <w:rsid w:val="000350C3"/>
    <w:rsid w:val="000355FF"/>
    <w:rsid w:val="000356B0"/>
    <w:rsid w:val="00036B2C"/>
    <w:rsid w:val="00040546"/>
    <w:rsid w:val="00040AD0"/>
    <w:rsid w:val="00042BC1"/>
    <w:rsid w:val="0004583A"/>
    <w:rsid w:val="00046E28"/>
    <w:rsid w:val="000476E1"/>
    <w:rsid w:val="00047908"/>
    <w:rsid w:val="00051B33"/>
    <w:rsid w:val="000520CE"/>
    <w:rsid w:val="000538FE"/>
    <w:rsid w:val="0005724B"/>
    <w:rsid w:val="00060816"/>
    <w:rsid w:val="00062B90"/>
    <w:rsid w:val="000639CA"/>
    <w:rsid w:val="00064DB1"/>
    <w:rsid w:val="00065A45"/>
    <w:rsid w:val="00065A8B"/>
    <w:rsid w:val="0007270E"/>
    <w:rsid w:val="000740FB"/>
    <w:rsid w:val="00077FA2"/>
    <w:rsid w:val="00084242"/>
    <w:rsid w:val="000853C0"/>
    <w:rsid w:val="00085FD8"/>
    <w:rsid w:val="00091F42"/>
    <w:rsid w:val="00093C28"/>
    <w:rsid w:val="0009601C"/>
    <w:rsid w:val="000A0113"/>
    <w:rsid w:val="000A2DE0"/>
    <w:rsid w:val="000A3034"/>
    <w:rsid w:val="000A3A22"/>
    <w:rsid w:val="000A3B1C"/>
    <w:rsid w:val="000A3B8E"/>
    <w:rsid w:val="000A4976"/>
    <w:rsid w:val="000A557C"/>
    <w:rsid w:val="000A7549"/>
    <w:rsid w:val="000A7913"/>
    <w:rsid w:val="000B0B81"/>
    <w:rsid w:val="000B133E"/>
    <w:rsid w:val="000B153C"/>
    <w:rsid w:val="000B4455"/>
    <w:rsid w:val="000B4ECE"/>
    <w:rsid w:val="000B51C3"/>
    <w:rsid w:val="000B6017"/>
    <w:rsid w:val="000C04D6"/>
    <w:rsid w:val="000C36A4"/>
    <w:rsid w:val="000C382B"/>
    <w:rsid w:val="000C4FB4"/>
    <w:rsid w:val="000D0D9D"/>
    <w:rsid w:val="000D28EF"/>
    <w:rsid w:val="000E13C2"/>
    <w:rsid w:val="000E7255"/>
    <w:rsid w:val="000E7A6E"/>
    <w:rsid w:val="000F0E99"/>
    <w:rsid w:val="000F4078"/>
    <w:rsid w:val="000F4D68"/>
    <w:rsid w:val="000F51F5"/>
    <w:rsid w:val="000F5A9B"/>
    <w:rsid w:val="000F663E"/>
    <w:rsid w:val="000F7FB1"/>
    <w:rsid w:val="00100AD0"/>
    <w:rsid w:val="001065E5"/>
    <w:rsid w:val="00106C01"/>
    <w:rsid w:val="00111DBD"/>
    <w:rsid w:val="00114DD3"/>
    <w:rsid w:val="0011563B"/>
    <w:rsid w:val="00115A81"/>
    <w:rsid w:val="0011703F"/>
    <w:rsid w:val="00122A17"/>
    <w:rsid w:val="00123D9D"/>
    <w:rsid w:val="00124997"/>
    <w:rsid w:val="00130CAD"/>
    <w:rsid w:val="0013100D"/>
    <w:rsid w:val="00131283"/>
    <w:rsid w:val="00132483"/>
    <w:rsid w:val="0013366D"/>
    <w:rsid w:val="00136501"/>
    <w:rsid w:val="0014038A"/>
    <w:rsid w:val="00140D71"/>
    <w:rsid w:val="001411A5"/>
    <w:rsid w:val="001437D7"/>
    <w:rsid w:val="00144E04"/>
    <w:rsid w:val="00144E40"/>
    <w:rsid w:val="00145ABA"/>
    <w:rsid w:val="0014719B"/>
    <w:rsid w:val="001501D8"/>
    <w:rsid w:val="0015160E"/>
    <w:rsid w:val="00156129"/>
    <w:rsid w:val="00165BA6"/>
    <w:rsid w:val="001661F5"/>
    <w:rsid w:val="00166821"/>
    <w:rsid w:val="001668D5"/>
    <w:rsid w:val="00172FBB"/>
    <w:rsid w:val="00183B53"/>
    <w:rsid w:val="00183B6D"/>
    <w:rsid w:val="00186FBD"/>
    <w:rsid w:val="00187A12"/>
    <w:rsid w:val="00190027"/>
    <w:rsid w:val="00190D84"/>
    <w:rsid w:val="00191A05"/>
    <w:rsid w:val="00191EEB"/>
    <w:rsid w:val="001944BC"/>
    <w:rsid w:val="00197070"/>
    <w:rsid w:val="001A2AE0"/>
    <w:rsid w:val="001A414E"/>
    <w:rsid w:val="001A6A31"/>
    <w:rsid w:val="001B0B3C"/>
    <w:rsid w:val="001B655F"/>
    <w:rsid w:val="001C29E4"/>
    <w:rsid w:val="001C3144"/>
    <w:rsid w:val="001C33C6"/>
    <w:rsid w:val="001C5B92"/>
    <w:rsid w:val="001C7CC5"/>
    <w:rsid w:val="001D064E"/>
    <w:rsid w:val="001D3392"/>
    <w:rsid w:val="001D52E7"/>
    <w:rsid w:val="001D5A62"/>
    <w:rsid w:val="001D7EAE"/>
    <w:rsid w:val="001E3EAE"/>
    <w:rsid w:val="001E5A2D"/>
    <w:rsid w:val="001E64F5"/>
    <w:rsid w:val="001E70FF"/>
    <w:rsid w:val="001E7767"/>
    <w:rsid w:val="001F1D15"/>
    <w:rsid w:val="001F343A"/>
    <w:rsid w:val="001F5F59"/>
    <w:rsid w:val="00202082"/>
    <w:rsid w:val="0020376A"/>
    <w:rsid w:val="002047E6"/>
    <w:rsid w:val="00210393"/>
    <w:rsid w:val="00211BFD"/>
    <w:rsid w:val="00213452"/>
    <w:rsid w:val="002157C1"/>
    <w:rsid w:val="002179E5"/>
    <w:rsid w:val="00217B50"/>
    <w:rsid w:val="00217BDF"/>
    <w:rsid w:val="00222693"/>
    <w:rsid w:val="0022512C"/>
    <w:rsid w:val="002368AB"/>
    <w:rsid w:val="00236AE2"/>
    <w:rsid w:val="00237078"/>
    <w:rsid w:val="0024281C"/>
    <w:rsid w:val="002448AE"/>
    <w:rsid w:val="00244E9F"/>
    <w:rsid w:val="00245FB5"/>
    <w:rsid w:val="002535EA"/>
    <w:rsid w:val="0025370A"/>
    <w:rsid w:val="002539E6"/>
    <w:rsid w:val="00255B38"/>
    <w:rsid w:val="00261D51"/>
    <w:rsid w:val="00262BF4"/>
    <w:rsid w:val="00263265"/>
    <w:rsid w:val="00263337"/>
    <w:rsid w:val="00263BE3"/>
    <w:rsid w:val="002710D3"/>
    <w:rsid w:val="00273149"/>
    <w:rsid w:val="0027391A"/>
    <w:rsid w:val="00274284"/>
    <w:rsid w:val="00276189"/>
    <w:rsid w:val="0028002D"/>
    <w:rsid w:val="002836ED"/>
    <w:rsid w:val="00283F34"/>
    <w:rsid w:val="00284F17"/>
    <w:rsid w:val="002850ED"/>
    <w:rsid w:val="002872A1"/>
    <w:rsid w:val="002875A7"/>
    <w:rsid w:val="002925F9"/>
    <w:rsid w:val="00293AF9"/>
    <w:rsid w:val="0029572C"/>
    <w:rsid w:val="002957FB"/>
    <w:rsid w:val="002A1498"/>
    <w:rsid w:val="002A56FB"/>
    <w:rsid w:val="002A5DF1"/>
    <w:rsid w:val="002A764F"/>
    <w:rsid w:val="002A76A1"/>
    <w:rsid w:val="002B1596"/>
    <w:rsid w:val="002B5937"/>
    <w:rsid w:val="002B5BF7"/>
    <w:rsid w:val="002B690F"/>
    <w:rsid w:val="002B79F7"/>
    <w:rsid w:val="002B7D33"/>
    <w:rsid w:val="002C004B"/>
    <w:rsid w:val="002C06BE"/>
    <w:rsid w:val="002C455B"/>
    <w:rsid w:val="002C4AFE"/>
    <w:rsid w:val="002C5FE4"/>
    <w:rsid w:val="002C6D8A"/>
    <w:rsid w:val="002D016A"/>
    <w:rsid w:val="002D298A"/>
    <w:rsid w:val="002D4A1B"/>
    <w:rsid w:val="002D4C7A"/>
    <w:rsid w:val="002D5045"/>
    <w:rsid w:val="002D507D"/>
    <w:rsid w:val="002D6075"/>
    <w:rsid w:val="002E217B"/>
    <w:rsid w:val="002E2792"/>
    <w:rsid w:val="002E2A3D"/>
    <w:rsid w:val="002E5CA6"/>
    <w:rsid w:val="002E7AFC"/>
    <w:rsid w:val="002F0A7F"/>
    <w:rsid w:val="002F0C69"/>
    <w:rsid w:val="002F2B1E"/>
    <w:rsid w:val="002F49EB"/>
    <w:rsid w:val="00300678"/>
    <w:rsid w:val="0030182E"/>
    <w:rsid w:val="00302AEA"/>
    <w:rsid w:val="0030456E"/>
    <w:rsid w:val="00306573"/>
    <w:rsid w:val="00307B58"/>
    <w:rsid w:val="00310B49"/>
    <w:rsid w:val="0031231B"/>
    <w:rsid w:val="00313D52"/>
    <w:rsid w:val="00315517"/>
    <w:rsid w:val="003173F0"/>
    <w:rsid w:val="003207F2"/>
    <w:rsid w:val="00320E68"/>
    <w:rsid w:val="0032126D"/>
    <w:rsid w:val="0032253F"/>
    <w:rsid w:val="00327F7B"/>
    <w:rsid w:val="00331C6B"/>
    <w:rsid w:val="003346E1"/>
    <w:rsid w:val="00334805"/>
    <w:rsid w:val="003355F8"/>
    <w:rsid w:val="00336069"/>
    <w:rsid w:val="00336978"/>
    <w:rsid w:val="00336E08"/>
    <w:rsid w:val="00336F02"/>
    <w:rsid w:val="003403BF"/>
    <w:rsid w:val="00340CE9"/>
    <w:rsid w:val="00341BFA"/>
    <w:rsid w:val="00342D81"/>
    <w:rsid w:val="00343EBF"/>
    <w:rsid w:val="00344A6C"/>
    <w:rsid w:val="00345742"/>
    <w:rsid w:val="0035012E"/>
    <w:rsid w:val="0035501D"/>
    <w:rsid w:val="0035541F"/>
    <w:rsid w:val="00355867"/>
    <w:rsid w:val="0035625D"/>
    <w:rsid w:val="00360090"/>
    <w:rsid w:val="00361E7C"/>
    <w:rsid w:val="0036489B"/>
    <w:rsid w:val="00370B0D"/>
    <w:rsid w:val="003744F9"/>
    <w:rsid w:val="0037461A"/>
    <w:rsid w:val="00374C81"/>
    <w:rsid w:val="003779B0"/>
    <w:rsid w:val="0038337A"/>
    <w:rsid w:val="003848BE"/>
    <w:rsid w:val="00385995"/>
    <w:rsid w:val="00386AF5"/>
    <w:rsid w:val="003909AB"/>
    <w:rsid w:val="003919A3"/>
    <w:rsid w:val="003921B6"/>
    <w:rsid w:val="00396C45"/>
    <w:rsid w:val="003A0C74"/>
    <w:rsid w:val="003A197B"/>
    <w:rsid w:val="003A222A"/>
    <w:rsid w:val="003A2A15"/>
    <w:rsid w:val="003A3231"/>
    <w:rsid w:val="003A34F5"/>
    <w:rsid w:val="003A645A"/>
    <w:rsid w:val="003A7036"/>
    <w:rsid w:val="003A7386"/>
    <w:rsid w:val="003B08BF"/>
    <w:rsid w:val="003B1388"/>
    <w:rsid w:val="003B1411"/>
    <w:rsid w:val="003B2638"/>
    <w:rsid w:val="003B368F"/>
    <w:rsid w:val="003B57FE"/>
    <w:rsid w:val="003B5A3B"/>
    <w:rsid w:val="003B7CB0"/>
    <w:rsid w:val="003B7D9F"/>
    <w:rsid w:val="003D2A4F"/>
    <w:rsid w:val="003D2BBC"/>
    <w:rsid w:val="003D4280"/>
    <w:rsid w:val="003D4BA0"/>
    <w:rsid w:val="003D510F"/>
    <w:rsid w:val="003D6CF5"/>
    <w:rsid w:val="003D7CB1"/>
    <w:rsid w:val="003E06F0"/>
    <w:rsid w:val="003E3259"/>
    <w:rsid w:val="003E4BEF"/>
    <w:rsid w:val="003E678D"/>
    <w:rsid w:val="003F06A7"/>
    <w:rsid w:val="003F41E6"/>
    <w:rsid w:val="003F467A"/>
    <w:rsid w:val="003F6025"/>
    <w:rsid w:val="003F69E0"/>
    <w:rsid w:val="003F7373"/>
    <w:rsid w:val="003F7C77"/>
    <w:rsid w:val="004004F8"/>
    <w:rsid w:val="00402B73"/>
    <w:rsid w:val="00402CFB"/>
    <w:rsid w:val="00406620"/>
    <w:rsid w:val="00407AE4"/>
    <w:rsid w:val="0041061F"/>
    <w:rsid w:val="00410C51"/>
    <w:rsid w:val="00412D77"/>
    <w:rsid w:val="00412E0D"/>
    <w:rsid w:val="00413CAF"/>
    <w:rsid w:val="00417A28"/>
    <w:rsid w:val="00422F92"/>
    <w:rsid w:val="00423EBE"/>
    <w:rsid w:val="004254D0"/>
    <w:rsid w:val="00426A5E"/>
    <w:rsid w:val="0043209F"/>
    <w:rsid w:val="00432874"/>
    <w:rsid w:val="00434248"/>
    <w:rsid w:val="00435A0D"/>
    <w:rsid w:val="00435F7F"/>
    <w:rsid w:val="00446BB1"/>
    <w:rsid w:val="00450354"/>
    <w:rsid w:val="0045107D"/>
    <w:rsid w:val="0045158A"/>
    <w:rsid w:val="004516C8"/>
    <w:rsid w:val="00452EB7"/>
    <w:rsid w:val="004560D8"/>
    <w:rsid w:val="00456BA0"/>
    <w:rsid w:val="00456C78"/>
    <w:rsid w:val="004576B0"/>
    <w:rsid w:val="004600DC"/>
    <w:rsid w:val="00460128"/>
    <w:rsid w:val="00461A29"/>
    <w:rsid w:val="0046512A"/>
    <w:rsid w:val="00466F1D"/>
    <w:rsid w:val="00471E51"/>
    <w:rsid w:val="004736F6"/>
    <w:rsid w:val="0047505F"/>
    <w:rsid w:val="004777A6"/>
    <w:rsid w:val="0048076A"/>
    <w:rsid w:val="004815D9"/>
    <w:rsid w:val="004833B4"/>
    <w:rsid w:val="004910CE"/>
    <w:rsid w:val="004914E8"/>
    <w:rsid w:val="00493020"/>
    <w:rsid w:val="00496E89"/>
    <w:rsid w:val="004975E7"/>
    <w:rsid w:val="004A17D7"/>
    <w:rsid w:val="004A2D58"/>
    <w:rsid w:val="004B005D"/>
    <w:rsid w:val="004B01F0"/>
    <w:rsid w:val="004B0846"/>
    <w:rsid w:val="004B1D27"/>
    <w:rsid w:val="004B272F"/>
    <w:rsid w:val="004B4025"/>
    <w:rsid w:val="004B6D91"/>
    <w:rsid w:val="004C07F8"/>
    <w:rsid w:val="004C2734"/>
    <w:rsid w:val="004C401B"/>
    <w:rsid w:val="004C44FE"/>
    <w:rsid w:val="004C6CA9"/>
    <w:rsid w:val="004D0E58"/>
    <w:rsid w:val="004D29E2"/>
    <w:rsid w:val="004D4D69"/>
    <w:rsid w:val="004E0F47"/>
    <w:rsid w:val="004E0F9B"/>
    <w:rsid w:val="004E111A"/>
    <w:rsid w:val="004E34B6"/>
    <w:rsid w:val="004E381A"/>
    <w:rsid w:val="004E6DAD"/>
    <w:rsid w:val="004E73C0"/>
    <w:rsid w:val="004F06EE"/>
    <w:rsid w:val="004F301A"/>
    <w:rsid w:val="004F3B23"/>
    <w:rsid w:val="004F4ADC"/>
    <w:rsid w:val="004F4BAF"/>
    <w:rsid w:val="005032E0"/>
    <w:rsid w:val="00503E8E"/>
    <w:rsid w:val="005058E0"/>
    <w:rsid w:val="005074E2"/>
    <w:rsid w:val="00510F79"/>
    <w:rsid w:val="00512974"/>
    <w:rsid w:val="005140D0"/>
    <w:rsid w:val="00516294"/>
    <w:rsid w:val="005175FA"/>
    <w:rsid w:val="00520D4D"/>
    <w:rsid w:val="00522D23"/>
    <w:rsid w:val="0052517C"/>
    <w:rsid w:val="005262EA"/>
    <w:rsid w:val="0052654F"/>
    <w:rsid w:val="005265AB"/>
    <w:rsid w:val="00530316"/>
    <w:rsid w:val="0053094C"/>
    <w:rsid w:val="0053137B"/>
    <w:rsid w:val="00531637"/>
    <w:rsid w:val="00532819"/>
    <w:rsid w:val="00533DDD"/>
    <w:rsid w:val="00535422"/>
    <w:rsid w:val="005379CF"/>
    <w:rsid w:val="005412EB"/>
    <w:rsid w:val="00541D7F"/>
    <w:rsid w:val="00543796"/>
    <w:rsid w:val="00543900"/>
    <w:rsid w:val="00544836"/>
    <w:rsid w:val="0054508F"/>
    <w:rsid w:val="005516DC"/>
    <w:rsid w:val="00556A44"/>
    <w:rsid w:val="00556CC6"/>
    <w:rsid w:val="005571F3"/>
    <w:rsid w:val="00557FC2"/>
    <w:rsid w:val="0056185A"/>
    <w:rsid w:val="005618B9"/>
    <w:rsid w:val="00565711"/>
    <w:rsid w:val="005709AC"/>
    <w:rsid w:val="00573745"/>
    <w:rsid w:val="00573D1F"/>
    <w:rsid w:val="0058061C"/>
    <w:rsid w:val="00580B89"/>
    <w:rsid w:val="005822AC"/>
    <w:rsid w:val="00582528"/>
    <w:rsid w:val="00586985"/>
    <w:rsid w:val="0058756D"/>
    <w:rsid w:val="005875C0"/>
    <w:rsid w:val="0059199F"/>
    <w:rsid w:val="00592DC8"/>
    <w:rsid w:val="005947A0"/>
    <w:rsid w:val="0059538D"/>
    <w:rsid w:val="00595E3D"/>
    <w:rsid w:val="005962FB"/>
    <w:rsid w:val="00597998"/>
    <w:rsid w:val="00597B16"/>
    <w:rsid w:val="005A193D"/>
    <w:rsid w:val="005A2F26"/>
    <w:rsid w:val="005A2FB4"/>
    <w:rsid w:val="005A33CA"/>
    <w:rsid w:val="005A39A9"/>
    <w:rsid w:val="005A3F45"/>
    <w:rsid w:val="005A532E"/>
    <w:rsid w:val="005A5EA4"/>
    <w:rsid w:val="005A72B6"/>
    <w:rsid w:val="005B1196"/>
    <w:rsid w:val="005B34E7"/>
    <w:rsid w:val="005B35A2"/>
    <w:rsid w:val="005B47AF"/>
    <w:rsid w:val="005B550B"/>
    <w:rsid w:val="005B66D5"/>
    <w:rsid w:val="005B718E"/>
    <w:rsid w:val="005B7462"/>
    <w:rsid w:val="005C1041"/>
    <w:rsid w:val="005C3C9F"/>
    <w:rsid w:val="005C6958"/>
    <w:rsid w:val="005D42F5"/>
    <w:rsid w:val="005E0ED4"/>
    <w:rsid w:val="005E2A6A"/>
    <w:rsid w:val="005E390E"/>
    <w:rsid w:val="005E3AF6"/>
    <w:rsid w:val="005E4086"/>
    <w:rsid w:val="005E5236"/>
    <w:rsid w:val="005E5ED8"/>
    <w:rsid w:val="005F04AA"/>
    <w:rsid w:val="005F0977"/>
    <w:rsid w:val="005F348C"/>
    <w:rsid w:val="005F5361"/>
    <w:rsid w:val="005F6507"/>
    <w:rsid w:val="005F797C"/>
    <w:rsid w:val="005F7EB6"/>
    <w:rsid w:val="006007E9"/>
    <w:rsid w:val="0060080C"/>
    <w:rsid w:val="00603979"/>
    <w:rsid w:val="00604F28"/>
    <w:rsid w:val="00605890"/>
    <w:rsid w:val="00607B48"/>
    <w:rsid w:val="0061323D"/>
    <w:rsid w:val="006156DA"/>
    <w:rsid w:val="00615E2C"/>
    <w:rsid w:val="0061687A"/>
    <w:rsid w:val="00617748"/>
    <w:rsid w:val="00620051"/>
    <w:rsid w:val="00620813"/>
    <w:rsid w:val="00621CD6"/>
    <w:rsid w:val="0062228A"/>
    <w:rsid w:val="00625045"/>
    <w:rsid w:val="00625A8E"/>
    <w:rsid w:val="00625D16"/>
    <w:rsid w:val="00625FF3"/>
    <w:rsid w:val="0063394D"/>
    <w:rsid w:val="00636329"/>
    <w:rsid w:val="0064114D"/>
    <w:rsid w:val="0064164E"/>
    <w:rsid w:val="0064170D"/>
    <w:rsid w:val="006417E9"/>
    <w:rsid w:val="0064209D"/>
    <w:rsid w:val="006437A0"/>
    <w:rsid w:val="0064533A"/>
    <w:rsid w:val="0064646C"/>
    <w:rsid w:val="0065036A"/>
    <w:rsid w:val="0065191F"/>
    <w:rsid w:val="00655CBF"/>
    <w:rsid w:val="00655D51"/>
    <w:rsid w:val="00656527"/>
    <w:rsid w:val="00656E42"/>
    <w:rsid w:val="006614D8"/>
    <w:rsid w:val="00662BB3"/>
    <w:rsid w:val="00663711"/>
    <w:rsid w:val="00665C68"/>
    <w:rsid w:val="00670DB9"/>
    <w:rsid w:val="0067483B"/>
    <w:rsid w:val="00680041"/>
    <w:rsid w:val="00680CE9"/>
    <w:rsid w:val="00682850"/>
    <w:rsid w:val="006858FB"/>
    <w:rsid w:val="00686F72"/>
    <w:rsid w:val="00687FE7"/>
    <w:rsid w:val="006934E6"/>
    <w:rsid w:val="00693971"/>
    <w:rsid w:val="006958F8"/>
    <w:rsid w:val="00696065"/>
    <w:rsid w:val="0069675C"/>
    <w:rsid w:val="006A0BD4"/>
    <w:rsid w:val="006A1C18"/>
    <w:rsid w:val="006A3ED9"/>
    <w:rsid w:val="006B134D"/>
    <w:rsid w:val="006B278A"/>
    <w:rsid w:val="006B46FB"/>
    <w:rsid w:val="006B629C"/>
    <w:rsid w:val="006C02AF"/>
    <w:rsid w:val="006C070C"/>
    <w:rsid w:val="006C0F41"/>
    <w:rsid w:val="006C1F94"/>
    <w:rsid w:val="006C42D3"/>
    <w:rsid w:val="006C7E82"/>
    <w:rsid w:val="006D0732"/>
    <w:rsid w:val="006D2E6E"/>
    <w:rsid w:val="006D3129"/>
    <w:rsid w:val="006D661F"/>
    <w:rsid w:val="006E04B1"/>
    <w:rsid w:val="006E1B4E"/>
    <w:rsid w:val="006E449D"/>
    <w:rsid w:val="006E56C1"/>
    <w:rsid w:val="006E63ED"/>
    <w:rsid w:val="006E7A5D"/>
    <w:rsid w:val="006E7D84"/>
    <w:rsid w:val="006F129E"/>
    <w:rsid w:val="006F3A28"/>
    <w:rsid w:val="006F40A5"/>
    <w:rsid w:val="006F44D6"/>
    <w:rsid w:val="006F67A2"/>
    <w:rsid w:val="006F7C73"/>
    <w:rsid w:val="007013DD"/>
    <w:rsid w:val="00702059"/>
    <w:rsid w:val="00703FF0"/>
    <w:rsid w:val="00704265"/>
    <w:rsid w:val="00704383"/>
    <w:rsid w:val="00704A91"/>
    <w:rsid w:val="00704E49"/>
    <w:rsid w:val="007066CD"/>
    <w:rsid w:val="00706A87"/>
    <w:rsid w:val="00710D68"/>
    <w:rsid w:val="00715F65"/>
    <w:rsid w:val="00720050"/>
    <w:rsid w:val="00720630"/>
    <w:rsid w:val="00721D5D"/>
    <w:rsid w:val="00722251"/>
    <w:rsid w:val="007250B8"/>
    <w:rsid w:val="00726E13"/>
    <w:rsid w:val="00726FCC"/>
    <w:rsid w:val="00727A74"/>
    <w:rsid w:val="00727DBD"/>
    <w:rsid w:val="00731528"/>
    <w:rsid w:val="00732395"/>
    <w:rsid w:val="007359E3"/>
    <w:rsid w:val="007363D4"/>
    <w:rsid w:val="00736D7C"/>
    <w:rsid w:val="00742D5D"/>
    <w:rsid w:val="0074312A"/>
    <w:rsid w:val="00743FEF"/>
    <w:rsid w:val="00744997"/>
    <w:rsid w:val="00745A91"/>
    <w:rsid w:val="00745BC2"/>
    <w:rsid w:val="00745CF4"/>
    <w:rsid w:val="0074609F"/>
    <w:rsid w:val="00746E92"/>
    <w:rsid w:val="0075244E"/>
    <w:rsid w:val="00754708"/>
    <w:rsid w:val="00757315"/>
    <w:rsid w:val="00757C35"/>
    <w:rsid w:val="00761130"/>
    <w:rsid w:val="0076167A"/>
    <w:rsid w:val="0076189B"/>
    <w:rsid w:val="007655C8"/>
    <w:rsid w:val="00765F7A"/>
    <w:rsid w:val="007668D7"/>
    <w:rsid w:val="007678C0"/>
    <w:rsid w:val="007709C2"/>
    <w:rsid w:val="0078061A"/>
    <w:rsid w:val="00781161"/>
    <w:rsid w:val="007824BD"/>
    <w:rsid w:val="007836C7"/>
    <w:rsid w:val="00786E2B"/>
    <w:rsid w:val="0078719E"/>
    <w:rsid w:val="00787DBE"/>
    <w:rsid w:val="00793DA3"/>
    <w:rsid w:val="00794022"/>
    <w:rsid w:val="007951F6"/>
    <w:rsid w:val="00795C61"/>
    <w:rsid w:val="007974A2"/>
    <w:rsid w:val="007A08BB"/>
    <w:rsid w:val="007A4394"/>
    <w:rsid w:val="007A4535"/>
    <w:rsid w:val="007A4ED5"/>
    <w:rsid w:val="007A6FF4"/>
    <w:rsid w:val="007A7E64"/>
    <w:rsid w:val="007B4AF1"/>
    <w:rsid w:val="007B5951"/>
    <w:rsid w:val="007B613C"/>
    <w:rsid w:val="007B7446"/>
    <w:rsid w:val="007C0128"/>
    <w:rsid w:val="007C0253"/>
    <w:rsid w:val="007C0643"/>
    <w:rsid w:val="007C0BEA"/>
    <w:rsid w:val="007C2972"/>
    <w:rsid w:val="007C2D4C"/>
    <w:rsid w:val="007C4507"/>
    <w:rsid w:val="007C4824"/>
    <w:rsid w:val="007D2E8B"/>
    <w:rsid w:val="007D58DB"/>
    <w:rsid w:val="007E0F16"/>
    <w:rsid w:val="007E17F8"/>
    <w:rsid w:val="007E6A68"/>
    <w:rsid w:val="007F03EF"/>
    <w:rsid w:val="007F225D"/>
    <w:rsid w:val="007F5CE7"/>
    <w:rsid w:val="007F5D47"/>
    <w:rsid w:val="00800CCD"/>
    <w:rsid w:val="00801FB7"/>
    <w:rsid w:val="00802618"/>
    <w:rsid w:val="00803ACC"/>
    <w:rsid w:val="0080431B"/>
    <w:rsid w:val="00804D6D"/>
    <w:rsid w:val="00817144"/>
    <w:rsid w:val="008226C6"/>
    <w:rsid w:val="00823F3B"/>
    <w:rsid w:val="008264D0"/>
    <w:rsid w:val="008318A9"/>
    <w:rsid w:val="00831E5D"/>
    <w:rsid w:val="0083262C"/>
    <w:rsid w:val="0083384A"/>
    <w:rsid w:val="00834653"/>
    <w:rsid w:val="008349F8"/>
    <w:rsid w:val="00835FA8"/>
    <w:rsid w:val="00837B53"/>
    <w:rsid w:val="008420F1"/>
    <w:rsid w:val="00843454"/>
    <w:rsid w:val="00843513"/>
    <w:rsid w:val="00843A7A"/>
    <w:rsid w:val="00843FCA"/>
    <w:rsid w:val="008441D8"/>
    <w:rsid w:val="00844238"/>
    <w:rsid w:val="00845343"/>
    <w:rsid w:val="0084681D"/>
    <w:rsid w:val="008475C0"/>
    <w:rsid w:val="0085067E"/>
    <w:rsid w:val="008513BF"/>
    <w:rsid w:val="00852D48"/>
    <w:rsid w:val="00855F79"/>
    <w:rsid w:val="0085754F"/>
    <w:rsid w:val="00860A4E"/>
    <w:rsid w:val="008620D3"/>
    <w:rsid w:val="00862844"/>
    <w:rsid w:val="008628D6"/>
    <w:rsid w:val="008629C7"/>
    <w:rsid w:val="00863B00"/>
    <w:rsid w:val="008673B2"/>
    <w:rsid w:val="0087074D"/>
    <w:rsid w:val="00872587"/>
    <w:rsid w:val="008733BA"/>
    <w:rsid w:val="008769B0"/>
    <w:rsid w:val="00876C0F"/>
    <w:rsid w:val="00881FF7"/>
    <w:rsid w:val="0088236D"/>
    <w:rsid w:val="00883FE8"/>
    <w:rsid w:val="00884F73"/>
    <w:rsid w:val="00885917"/>
    <w:rsid w:val="0088614E"/>
    <w:rsid w:val="00887728"/>
    <w:rsid w:val="00887EBF"/>
    <w:rsid w:val="00890AF0"/>
    <w:rsid w:val="008932AA"/>
    <w:rsid w:val="00893573"/>
    <w:rsid w:val="00897BB8"/>
    <w:rsid w:val="008A0BD7"/>
    <w:rsid w:val="008A0CF1"/>
    <w:rsid w:val="008A184D"/>
    <w:rsid w:val="008A35FD"/>
    <w:rsid w:val="008A4F4C"/>
    <w:rsid w:val="008A621D"/>
    <w:rsid w:val="008B0A5E"/>
    <w:rsid w:val="008B250A"/>
    <w:rsid w:val="008B2A42"/>
    <w:rsid w:val="008C42D1"/>
    <w:rsid w:val="008C43B3"/>
    <w:rsid w:val="008C64D3"/>
    <w:rsid w:val="008C748E"/>
    <w:rsid w:val="008D197F"/>
    <w:rsid w:val="008D31F6"/>
    <w:rsid w:val="008D530E"/>
    <w:rsid w:val="008E278A"/>
    <w:rsid w:val="008E3426"/>
    <w:rsid w:val="008E36D9"/>
    <w:rsid w:val="008E503D"/>
    <w:rsid w:val="008E5609"/>
    <w:rsid w:val="008E7FD2"/>
    <w:rsid w:val="008F4A2B"/>
    <w:rsid w:val="008F678E"/>
    <w:rsid w:val="00902834"/>
    <w:rsid w:val="00907991"/>
    <w:rsid w:val="00907C51"/>
    <w:rsid w:val="009142AB"/>
    <w:rsid w:val="00915519"/>
    <w:rsid w:val="009174CB"/>
    <w:rsid w:val="009204F3"/>
    <w:rsid w:val="009236A0"/>
    <w:rsid w:val="00924162"/>
    <w:rsid w:val="00924F07"/>
    <w:rsid w:val="00934580"/>
    <w:rsid w:val="00934771"/>
    <w:rsid w:val="009352FD"/>
    <w:rsid w:val="00940427"/>
    <w:rsid w:val="009433A8"/>
    <w:rsid w:val="00943403"/>
    <w:rsid w:val="00944D8C"/>
    <w:rsid w:val="00950292"/>
    <w:rsid w:val="0095327E"/>
    <w:rsid w:val="00954809"/>
    <w:rsid w:val="00957421"/>
    <w:rsid w:val="009577AF"/>
    <w:rsid w:val="00957D70"/>
    <w:rsid w:val="00960A1C"/>
    <w:rsid w:val="009611D7"/>
    <w:rsid w:val="00961F5D"/>
    <w:rsid w:val="00962A51"/>
    <w:rsid w:val="009636D8"/>
    <w:rsid w:val="00963D72"/>
    <w:rsid w:val="00964425"/>
    <w:rsid w:val="00964E42"/>
    <w:rsid w:val="00965A6F"/>
    <w:rsid w:val="00966A91"/>
    <w:rsid w:val="00967AED"/>
    <w:rsid w:val="00972B1A"/>
    <w:rsid w:val="0097330F"/>
    <w:rsid w:val="00983012"/>
    <w:rsid w:val="00984B0C"/>
    <w:rsid w:val="00985B04"/>
    <w:rsid w:val="00986CB5"/>
    <w:rsid w:val="00991A49"/>
    <w:rsid w:val="00992AF3"/>
    <w:rsid w:val="00992BA7"/>
    <w:rsid w:val="00996AC1"/>
    <w:rsid w:val="009A0FE8"/>
    <w:rsid w:val="009A1424"/>
    <w:rsid w:val="009A1804"/>
    <w:rsid w:val="009A1971"/>
    <w:rsid w:val="009A25AC"/>
    <w:rsid w:val="009A2AF1"/>
    <w:rsid w:val="009A49E5"/>
    <w:rsid w:val="009A5806"/>
    <w:rsid w:val="009A7169"/>
    <w:rsid w:val="009B07EA"/>
    <w:rsid w:val="009B2399"/>
    <w:rsid w:val="009B2473"/>
    <w:rsid w:val="009B322A"/>
    <w:rsid w:val="009B5CC0"/>
    <w:rsid w:val="009C1D10"/>
    <w:rsid w:val="009C1EFE"/>
    <w:rsid w:val="009C21C4"/>
    <w:rsid w:val="009C22AC"/>
    <w:rsid w:val="009C5A81"/>
    <w:rsid w:val="009D00C6"/>
    <w:rsid w:val="009D07CB"/>
    <w:rsid w:val="009D2820"/>
    <w:rsid w:val="009D33A2"/>
    <w:rsid w:val="009D4817"/>
    <w:rsid w:val="009D4E93"/>
    <w:rsid w:val="009D623F"/>
    <w:rsid w:val="009D6A2A"/>
    <w:rsid w:val="009E100A"/>
    <w:rsid w:val="009E23D8"/>
    <w:rsid w:val="009E4F4F"/>
    <w:rsid w:val="009E56D5"/>
    <w:rsid w:val="009E6129"/>
    <w:rsid w:val="009E79F5"/>
    <w:rsid w:val="009F20E4"/>
    <w:rsid w:val="009F26E4"/>
    <w:rsid w:val="009F2CA3"/>
    <w:rsid w:val="009F634B"/>
    <w:rsid w:val="009F6452"/>
    <w:rsid w:val="009F651F"/>
    <w:rsid w:val="00A00433"/>
    <w:rsid w:val="00A0261F"/>
    <w:rsid w:val="00A07978"/>
    <w:rsid w:val="00A1156C"/>
    <w:rsid w:val="00A11D5B"/>
    <w:rsid w:val="00A14C01"/>
    <w:rsid w:val="00A14EFB"/>
    <w:rsid w:val="00A152FE"/>
    <w:rsid w:val="00A209AF"/>
    <w:rsid w:val="00A257EA"/>
    <w:rsid w:val="00A25925"/>
    <w:rsid w:val="00A26428"/>
    <w:rsid w:val="00A27062"/>
    <w:rsid w:val="00A30554"/>
    <w:rsid w:val="00A31F16"/>
    <w:rsid w:val="00A32BEA"/>
    <w:rsid w:val="00A357A8"/>
    <w:rsid w:val="00A37F73"/>
    <w:rsid w:val="00A429A0"/>
    <w:rsid w:val="00A500A7"/>
    <w:rsid w:val="00A51A42"/>
    <w:rsid w:val="00A51A44"/>
    <w:rsid w:val="00A53C9E"/>
    <w:rsid w:val="00A54F56"/>
    <w:rsid w:val="00A5625B"/>
    <w:rsid w:val="00A57A5D"/>
    <w:rsid w:val="00A628DC"/>
    <w:rsid w:val="00A62FC3"/>
    <w:rsid w:val="00A6328A"/>
    <w:rsid w:val="00A64279"/>
    <w:rsid w:val="00A651BC"/>
    <w:rsid w:val="00A66F4A"/>
    <w:rsid w:val="00A70D62"/>
    <w:rsid w:val="00A710BD"/>
    <w:rsid w:val="00A71567"/>
    <w:rsid w:val="00A72718"/>
    <w:rsid w:val="00A77175"/>
    <w:rsid w:val="00A839DC"/>
    <w:rsid w:val="00A84671"/>
    <w:rsid w:val="00A872E9"/>
    <w:rsid w:val="00A8753D"/>
    <w:rsid w:val="00A93A58"/>
    <w:rsid w:val="00A95F4E"/>
    <w:rsid w:val="00A97138"/>
    <w:rsid w:val="00AA13FD"/>
    <w:rsid w:val="00AA1F8D"/>
    <w:rsid w:val="00AA298B"/>
    <w:rsid w:val="00AA2A7C"/>
    <w:rsid w:val="00AA3EC6"/>
    <w:rsid w:val="00AB2566"/>
    <w:rsid w:val="00AB43DC"/>
    <w:rsid w:val="00AB4BD9"/>
    <w:rsid w:val="00AB530C"/>
    <w:rsid w:val="00AC10E4"/>
    <w:rsid w:val="00AC21A4"/>
    <w:rsid w:val="00AC2A53"/>
    <w:rsid w:val="00AC45CB"/>
    <w:rsid w:val="00AC5186"/>
    <w:rsid w:val="00AC5A7B"/>
    <w:rsid w:val="00AC5DE2"/>
    <w:rsid w:val="00AC76DA"/>
    <w:rsid w:val="00AD08DC"/>
    <w:rsid w:val="00AD4E36"/>
    <w:rsid w:val="00AD752A"/>
    <w:rsid w:val="00AE07A6"/>
    <w:rsid w:val="00AE09E7"/>
    <w:rsid w:val="00AE3C79"/>
    <w:rsid w:val="00AF0043"/>
    <w:rsid w:val="00AF2F07"/>
    <w:rsid w:val="00B019BC"/>
    <w:rsid w:val="00B030EC"/>
    <w:rsid w:val="00B038BC"/>
    <w:rsid w:val="00B04846"/>
    <w:rsid w:val="00B053CE"/>
    <w:rsid w:val="00B06A09"/>
    <w:rsid w:val="00B07C1D"/>
    <w:rsid w:val="00B10C5C"/>
    <w:rsid w:val="00B12A36"/>
    <w:rsid w:val="00B13C86"/>
    <w:rsid w:val="00B14FCC"/>
    <w:rsid w:val="00B170F1"/>
    <w:rsid w:val="00B17DE4"/>
    <w:rsid w:val="00B20CC3"/>
    <w:rsid w:val="00B22837"/>
    <w:rsid w:val="00B234AD"/>
    <w:rsid w:val="00B235AA"/>
    <w:rsid w:val="00B23B5E"/>
    <w:rsid w:val="00B25C4A"/>
    <w:rsid w:val="00B30117"/>
    <w:rsid w:val="00B3027D"/>
    <w:rsid w:val="00B33947"/>
    <w:rsid w:val="00B3752F"/>
    <w:rsid w:val="00B3766D"/>
    <w:rsid w:val="00B37BC5"/>
    <w:rsid w:val="00B43364"/>
    <w:rsid w:val="00B44372"/>
    <w:rsid w:val="00B46272"/>
    <w:rsid w:val="00B47448"/>
    <w:rsid w:val="00B53580"/>
    <w:rsid w:val="00B54B48"/>
    <w:rsid w:val="00B5577D"/>
    <w:rsid w:val="00B5655E"/>
    <w:rsid w:val="00B57399"/>
    <w:rsid w:val="00B60F47"/>
    <w:rsid w:val="00B63812"/>
    <w:rsid w:val="00B653D1"/>
    <w:rsid w:val="00B707E9"/>
    <w:rsid w:val="00B737BC"/>
    <w:rsid w:val="00B75457"/>
    <w:rsid w:val="00B7686F"/>
    <w:rsid w:val="00B8159D"/>
    <w:rsid w:val="00B8278A"/>
    <w:rsid w:val="00B84043"/>
    <w:rsid w:val="00B84D89"/>
    <w:rsid w:val="00B873F6"/>
    <w:rsid w:val="00B87D66"/>
    <w:rsid w:val="00B90A89"/>
    <w:rsid w:val="00B91CA9"/>
    <w:rsid w:val="00B92C2D"/>
    <w:rsid w:val="00B94D8C"/>
    <w:rsid w:val="00BA21FC"/>
    <w:rsid w:val="00BA3E0C"/>
    <w:rsid w:val="00BA5689"/>
    <w:rsid w:val="00BA74C9"/>
    <w:rsid w:val="00BA7F0E"/>
    <w:rsid w:val="00BB4E7F"/>
    <w:rsid w:val="00BB4F3C"/>
    <w:rsid w:val="00BB5948"/>
    <w:rsid w:val="00BB59BE"/>
    <w:rsid w:val="00BB7C29"/>
    <w:rsid w:val="00BC05A7"/>
    <w:rsid w:val="00BC125E"/>
    <w:rsid w:val="00BC2C20"/>
    <w:rsid w:val="00BC7DF5"/>
    <w:rsid w:val="00BD1681"/>
    <w:rsid w:val="00BD5FB1"/>
    <w:rsid w:val="00BD7182"/>
    <w:rsid w:val="00BD756D"/>
    <w:rsid w:val="00BE1BC3"/>
    <w:rsid w:val="00BE6C98"/>
    <w:rsid w:val="00BF3217"/>
    <w:rsid w:val="00BF4919"/>
    <w:rsid w:val="00BF62BC"/>
    <w:rsid w:val="00BF6A00"/>
    <w:rsid w:val="00BF7EC8"/>
    <w:rsid w:val="00C0049F"/>
    <w:rsid w:val="00C007A7"/>
    <w:rsid w:val="00C00951"/>
    <w:rsid w:val="00C00F33"/>
    <w:rsid w:val="00C016C7"/>
    <w:rsid w:val="00C02244"/>
    <w:rsid w:val="00C02DFC"/>
    <w:rsid w:val="00C05CCF"/>
    <w:rsid w:val="00C10862"/>
    <w:rsid w:val="00C10FC2"/>
    <w:rsid w:val="00C12427"/>
    <w:rsid w:val="00C13366"/>
    <w:rsid w:val="00C1396E"/>
    <w:rsid w:val="00C15381"/>
    <w:rsid w:val="00C165E4"/>
    <w:rsid w:val="00C16BD9"/>
    <w:rsid w:val="00C22747"/>
    <w:rsid w:val="00C23C0C"/>
    <w:rsid w:val="00C2541A"/>
    <w:rsid w:val="00C27538"/>
    <w:rsid w:val="00C33377"/>
    <w:rsid w:val="00C3672F"/>
    <w:rsid w:val="00C40BF3"/>
    <w:rsid w:val="00C40FD6"/>
    <w:rsid w:val="00C413CC"/>
    <w:rsid w:val="00C45249"/>
    <w:rsid w:val="00C46853"/>
    <w:rsid w:val="00C47193"/>
    <w:rsid w:val="00C47D35"/>
    <w:rsid w:val="00C5254D"/>
    <w:rsid w:val="00C53E05"/>
    <w:rsid w:val="00C61094"/>
    <w:rsid w:val="00C724B5"/>
    <w:rsid w:val="00C7523C"/>
    <w:rsid w:val="00C77E78"/>
    <w:rsid w:val="00C810EB"/>
    <w:rsid w:val="00C81E5B"/>
    <w:rsid w:val="00C8342D"/>
    <w:rsid w:val="00C84A03"/>
    <w:rsid w:val="00C85759"/>
    <w:rsid w:val="00C862D3"/>
    <w:rsid w:val="00C94BC0"/>
    <w:rsid w:val="00C9563E"/>
    <w:rsid w:val="00CA0F33"/>
    <w:rsid w:val="00CA2963"/>
    <w:rsid w:val="00CA3640"/>
    <w:rsid w:val="00CA6CBF"/>
    <w:rsid w:val="00CA726B"/>
    <w:rsid w:val="00CB1104"/>
    <w:rsid w:val="00CB12E4"/>
    <w:rsid w:val="00CB14F6"/>
    <w:rsid w:val="00CB1B99"/>
    <w:rsid w:val="00CB38B5"/>
    <w:rsid w:val="00CB5FDE"/>
    <w:rsid w:val="00CB6C7A"/>
    <w:rsid w:val="00CB7547"/>
    <w:rsid w:val="00CB7577"/>
    <w:rsid w:val="00CC0986"/>
    <w:rsid w:val="00CC0B6F"/>
    <w:rsid w:val="00CC5E96"/>
    <w:rsid w:val="00CC70D1"/>
    <w:rsid w:val="00CD045F"/>
    <w:rsid w:val="00CD21AE"/>
    <w:rsid w:val="00CD5D8B"/>
    <w:rsid w:val="00CD6698"/>
    <w:rsid w:val="00CD7FDC"/>
    <w:rsid w:val="00CE4790"/>
    <w:rsid w:val="00CE56D6"/>
    <w:rsid w:val="00CF2F51"/>
    <w:rsid w:val="00CF580E"/>
    <w:rsid w:val="00CF5CD6"/>
    <w:rsid w:val="00CF5EDD"/>
    <w:rsid w:val="00CF73B0"/>
    <w:rsid w:val="00D01FB5"/>
    <w:rsid w:val="00D024A0"/>
    <w:rsid w:val="00D0645B"/>
    <w:rsid w:val="00D07B82"/>
    <w:rsid w:val="00D10150"/>
    <w:rsid w:val="00D115C2"/>
    <w:rsid w:val="00D11644"/>
    <w:rsid w:val="00D11F59"/>
    <w:rsid w:val="00D14BBF"/>
    <w:rsid w:val="00D14CBC"/>
    <w:rsid w:val="00D15501"/>
    <w:rsid w:val="00D155C2"/>
    <w:rsid w:val="00D16F31"/>
    <w:rsid w:val="00D170C9"/>
    <w:rsid w:val="00D17883"/>
    <w:rsid w:val="00D17FCD"/>
    <w:rsid w:val="00D20498"/>
    <w:rsid w:val="00D23502"/>
    <w:rsid w:val="00D2396F"/>
    <w:rsid w:val="00D24C0E"/>
    <w:rsid w:val="00D42604"/>
    <w:rsid w:val="00D42C24"/>
    <w:rsid w:val="00D44BD5"/>
    <w:rsid w:val="00D44C3A"/>
    <w:rsid w:val="00D46505"/>
    <w:rsid w:val="00D46F85"/>
    <w:rsid w:val="00D5063C"/>
    <w:rsid w:val="00D51856"/>
    <w:rsid w:val="00D51D3E"/>
    <w:rsid w:val="00D54459"/>
    <w:rsid w:val="00D54DB7"/>
    <w:rsid w:val="00D55110"/>
    <w:rsid w:val="00D55889"/>
    <w:rsid w:val="00D55B4B"/>
    <w:rsid w:val="00D55BD5"/>
    <w:rsid w:val="00D62195"/>
    <w:rsid w:val="00D6569F"/>
    <w:rsid w:val="00D679C4"/>
    <w:rsid w:val="00D70163"/>
    <w:rsid w:val="00D7101D"/>
    <w:rsid w:val="00D71E3D"/>
    <w:rsid w:val="00D727FF"/>
    <w:rsid w:val="00D761C7"/>
    <w:rsid w:val="00D76A14"/>
    <w:rsid w:val="00D8103E"/>
    <w:rsid w:val="00D84548"/>
    <w:rsid w:val="00D84630"/>
    <w:rsid w:val="00D85238"/>
    <w:rsid w:val="00D852FD"/>
    <w:rsid w:val="00D85E9E"/>
    <w:rsid w:val="00D86C59"/>
    <w:rsid w:val="00D87281"/>
    <w:rsid w:val="00D925B7"/>
    <w:rsid w:val="00D93315"/>
    <w:rsid w:val="00D960B8"/>
    <w:rsid w:val="00D97454"/>
    <w:rsid w:val="00DA04D9"/>
    <w:rsid w:val="00DA2B9C"/>
    <w:rsid w:val="00DA409F"/>
    <w:rsid w:val="00DA43E3"/>
    <w:rsid w:val="00DA5A8B"/>
    <w:rsid w:val="00DA7A36"/>
    <w:rsid w:val="00DB0FEE"/>
    <w:rsid w:val="00DB3896"/>
    <w:rsid w:val="00DB753F"/>
    <w:rsid w:val="00DC091E"/>
    <w:rsid w:val="00DC0C96"/>
    <w:rsid w:val="00DC2309"/>
    <w:rsid w:val="00DC40DF"/>
    <w:rsid w:val="00DC6255"/>
    <w:rsid w:val="00DD2694"/>
    <w:rsid w:val="00DD2ADE"/>
    <w:rsid w:val="00DD5138"/>
    <w:rsid w:val="00DD6235"/>
    <w:rsid w:val="00DD6AB6"/>
    <w:rsid w:val="00DD71EB"/>
    <w:rsid w:val="00DD73A5"/>
    <w:rsid w:val="00DE0470"/>
    <w:rsid w:val="00DE2438"/>
    <w:rsid w:val="00DE5A5C"/>
    <w:rsid w:val="00DF2221"/>
    <w:rsid w:val="00DF248A"/>
    <w:rsid w:val="00DF3E85"/>
    <w:rsid w:val="00DF4652"/>
    <w:rsid w:val="00DF5A6A"/>
    <w:rsid w:val="00DF6366"/>
    <w:rsid w:val="00E020A9"/>
    <w:rsid w:val="00E04F9B"/>
    <w:rsid w:val="00E06F71"/>
    <w:rsid w:val="00E0707D"/>
    <w:rsid w:val="00E108BE"/>
    <w:rsid w:val="00E11316"/>
    <w:rsid w:val="00E12177"/>
    <w:rsid w:val="00E132F2"/>
    <w:rsid w:val="00E13761"/>
    <w:rsid w:val="00E14A3E"/>
    <w:rsid w:val="00E1558D"/>
    <w:rsid w:val="00E200C1"/>
    <w:rsid w:val="00E204A3"/>
    <w:rsid w:val="00E2064E"/>
    <w:rsid w:val="00E22FBF"/>
    <w:rsid w:val="00E26160"/>
    <w:rsid w:val="00E278D1"/>
    <w:rsid w:val="00E3075A"/>
    <w:rsid w:val="00E30DCF"/>
    <w:rsid w:val="00E31030"/>
    <w:rsid w:val="00E32A06"/>
    <w:rsid w:val="00E33F8E"/>
    <w:rsid w:val="00E35C31"/>
    <w:rsid w:val="00E363BE"/>
    <w:rsid w:val="00E42053"/>
    <w:rsid w:val="00E425BC"/>
    <w:rsid w:val="00E4699B"/>
    <w:rsid w:val="00E46C25"/>
    <w:rsid w:val="00E501A8"/>
    <w:rsid w:val="00E52A1C"/>
    <w:rsid w:val="00E54307"/>
    <w:rsid w:val="00E54869"/>
    <w:rsid w:val="00E55869"/>
    <w:rsid w:val="00E564FD"/>
    <w:rsid w:val="00E60233"/>
    <w:rsid w:val="00E604DF"/>
    <w:rsid w:val="00E64D8C"/>
    <w:rsid w:val="00E65CAF"/>
    <w:rsid w:val="00E663C7"/>
    <w:rsid w:val="00E66E31"/>
    <w:rsid w:val="00E673C0"/>
    <w:rsid w:val="00E67B87"/>
    <w:rsid w:val="00E71D3A"/>
    <w:rsid w:val="00E73373"/>
    <w:rsid w:val="00E74CA5"/>
    <w:rsid w:val="00E806DF"/>
    <w:rsid w:val="00E81E8B"/>
    <w:rsid w:val="00E847F3"/>
    <w:rsid w:val="00E91454"/>
    <w:rsid w:val="00E953D0"/>
    <w:rsid w:val="00E962A0"/>
    <w:rsid w:val="00E97B62"/>
    <w:rsid w:val="00E97DE6"/>
    <w:rsid w:val="00EA06C0"/>
    <w:rsid w:val="00EA16F1"/>
    <w:rsid w:val="00EA196C"/>
    <w:rsid w:val="00EA29D7"/>
    <w:rsid w:val="00EA3C52"/>
    <w:rsid w:val="00EA7962"/>
    <w:rsid w:val="00EB04E3"/>
    <w:rsid w:val="00EB0A84"/>
    <w:rsid w:val="00EB28EF"/>
    <w:rsid w:val="00EB2EE4"/>
    <w:rsid w:val="00EB422F"/>
    <w:rsid w:val="00EB595A"/>
    <w:rsid w:val="00EB5E74"/>
    <w:rsid w:val="00EB6374"/>
    <w:rsid w:val="00EB7979"/>
    <w:rsid w:val="00EC1A17"/>
    <w:rsid w:val="00EC2217"/>
    <w:rsid w:val="00EC3F33"/>
    <w:rsid w:val="00EC54C1"/>
    <w:rsid w:val="00EC557F"/>
    <w:rsid w:val="00EC5A2B"/>
    <w:rsid w:val="00ED0C8C"/>
    <w:rsid w:val="00ED4E24"/>
    <w:rsid w:val="00ED685B"/>
    <w:rsid w:val="00EE184C"/>
    <w:rsid w:val="00EE1887"/>
    <w:rsid w:val="00EE2C52"/>
    <w:rsid w:val="00EE389B"/>
    <w:rsid w:val="00EE4A4B"/>
    <w:rsid w:val="00EE588C"/>
    <w:rsid w:val="00EF1635"/>
    <w:rsid w:val="00EF1F9E"/>
    <w:rsid w:val="00EF2F3A"/>
    <w:rsid w:val="00EF38E4"/>
    <w:rsid w:val="00EF51CE"/>
    <w:rsid w:val="00EF5A62"/>
    <w:rsid w:val="00EF6274"/>
    <w:rsid w:val="00EF6833"/>
    <w:rsid w:val="00F0136D"/>
    <w:rsid w:val="00F01468"/>
    <w:rsid w:val="00F02965"/>
    <w:rsid w:val="00F02B6C"/>
    <w:rsid w:val="00F04E3E"/>
    <w:rsid w:val="00F129C6"/>
    <w:rsid w:val="00F1585A"/>
    <w:rsid w:val="00F16336"/>
    <w:rsid w:val="00F1782E"/>
    <w:rsid w:val="00F212CC"/>
    <w:rsid w:val="00F221FF"/>
    <w:rsid w:val="00F252E0"/>
    <w:rsid w:val="00F30E46"/>
    <w:rsid w:val="00F31FDF"/>
    <w:rsid w:val="00F35368"/>
    <w:rsid w:val="00F369D7"/>
    <w:rsid w:val="00F40B6A"/>
    <w:rsid w:val="00F442AB"/>
    <w:rsid w:val="00F45D22"/>
    <w:rsid w:val="00F50FC7"/>
    <w:rsid w:val="00F5260B"/>
    <w:rsid w:val="00F56529"/>
    <w:rsid w:val="00F56C52"/>
    <w:rsid w:val="00F57088"/>
    <w:rsid w:val="00F57415"/>
    <w:rsid w:val="00F60910"/>
    <w:rsid w:val="00F610F1"/>
    <w:rsid w:val="00F673B2"/>
    <w:rsid w:val="00F70896"/>
    <w:rsid w:val="00F7241D"/>
    <w:rsid w:val="00F74CCE"/>
    <w:rsid w:val="00F77A9C"/>
    <w:rsid w:val="00F83EC8"/>
    <w:rsid w:val="00F84898"/>
    <w:rsid w:val="00F84AE3"/>
    <w:rsid w:val="00F86121"/>
    <w:rsid w:val="00F8666A"/>
    <w:rsid w:val="00F8685A"/>
    <w:rsid w:val="00F921D4"/>
    <w:rsid w:val="00FA1763"/>
    <w:rsid w:val="00FA1D0C"/>
    <w:rsid w:val="00FA47D1"/>
    <w:rsid w:val="00FB2070"/>
    <w:rsid w:val="00FB28D7"/>
    <w:rsid w:val="00FB3E64"/>
    <w:rsid w:val="00FB6A53"/>
    <w:rsid w:val="00FB6F50"/>
    <w:rsid w:val="00FC43BD"/>
    <w:rsid w:val="00FC74EF"/>
    <w:rsid w:val="00FD2576"/>
    <w:rsid w:val="00FD5B04"/>
    <w:rsid w:val="00FD5B31"/>
    <w:rsid w:val="00FD6F00"/>
    <w:rsid w:val="00FD7513"/>
    <w:rsid w:val="00FD7941"/>
    <w:rsid w:val="00FD7D99"/>
    <w:rsid w:val="00FE6814"/>
    <w:rsid w:val="00FF0379"/>
    <w:rsid w:val="00FF494D"/>
    <w:rsid w:val="00FF54A8"/>
    <w:rsid w:val="00FF5C09"/>
    <w:rsid w:val="00FF605D"/>
    <w:rsid w:val="00FF70E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48A7F8"/>
  <w15:chartTrackingRefBased/>
  <w15:docId w15:val="{5ED3B9FC-37DB-4E96-9919-378F8C5F7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3D9D"/>
    <w:pPr>
      <w:spacing w:before="120" w:after="120" w:line="360" w:lineRule="auto"/>
    </w:pPr>
    <w:rPr>
      <w:rFonts w:ascii="Times New Roman" w:eastAsia="Times New Roman" w:hAnsi="Times New Roman" w:cs="Times New Roman"/>
      <w:sz w:val="24"/>
      <w:szCs w:val="24"/>
      <w:lang w:eastAsia="es-AR"/>
    </w:rPr>
  </w:style>
  <w:style w:type="paragraph" w:styleId="Ttulo1">
    <w:name w:val="heading 1"/>
    <w:basedOn w:val="Normal"/>
    <w:next w:val="Normal"/>
    <w:link w:val="Ttulo1Car"/>
    <w:uiPriority w:val="9"/>
    <w:qFormat/>
    <w:rsid w:val="002F2B1E"/>
    <w:pPr>
      <w:keepNext/>
      <w:keepLines/>
      <w:spacing w:before="240"/>
      <w:outlineLvl w:val="0"/>
    </w:pPr>
    <w:rPr>
      <w:rFonts w:eastAsiaTheme="majorEastAsia"/>
      <w:b/>
      <w:sz w:val="52"/>
      <w:szCs w:val="40"/>
    </w:rPr>
  </w:style>
  <w:style w:type="paragraph" w:styleId="Ttulo2">
    <w:name w:val="heading 2"/>
    <w:basedOn w:val="Normal"/>
    <w:next w:val="Normal"/>
    <w:link w:val="Ttulo2Car"/>
    <w:uiPriority w:val="9"/>
    <w:unhideWhenUsed/>
    <w:qFormat/>
    <w:rsid w:val="00D2396F"/>
    <w:pPr>
      <w:keepNext/>
      <w:keepLines/>
      <w:spacing w:before="40"/>
      <w:jc w:val="both"/>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D2396F"/>
    <w:pPr>
      <w:keepNext/>
      <w:keepLines/>
      <w:spacing w:before="40"/>
      <w:jc w:val="both"/>
      <w:outlineLvl w:val="2"/>
    </w:pPr>
    <w:rPr>
      <w:rFonts w:eastAsiaTheme="majorEastAsia" w:cstheme="majorBidi"/>
      <w:b/>
    </w:rPr>
  </w:style>
  <w:style w:type="paragraph" w:styleId="Ttulo4">
    <w:name w:val="heading 4"/>
    <w:basedOn w:val="Normal"/>
    <w:next w:val="Normal"/>
    <w:link w:val="Ttulo4Car"/>
    <w:uiPriority w:val="9"/>
    <w:unhideWhenUsed/>
    <w:qFormat/>
    <w:rsid w:val="00236AE2"/>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236AE2"/>
    <w:pPr>
      <w:keepNext/>
      <w:keepLines/>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236AE2"/>
    <w:pPr>
      <w:keepNext/>
      <w:keepLines/>
      <w:spacing w:before="4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2B1E"/>
    <w:rPr>
      <w:rFonts w:ascii="Times New Roman" w:eastAsiaTheme="majorEastAsia" w:hAnsi="Times New Roman" w:cs="Times New Roman"/>
      <w:b/>
      <w:sz w:val="52"/>
      <w:szCs w:val="40"/>
      <w:lang w:eastAsia="es-AR"/>
    </w:rPr>
  </w:style>
  <w:style w:type="character" w:customStyle="1" w:styleId="Ttulo2Car">
    <w:name w:val="Título 2 Car"/>
    <w:basedOn w:val="Fuentedeprrafopredeter"/>
    <w:link w:val="Ttulo2"/>
    <w:uiPriority w:val="9"/>
    <w:rsid w:val="00D2396F"/>
    <w:rPr>
      <w:rFonts w:ascii="Times New Roman" w:eastAsiaTheme="majorEastAsia" w:hAnsi="Times New Roman" w:cstheme="majorBidi"/>
      <w:b/>
      <w:sz w:val="24"/>
      <w:szCs w:val="26"/>
      <w:lang w:eastAsia="es-AR"/>
    </w:rPr>
  </w:style>
  <w:style w:type="character" w:customStyle="1" w:styleId="Ttulo3Car">
    <w:name w:val="Título 3 Car"/>
    <w:basedOn w:val="Fuentedeprrafopredeter"/>
    <w:link w:val="Ttulo3"/>
    <w:uiPriority w:val="9"/>
    <w:rsid w:val="00D2396F"/>
    <w:rPr>
      <w:rFonts w:ascii="Times New Roman" w:eastAsiaTheme="majorEastAsia" w:hAnsi="Times New Roman" w:cstheme="majorBidi"/>
      <w:b/>
      <w:sz w:val="24"/>
      <w:szCs w:val="24"/>
      <w:lang w:eastAsia="es-AR"/>
    </w:rPr>
  </w:style>
  <w:style w:type="character" w:customStyle="1" w:styleId="Ttulo4Car">
    <w:name w:val="Título 4 Car"/>
    <w:basedOn w:val="Fuentedeprrafopredeter"/>
    <w:link w:val="Ttulo4"/>
    <w:uiPriority w:val="9"/>
    <w:rsid w:val="00236AE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236AE2"/>
    <w:rPr>
      <w:rFonts w:asciiTheme="majorHAnsi" w:eastAsiaTheme="majorEastAsia" w:hAnsiTheme="majorHAnsi" w:cstheme="majorBidi"/>
      <w:color w:val="2E74B5" w:themeColor="accent1" w:themeShade="BF"/>
    </w:rPr>
  </w:style>
  <w:style w:type="paragraph" w:styleId="Puesto">
    <w:name w:val="Title"/>
    <w:basedOn w:val="Normal"/>
    <w:next w:val="Normal"/>
    <w:link w:val="PuestoCar"/>
    <w:uiPriority w:val="10"/>
    <w:qFormat/>
    <w:rsid w:val="00236AE2"/>
    <w:pPr>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236AE2"/>
    <w:rPr>
      <w:rFonts w:asciiTheme="majorHAnsi" w:eastAsiaTheme="majorEastAsia" w:hAnsiTheme="majorHAnsi" w:cstheme="majorBidi"/>
      <w:spacing w:val="-10"/>
      <w:kern w:val="28"/>
      <w:sz w:val="56"/>
      <w:szCs w:val="56"/>
    </w:rPr>
  </w:style>
  <w:style w:type="character" w:customStyle="1" w:styleId="Ttulo6Car">
    <w:name w:val="Título 6 Car"/>
    <w:basedOn w:val="Fuentedeprrafopredeter"/>
    <w:link w:val="Ttulo6"/>
    <w:uiPriority w:val="9"/>
    <w:rsid w:val="00236AE2"/>
    <w:rPr>
      <w:rFonts w:asciiTheme="majorHAnsi" w:eastAsiaTheme="majorEastAsia" w:hAnsiTheme="majorHAnsi" w:cstheme="majorBidi"/>
      <w:color w:val="1F4D78" w:themeColor="accent1" w:themeShade="7F"/>
    </w:rPr>
  </w:style>
  <w:style w:type="character" w:styleId="Hipervnculo">
    <w:name w:val="Hyperlink"/>
    <w:basedOn w:val="Fuentedeprrafopredeter"/>
    <w:uiPriority w:val="99"/>
    <w:unhideWhenUsed/>
    <w:rsid w:val="00236AE2"/>
    <w:rPr>
      <w:color w:val="0563C1" w:themeColor="hyperlink"/>
      <w:u w:val="single"/>
    </w:rPr>
  </w:style>
  <w:style w:type="character" w:styleId="Hipervnculovisitado">
    <w:name w:val="FollowedHyperlink"/>
    <w:basedOn w:val="Fuentedeprrafopredeter"/>
    <w:uiPriority w:val="99"/>
    <w:semiHidden/>
    <w:unhideWhenUsed/>
    <w:rsid w:val="00236AE2"/>
    <w:rPr>
      <w:color w:val="954F72" w:themeColor="followedHyperlink"/>
      <w:u w:val="single"/>
    </w:rPr>
  </w:style>
  <w:style w:type="paragraph" w:styleId="Prrafodelista">
    <w:name w:val="List Paragraph"/>
    <w:basedOn w:val="Normal"/>
    <w:uiPriority w:val="34"/>
    <w:qFormat/>
    <w:rsid w:val="00AC5186"/>
    <w:pPr>
      <w:ind w:left="720"/>
      <w:contextualSpacing/>
    </w:pPr>
  </w:style>
  <w:style w:type="paragraph" w:styleId="Encabezado">
    <w:name w:val="header"/>
    <w:basedOn w:val="Normal"/>
    <w:link w:val="EncabezadoCar"/>
    <w:uiPriority w:val="99"/>
    <w:unhideWhenUsed/>
    <w:rsid w:val="00F83EC8"/>
    <w:pPr>
      <w:tabs>
        <w:tab w:val="center" w:pos="4419"/>
        <w:tab w:val="right" w:pos="8838"/>
      </w:tabs>
    </w:pPr>
  </w:style>
  <w:style w:type="character" w:customStyle="1" w:styleId="EncabezadoCar">
    <w:name w:val="Encabezado Car"/>
    <w:basedOn w:val="Fuentedeprrafopredeter"/>
    <w:link w:val="Encabezado"/>
    <w:uiPriority w:val="99"/>
    <w:rsid w:val="00F83EC8"/>
  </w:style>
  <w:style w:type="paragraph" w:styleId="Piedepgina">
    <w:name w:val="footer"/>
    <w:basedOn w:val="Normal"/>
    <w:link w:val="PiedepginaCar"/>
    <w:uiPriority w:val="99"/>
    <w:unhideWhenUsed/>
    <w:rsid w:val="00F83EC8"/>
    <w:pPr>
      <w:tabs>
        <w:tab w:val="center" w:pos="4419"/>
        <w:tab w:val="right" w:pos="8838"/>
      </w:tabs>
    </w:pPr>
  </w:style>
  <w:style w:type="character" w:customStyle="1" w:styleId="PiedepginaCar">
    <w:name w:val="Pie de página Car"/>
    <w:basedOn w:val="Fuentedeprrafopredeter"/>
    <w:link w:val="Piedepgina"/>
    <w:uiPriority w:val="99"/>
    <w:rsid w:val="00F83EC8"/>
  </w:style>
  <w:style w:type="table" w:styleId="Tablaconcuadrcula">
    <w:name w:val="Table Grid"/>
    <w:basedOn w:val="Tablanormal"/>
    <w:uiPriority w:val="39"/>
    <w:rsid w:val="00F83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62B90"/>
    <w:rPr>
      <w:sz w:val="16"/>
      <w:szCs w:val="16"/>
    </w:rPr>
  </w:style>
  <w:style w:type="paragraph" w:styleId="Textocomentario">
    <w:name w:val="annotation text"/>
    <w:basedOn w:val="Normal"/>
    <w:link w:val="TextocomentarioCar"/>
    <w:uiPriority w:val="99"/>
    <w:semiHidden/>
    <w:unhideWhenUsed/>
    <w:rsid w:val="00062B90"/>
    <w:rPr>
      <w:sz w:val="20"/>
      <w:szCs w:val="20"/>
    </w:rPr>
  </w:style>
  <w:style w:type="character" w:customStyle="1" w:styleId="TextocomentarioCar">
    <w:name w:val="Texto comentario Car"/>
    <w:basedOn w:val="Fuentedeprrafopredeter"/>
    <w:link w:val="Textocomentario"/>
    <w:uiPriority w:val="99"/>
    <w:semiHidden/>
    <w:rsid w:val="00062B90"/>
    <w:rPr>
      <w:sz w:val="20"/>
      <w:szCs w:val="20"/>
    </w:rPr>
  </w:style>
  <w:style w:type="paragraph" w:styleId="Asuntodelcomentario">
    <w:name w:val="annotation subject"/>
    <w:basedOn w:val="Textocomentario"/>
    <w:next w:val="Textocomentario"/>
    <w:link w:val="AsuntodelcomentarioCar"/>
    <w:uiPriority w:val="99"/>
    <w:semiHidden/>
    <w:unhideWhenUsed/>
    <w:rsid w:val="00062B90"/>
    <w:rPr>
      <w:b/>
      <w:bCs/>
    </w:rPr>
  </w:style>
  <w:style w:type="character" w:customStyle="1" w:styleId="AsuntodelcomentarioCar">
    <w:name w:val="Asunto del comentario Car"/>
    <w:basedOn w:val="TextocomentarioCar"/>
    <w:link w:val="Asuntodelcomentario"/>
    <w:uiPriority w:val="99"/>
    <w:semiHidden/>
    <w:rsid w:val="00062B90"/>
    <w:rPr>
      <w:b/>
      <w:bCs/>
      <w:sz w:val="20"/>
      <w:szCs w:val="20"/>
    </w:rPr>
  </w:style>
  <w:style w:type="paragraph" w:styleId="Textodeglobo">
    <w:name w:val="Balloon Text"/>
    <w:basedOn w:val="Normal"/>
    <w:link w:val="TextodegloboCar"/>
    <w:uiPriority w:val="99"/>
    <w:semiHidden/>
    <w:unhideWhenUsed/>
    <w:rsid w:val="00062B90"/>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62B90"/>
    <w:rPr>
      <w:rFonts w:ascii="Segoe UI" w:hAnsi="Segoe UI" w:cs="Segoe UI"/>
      <w:sz w:val="18"/>
      <w:szCs w:val="18"/>
    </w:rPr>
  </w:style>
  <w:style w:type="paragraph" w:styleId="TtulodeTDC">
    <w:name w:val="TOC Heading"/>
    <w:basedOn w:val="Ttulo1"/>
    <w:next w:val="Normal"/>
    <w:uiPriority w:val="39"/>
    <w:unhideWhenUsed/>
    <w:qFormat/>
    <w:rsid w:val="00EF1635"/>
    <w:pPr>
      <w:outlineLvl w:val="9"/>
    </w:pPr>
    <w:rPr>
      <w:rFonts w:asciiTheme="majorHAnsi" w:hAnsiTheme="majorHAnsi" w:cstheme="majorBidi"/>
      <w:b w:val="0"/>
      <w:color w:val="2E74B5" w:themeColor="accent1" w:themeShade="BF"/>
      <w:sz w:val="32"/>
      <w:szCs w:val="32"/>
    </w:rPr>
  </w:style>
  <w:style w:type="paragraph" w:styleId="TDC1">
    <w:name w:val="toc 1"/>
    <w:basedOn w:val="Normal"/>
    <w:next w:val="Normal"/>
    <w:autoRedefine/>
    <w:uiPriority w:val="39"/>
    <w:unhideWhenUsed/>
    <w:rsid w:val="009A1804"/>
    <w:pPr>
      <w:tabs>
        <w:tab w:val="right" w:leader="dot" w:pos="8211"/>
      </w:tabs>
      <w:spacing w:after="100" w:line="240" w:lineRule="auto"/>
    </w:pPr>
  </w:style>
  <w:style w:type="paragraph" w:customStyle="1" w:styleId="Standard">
    <w:name w:val="Standard"/>
    <w:rsid w:val="00130CAD"/>
    <w:pPr>
      <w:widowControl w:val="0"/>
      <w:suppressAutoHyphens/>
      <w:autoSpaceDN w:val="0"/>
      <w:spacing w:after="0" w:line="240" w:lineRule="auto"/>
      <w:textAlignment w:val="baseline"/>
    </w:pPr>
    <w:rPr>
      <w:rFonts w:ascii="Times New Roman" w:eastAsia="DejaVu Sans" w:hAnsi="Times New Roman" w:cs="DejaVu Sans"/>
      <w:kern w:val="3"/>
      <w:sz w:val="21"/>
      <w:szCs w:val="24"/>
      <w:lang w:eastAsia="es-AR"/>
    </w:rPr>
  </w:style>
  <w:style w:type="paragraph" w:styleId="TDC2">
    <w:name w:val="toc 2"/>
    <w:basedOn w:val="Normal"/>
    <w:next w:val="Normal"/>
    <w:autoRedefine/>
    <w:uiPriority w:val="39"/>
    <w:unhideWhenUsed/>
    <w:rsid w:val="0087074D"/>
    <w:pPr>
      <w:spacing w:after="100"/>
      <w:ind w:left="220"/>
    </w:pPr>
  </w:style>
  <w:style w:type="paragraph" w:styleId="NormalWeb">
    <w:name w:val="Normal (Web)"/>
    <w:basedOn w:val="Normal"/>
    <w:uiPriority w:val="99"/>
    <w:unhideWhenUsed/>
    <w:rsid w:val="00307B58"/>
    <w:pPr>
      <w:spacing w:before="100" w:beforeAutospacing="1" w:after="100" w:afterAutospacing="1"/>
    </w:pPr>
  </w:style>
  <w:style w:type="paragraph" w:styleId="Textoindependiente">
    <w:name w:val="Body Text"/>
    <w:basedOn w:val="Normal"/>
    <w:link w:val="TextoindependienteCar"/>
    <w:semiHidden/>
    <w:rsid w:val="00006D9A"/>
    <w:pPr>
      <w:suppressAutoHyphens/>
      <w:ind w:firstLine="708"/>
      <w:jc w:val="both"/>
    </w:pPr>
    <w:rPr>
      <w:rFonts w:ascii="Verdana" w:hAnsi="Verdana"/>
      <w:lang w:eastAsia="ar-SA"/>
    </w:rPr>
  </w:style>
  <w:style w:type="character" w:customStyle="1" w:styleId="TextoindependienteCar">
    <w:name w:val="Texto independiente Car"/>
    <w:basedOn w:val="Fuentedeprrafopredeter"/>
    <w:link w:val="Textoindependiente"/>
    <w:semiHidden/>
    <w:rsid w:val="00006D9A"/>
    <w:rPr>
      <w:rFonts w:ascii="Verdana" w:eastAsia="Times New Roman" w:hAnsi="Verdana" w:cs="Times New Roman"/>
      <w:szCs w:val="24"/>
      <w:lang w:val="es-ES" w:eastAsia="ar-SA"/>
    </w:rPr>
  </w:style>
  <w:style w:type="character" w:styleId="Textodelmarcadordeposicin">
    <w:name w:val="Placeholder Text"/>
    <w:basedOn w:val="Fuentedeprrafopredeter"/>
    <w:uiPriority w:val="99"/>
    <w:semiHidden/>
    <w:rsid w:val="00EF2F3A"/>
    <w:rPr>
      <w:color w:val="808080"/>
    </w:rPr>
  </w:style>
  <w:style w:type="paragraph" w:customStyle="1" w:styleId="Textbody">
    <w:name w:val="Text body"/>
    <w:basedOn w:val="Normal"/>
    <w:rsid w:val="002F2B1E"/>
    <w:pPr>
      <w:widowControl w:val="0"/>
      <w:suppressAutoHyphens/>
      <w:autoSpaceDN w:val="0"/>
      <w:spacing w:after="140"/>
      <w:jc w:val="both"/>
    </w:pPr>
    <w:rPr>
      <w:kern w:val="3"/>
      <w:sz w:val="21"/>
      <w:lang w:val="es-ES" w:eastAsia="zh-CN" w:bidi="hi-IN"/>
    </w:rPr>
  </w:style>
  <w:style w:type="paragraph" w:styleId="TDC3">
    <w:name w:val="toc 3"/>
    <w:basedOn w:val="Normal"/>
    <w:next w:val="Normal"/>
    <w:autoRedefine/>
    <w:uiPriority w:val="39"/>
    <w:unhideWhenUsed/>
    <w:rsid w:val="00217B50"/>
    <w:pPr>
      <w:spacing w:after="100"/>
      <w:ind w:left="480"/>
    </w:pPr>
  </w:style>
  <w:style w:type="character" w:customStyle="1" w:styleId="markedcontent">
    <w:name w:val="markedcontent"/>
    <w:basedOn w:val="Fuentedeprrafopredeter"/>
    <w:rsid w:val="00091F42"/>
  </w:style>
  <w:style w:type="paragraph" w:styleId="Descripcin">
    <w:name w:val="caption"/>
    <w:basedOn w:val="Normal"/>
    <w:next w:val="Normal"/>
    <w:uiPriority w:val="35"/>
    <w:semiHidden/>
    <w:unhideWhenUsed/>
    <w:qFormat/>
    <w:rsid w:val="00E66E31"/>
    <w:pPr>
      <w:spacing w:after="200"/>
      <w:jc w:val="both"/>
    </w:pPr>
    <w:rPr>
      <w:rFonts w:eastAsiaTheme="minorHAnsi" w:cstheme="minorBidi"/>
      <w:i/>
      <w:iCs/>
      <w:color w:val="44546A" w:themeColor="text2"/>
      <w:sz w:val="18"/>
      <w:szCs w:val="18"/>
      <w:lang w:val="es-ES" w:eastAsia="en-US"/>
    </w:rPr>
  </w:style>
  <w:style w:type="paragraph" w:styleId="HTMLconformatoprevio">
    <w:name w:val="HTML Preformatted"/>
    <w:basedOn w:val="Normal"/>
    <w:link w:val="HTMLconformatoprevioCar"/>
    <w:uiPriority w:val="99"/>
    <w:semiHidden/>
    <w:unhideWhenUsed/>
    <w:rsid w:val="004C4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4C44FE"/>
    <w:rPr>
      <w:rFonts w:ascii="Courier New" w:eastAsia="Times New Roman" w:hAnsi="Courier New" w:cs="Courier New"/>
      <w:sz w:val="20"/>
      <w:szCs w:val="20"/>
      <w:lang w:eastAsia="es-AR"/>
    </w:rPr>
  </w:style>
  <w:style w:type="character" w:customStyle="1" w:styleId="hps">
    <w:name w:val="hps"/>
    <w:basedOn w:val="Fuentedeprrafopredeter"/>
    <w:rsid w:val="00E74CA5"/>
  </w:style>
  <w:style w:type="paragraph" w:customStyle="1" w:styleId="Figuras">
    <w:name w:val="Figuras"/>
    <w:basedOn w:val="Normal"/>
    <w:link w:val="FigurasCar"/>
    <w:qFormat/>
    <w:rsid w:val="00D70163"/>
    <w:pPr>
      <w:jc w:val="center"/>
    </w:pPr>
  </w:style>
  <w:style w:type="paragraph" w:customStyle="1" w:styleId="Tablas">
    <w:name w:val="Tablas"/>
    <w:basedOn w:val="Normal"/>
    <w:link w:val="TablasCar"/>
    <w:qFormat/>
    <w:rsid w:val="00417A28"/>
    <w:pPr>
      <w:jc w:val="center"/>
    </w:pPr>
  </w:style>
  <w:style w:type="character" w:customStyle="1" w:styleId="FigurasCar">
    <w:name w:val="Figuras Car"/>
    <w:basedOn w:val="Fuentedeprrafopredeter"/>
    <w:link w:val="Figuras"/>
    <w:rsid w:val="00D70163"/>
    <w:rPr>
      <w:rFonts w:ascii="Times New Roman" w:eastAsia="Times New Roman" w:hAnsi="Times New Roman" w:cs="Times New Roman"/>
      <w:sz w:val="24"/>
      <w:szCs w:val="24"/>
      <w:lang w:eastAsia="es-AR"/>
    </w:rPr>
  </w:style>
  <w:style w:type="character" w:customStyle="1" w:styleId="TablasCar">
    <w:name w:val="Tablas Car"/>
    <w:basedOn w:val="Fuentedeprrafopredeter"/>
    <w:link w:val="Tablas"/>
    <w:rsid w:val="00417A28"/>
    <w:rPr>
      <w:rFonts w:ascii="Times New Roman" w:eastAsia="Times New Roman" w:hAnsi="Times New Roman" w:cs="Times New Roman"/>
      <w:sz w:val="24"/>
      <w:szCs w:val="24"/>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80063">
      <w:bodyDiv w:val="1"/>
      <w:marLeft w:val="0"/>
      <w:marRight w:val="0"/>
      <w:marTop w:val="0"/>
      <w:marBottom w:val="0"/>
      <w:divBdr>
        <w:top w:val="none" w:sz="0" w:space="0" w:color="auto"/>
        <w:left w:val="none" w:sz="0" w:space="0" w:color="auto"/>
        <w:bottom w:val="none" w:sz="0" w:space="0" w:color="auto"/>
        <w:right w:val="none" w:sz="0" w:space="0" w:color="auto"/>
      </w:divBdr>
    </w:div>
    <w:div w:id="28184884">
      <w:bodyDiv w:val="1"/>
      <w:marLeft w:val="0"/>
      <w:marRight w:val="0"/>
      <w:marTop w:val="0"/>
      <w:marBottom w:val="0"/>
      <w:divBdr>
        <w:top w:val="none" w:sz="0" w:space="0" w:color="auto"/>
        <w:left w:val="none" w:sz="0" w:space="0" w:color="auto"/>
        <w:bottom w:val="none" w:sz="0" w:space="0" w:color="auto"/>
        <w:right w:val="none" w:sz="0" w:space="0" w:color="auto"/>
      </w:divBdr>
    </w:div>
    <w:div w:id="56828114">
      <w:bodyDiv w:val="1"/>
      <w:marLeft w:val="0"/>
      <w:marRight w:val="0"/>
      <w:marTop w:val="0"/>
      <w:marBottom w:val="0"/>
      <w:divBdr>
        <w:top w:val="none" w:sz="0" w:space="0" w:color="auto"/>
        <w:left w:val="none" w:sz="0" w:space="0" w:color="auto"/>
        <w:bottom w:val="none" w:sz="0" w:space="0" w:color="auto"/>
        <w:right w:val="none" w:sz="0" w:space="0" w:color="auto"/>
      </w:divBdr>
    </w:div>
    <w:div w:id="64497100">
      <w:bodyDiv w:val="1"/>
      <w:marLeft w:val="0"/>
      <w:marRight w:val="0"/>
      <w:marTop w:val="0"/>
      <w:marBottom w:val="0"/>
      <w:divBdr>
        <w:top w:val="none" w:sz="0" w:space="0" w:color="auto"/>
        <w:left w:val="none" w:sz="0" w:space="0" w:color="auto"/>
        <w:bottom w:val="none" w:sz="0" w:space="0" w:color="auto"/>
        <w:right w:val="none" w:sz="0" w:space="0" w:color="auto"/>
      </w:divBdr>
    </w:div>
    <w:div w:id="123546851">
      <w:bodyDiv w:val="1"/>
      <w:marLeft w:val="0"/>
      <w:marRight w:val="0"/>
      <w:marTop w:val="0"/>
      <w:marBottom w:val="0"/>
      <w:divBdr>
        <w:top w:val="none" w:sz="0" w:space="0" w:color="auto"/>
        <w:left w:val="none" w:sz="0" w:space="0" w:color="auto"/>
        <w:bottom w:val="none" w:sz="0" w:space="0" w:color="auto"/>
        <w:right w:val="none" w:sz="0" w:space="0" w:color="auto"/>
      </w:divBdr>
    </w:div>
    <w:div w:id="194343952">
      <w:bodyDiv w:val="1"/>
      <w:marLeft w:val="0"/>
      <w:marRight w:val="0"/>
      <w:marTop w:val="0"/>
      <w:marBottom w:val="0"/>
      <w:divBdr>
        <w:top w:val="none" w:sz="0" w:space="0" w:color="auto"/>
        <w:left w:val="none" w:sz="0" w:space="0" w:color="auto"/>
        <w:bottom w:val="none" w:sz="0" w:space="0" w:color="auto"/>
        <w:right w:val="none" w:sz="0" w:space="0" w:color="auto"/>
      </w:divBdr>
    </w:div>
    <w:div w:id="224533977">
      <w:bodyDiv w:val="1"/>
      <w:marLeft w:val="0"/>
      <w:marRight w:val="0"/>
      <w:marTop w:val="0"/>
      <w:marBottom w:val="0"/>
      <w:divBdr>
        <w:top w:val="none" w:sz="0" w:space="0" w:color="auto"/>
        <w:left w:val="none" w:sz="0" w:space="0" w:color="auto"/>
        <w:bottom w:val="none" w:sz="0" w:space="0" w:color="auto"/>
        <w:right w:val="none" w:sz="0" w:space="0" w:color="auto"/>
      </w:divBdr>
      <w:divsChild>
        <w:div w:id="1217619155">
          <w:marLeft w:val="34"/>
          <w:marRight w:val="0"/>
          <w:marTop w:val="0"/>
          <w:marBottom w:val="0"/>
          <w:divBdr>
            <w:top w:val="none" w:sz="0" w:space="0" w:color="auto"/>
            <w:left w:val="none" w:sz="0" w:space="0" w:color="auto"/>
            <w:bottom w:val="none" w:sz="0" w:space="0" w:color="auto"/>
            <w:right w:val="none" w:sz="0" w:space="0" w:color="auto"/>
          </w:divBdr>
        </w:div>
      </w:divsChild>
    </w:div>
    <w:div w:id="231232868">
      <w:bodyDiv w:val="1"/>
      <w:marLeft w:val="0"/>
      <w:marRight w:val="0"/>
      <w:marTop w:val="0"/>
      <w:marBottom w:val="0"/>
      <w:divBdr>
        <w:top w:val="none" w:sz="0" w:space="0" w:color="auto"/>
        <w:left w:val="none" w:sz="0" w:space="0" w:color="auto"/>
        <w:bottom w:val="none" w:sz="0" w:space="0" w:color="auto"/>
        <w:right w:val="none" w:sz="0" w:space="0" w:color="auto"/>
      </w:divBdr>
    </w:div>
    <w:div w:id="318077445">
      <w:bodyDiv w:val="1"/>
      <w:marLeft w:val="0"/>
      <w:marRight w:val="0"/>
      <w:marTop w:val="0"/>
      <w:marBottom w:val="0"/>
      <w:divBdr>
        <w:top w:val="none" w:sz="0" w:space="0" w:color="auto"/>
        <w:left w:val="none" w:sz="0" w:space="0" w:color="auto"/>
        <w:bottom w:val="none" w:sz="0" w:space="0" w:color="auto"/>
        <w:right w:val="none" w:sz="0" w:space="0" w:color="auto"/>
      </w:divBdr>
    </w:div>
    <w:div w:id="352919296">
      <w:bodyDiv w:val="1"/>
      <w:marLeft w:val="0"/>
      <w:marRight w:val="0"/>
      <w:marTop w:val="0"/>
      <w:marBottom w:val="0"/>
      <w:divBdr>
        <w:top w:val="none" w:sz="0" w:space="0" w:color="auto"/>
        <w:left w:val="none" w:sz="0" w:space="0" w:color="auto"/>
        <w:bottom w:val="none" w:sz="0" w:space="0" w:color="auto"/>
        <w:right w:val="none" w:sz="0" w:space="0" w:color="auto"/>
      </w:divBdr>
      <w:divsChild>
        <w:div w:id="830678986">
          <w:marLeft w:val="34"/>
          <w:marRight w:val="0"/>
          <w:marTop w:val="0"/>
          <w:marBottom w:val="0"/>
          <w:divBdr>
            <w:top w:val="none" w:sz="0" w:space="0" w:color="auto"/>
            <w:left w:val="none" w:sz="0" w:space="0" w:color="auto"/>
            <w:bottom w:val="none" w:sz="0" w:space="0" w:color="auto"/>
            <w:right w:val="none" w:sz="0" w:space="0" w:color="auto"/>
          </w:divBdr>
        </w:div>
      </w:divsChild>
    </w:div>
    <w:div w:id="414129939">
      <w:bodyDiv w:val="1"/>
      <w:marLeft w:val="0"/>
      <w:marRight w:val="0"/>
      <w:marTop w:val="0"/>
      <w:marBottom w:val="0"/>
      <w:divBdr>
        <w:top w:val="none" w:sz="0" w:space="0" w:color="auto"/>
        <w:left w:val="none" w:sz="0" w:space="0" w:color="auto"/>
        <w:bottom w:val="none" w:sz="0" w:space="0" w:color="auto"/>
        <w:right w:val="none" w:sz="0" w:space="0" w:color="auto"/>
      </w:divBdr>
    </w:div>
    <w:div w:id="519902500">
      <w:bodyDiv w:val="1"/>
      <w:marLeft w:val="0"/>
      <w:marRight w:val="0"/>
      <w:marTop w:val="0"/>
      <w:marBottom w:val="0"/>
      <w:divBdr>
        <w:top w:val="none" w:sz="0" w:space="0" w:color="auto"/>
        <w:left w:val="none" w:sz="0" w:space="0" w:color="auto"/>
        <w:bottom w:val="none" w:sz="0" w:space="0" w:color="auto"/>
        <w:right w:val="none" w:sz="0" w:space="0" w:color="auto"/>
      </w:divBdr>
    </w:div>
    <w:div w:id="548886252">
      <w:bodyDiv w:val="1"/>
      <w:marLeft w:val="0"/>
      <w:marRight w:val="0"/>
      <w:marTop w:val="0"/>
      <w:marBottom w:val="0"/>
      <w:divBdr>
        <w:top w:val="none" w:sz="0" w:space="0" w:color="auto"/>
        <w:left w:val="none" w:sz="0" w:space="0" w:color="auto"/>
        <w:bottom w:val="none" w:sz="0" w:space="0" w:color="auto"/>
        <w:right w:val="none" w:sz="0" w:space="0" w:color="auto"/>
      </w:divBdr>
    </w:div>
    <w:div w:id="569655016">
      <w:bodyDiv w:val="1"/>
      <w:marLeft w:val="0"/>
      <w:marRight w:val="0"/>
      <w:marTop w:val="0"/>
      <w:marBottom w:val="0"/>
      <w:divBdr>
        <w:top w:val="none" w:sz="0" w:space="0" w:color="auto"/>
        <w:left w:val="none" w:sz="0" w:space="0" w:color="auto"/>
        <w:bottom w:val="none" w:sz="0" w:space="0" w:color="auto"/>
        <w:right w:val="none" w:sz="0" w:space="0" w:color="auto"/>
      </w:divBdr>
      <w:divsChild>
        <w:div w:id="764038787">
          <w:marLeft w:val="0"/>
          <w:marRight w:val="0"/>
          <w:marTop w:val="0"/>
          <w:marBottom w:val="0"/>
          <w:divBdr>
            <w:top w:val="none" w:sz="0" w:space="0" w:color="auto"/>
            <w:left w:val="none" w:sz="0" w:space="0" w:color="auto"/>
            <w:bottom w:val="none" w:sz="0" w:space="0" w:color="auto"/>
            <w:right w:val="none" w:sz="0" w:space="0" w:color="auto"/>
          </w:divBdr>
          <w:divsChild>
            <w:div w:id="114092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76280">
      <w:bodyDiv w:val="1"/>
      <w:marLeft w:val="0"/>
      <w:marRight w:val="0"/>
      <w:marTop w:val="0"/>
      <w:marBottom w:val="0"/>
      <w:divBdr>
        <w:top w:val="none" w:sz="0" w:space="0" w:color="auto"/>
        <w:left w:val="none" w:sz="0" w:space="0" w:color="auto"/>
        <w:bottom w:val="none" w:sz="0" w:space="0" w:color="auto"/>
        <w:right w:val="none" w:sz="0" w:space="0" w:color="auto"/>
      </w:divBdr>
    </w:div>
    <w:div w:id="638538002">
      <w:bodyDiv w:val="1"/>
      <w:marLeft w:val="0"/>
      <w:marRight w:val="0"/>
      <w:marTop w:val="0"/>
      <w:marBottom w:val="0"/>
      <w:divBdr>
        <w:top w:val="none" w:sz="0" w:space="0" w:color="auto"/>
        <w:left w:val="none" w:sz="0" w:space="0" w:color="auto"/>
        <w:bottom w:val="none" w:sz="0" w:space="0" w:color="auto"/>
        <w:right w:val="none" w:sz="0" w:space="0" w:color="auto"/>
      </w:divBdr>
      <w:divsChild>
        <w:div w:id="501429175">
          <w:marLeft w:val="0"/>
          <w:marRight w:val="0"/>
          <w:marTop w:val="0"/>
          <w:marBottom w:val="0"/>
          <w:divBdr>
            <w:top w:val="none" w:sz="0" w:space="0" w:color="auto"/>
            <w:left w:val="none" w:sz="0" w:space="0" w:color="auto"/>
            <w:bottom w:val="none" w:sz="0" w:space="0" w:color="auto"/>
            <w:right w:val="none" w:sz="0" w:space="0" w:color="auto"/>
          </w:divBdr>
          <w:divsChild>
            <w:div w:id="1658074093">
              <w:marLeft w:val="0"/>
              <w:marRight w:val="0"/>
              <w:marTop w:val="0"/>
              <w:marBottom w:val="0"/>
              <w:divBdr>
                <w:top w:val="none" w:sz="0" w:space="0" w:color="auto"/>
                <w:left w:val="none" w:sz="0" w:space="0" w:color="auto"/>
                <w:bottom w:val="single" w:sz="6" w:space="9" w:color="3C4043"/>
                <w:right w:val="none" w:sz="0" w:space="0" w:color="auto"/>
              </w:divBdr>
              <w:divsChild>
                <w:div w:id="1048069427">
                  <w:marLeft w:val="0"/>
                  <w:marRight w:val="0"/>
                  <w:marTop w:val="0"/>
                  <w:marBottom w:val="0"/>
                  <w:divBdr>
                    <w:top w:val="none" w:sz="0" w:space="0" w:color="auto"/>
                    <w:left w:val="none" w:sz="0" w:space="0" w:color="auto"/>
                    <w:bottom w:val="none" w:sz="0" w:space="0" w:color="auto"/>
                    <w:right w:val="none" w:sz="0" w:space="0" w:color="auto"/>
                  </w:divBdr>
                  <w:divsChild>
                    <w:div w:id="969478964">
                      <w:marLeft w:val="0"/>
                      <w:marRight w:val="0"/>
                      <w:marTop w:val="0"/>
                      <w:marBottom w:val="0"/>
                      <w:divBdr>
                        <w:top w:val="none" w:sz="0" w:space="0" w:color="auto"/>
                        <w:left w:val="none" w:sz="0" w:space="0" w:color="auto"/>
                        <w:bottom w:val="none" w:sz="0" w:space="0" w:color="auto"/>
                        <w:right w:val="none" w:sz="0" w:space="0" w:color="auto"/>
                      </w:divBdr>
                      <w:divsChild>
                        <w:div w:id="1060324261">
                          <w:marLeft w:val="0"/>
                          <w:marRight w:val="0"/>
                          <w:marTop w:val="0"/>
                          <w:marBottom w:val="0"/>
                          <w:divBdr>
                            <w:top w:val="none" w:sz="0" w:space="0" w:color="auto"/>
                            <w:left w:val="none" w:sz="0" w:space="0" w:color="auto"/>
                            <w:bottom w:val="none" w:sz="0" w:space="0" w:color="auto"/>
                            <w:right w:val="none" w:sz="0" w:space="0" w:color="auto"/>
                          </w:divBdr>
                          <w:divsChild>
                            <w:div w:id="114369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0691972">
          <w:marLeft w:val="0"/>
          <w:marRight w:val="0"/>
          <w:marTop w:val="0"/>
          <w:marBottom w:val="0"/>
          <w:divBdr>
            <w:top w:val="none" w:sz="0" w:space="0" w:color="auto"/>
            <w:left w:val="none" w:sz="0" w:space="0" w:color="auto"/>
            <w:bottom w:val="none" w:sz="0" w:space="0" w:color="auto"/>
            <w:right w:val="none" w:sz="0" w:space="0" w:color="auto"/>
          </w:divBdr>
          <w:divsChild>
            <w:div w:id="53704388">
              <w:marLeft w:val="0"/>
              <w:marRight w:val="0"/>
              <w:marTop w:val="0"/>
              <w:marBottom w:val="0"/>
              <w:divBdr>
                <w:top w:val="none" w:sz="0" w:space="0" w:color="auto"/>
                <w:left w:val="none" w:sz="0" w:space="0" w:color="auto"/>
                <w:bottom w:val="none" w:sz="0" w:space="0" w:color="auto"/>
                <w:right w:val="none" w:sz="0" w:space="0" w:color="auto"/>
              </w:divBdr>
              <w:divsChild>
                <w:div w:id="803961574">
                  <w:marLeft w:val="0"/>
                  <w:marRight w:val="0"/>
                  <w:marTop w:val="0"/>
                  <w:marBottom w:val="0"/>
                  <w:divBdr>
                    <w:top w:val="none" w:sz="0" w:space="0" w:color="auto"/>
                    <w:left w:val="none" w:sz="0" w:space="0" w:color="auto"/>
                    <w:bottom w:val="none" w:sz="0" w:space="0" w:color="auto"/>
                    <w:right w:val="none" w:sz="0" w:space="0" w:color="auto"/>
                  </w:divBdr>
                  <w:divsChild>
                    <w:div w:id="2095474877">
                      <w:marLeft w:val="0"/>
                      <w:marRight w:val="0"/>
                      <w:marTop w:val="0"/>
                      <w:marBottom w:val="0"/>
                      <w:divBdr>
                        <w:top w:val="none" w:sz="0" w:space="0" w:color="auto"/>
                        <w:left w:val="none" w:sz="0" w:space="0" w:color="auto"/>
                        <w:bottom w:val="none" w:sz="0" w:space="0" w:color="auto"/>
                        <w:right w:val="none" w:sz="0" w:space="0" w:color="auto"/>
                      </w:divBdr>
                      <w:divsChild>
                        <w:div w:id="1986275884">
                          <w:marLeft w:val="0"/>
                          <w:marRight w:val="0"/>
                          <w:marTop w:val="0"/>
                          <w:marBottom w:val="0"/>
                          <w:divBdr>
                            <w:top w:val="none" w:sz="0" w:space="0" w:color="auto"/>
                            <w:left w:val="none" w:sz="0" w:space="0" w:color="auto"/>
                            <w:bottom w:val="none" w:sz="0" w:space="0" w:color="auto"/>
                            <w:right w:val="none" w:sz="0" w:space="0" w:color="auto"/>
                          </w:divBdr>
                          <w:divsChild>
                            <w:div w:id="1066955934">
                              <w:marLeft w:val="0"/>
                              <w:marRight w:val="0"/>
                              <w:marTop w:val="0"/>
                              <w:marBottom w:val="0"/>
                              <w:divBdr>
                                <w:top w:val="none" w:sz="0" w:space="0" w:color="auto"/>
                                <w:left w:val="none" w:sz="0" w:space="0" w:color="auto"/>
                                <w:bottom w:val="none" w:sz="0" w:space="0" w:color="auto"/>
                                <w:right w:val="none" w:sz="0" w:space="0" w:color="auto"/>
                              </w:divBdr>
                              <w:divsChild>
                                <w:div w:id="1209537475">
                                  <w:marLeft w:val="0"/>
                                  <w:marRight w:val="0"/>
                                  <w:marTop w:val="0"/>
                                  <w:marBottom w:val="0"/>
                                  <w:divBdr>
                                    <w:top w:val="none" w:sz="0" w:space="0" w:color="auto"/>
                                    <w:left w:val="none" w:sz="0" w:space="0" w:color="auto"/>
                                    <w:bottom w:val="none" w:sz="0" w:space="0" w:color="auto"/>
                                    <w:right w:val="none" w:sz="0" w:space="0" w:color="auto"/>
                                  </w:divBdr>
                                  <w:divsChild>
                                    <w:div w:id="464008127">
                                      <w:marLeft w:val="0"/>
                                      <w:marRight w:val="0"/>
                                      <w:marTop w:val="0"/>
                                      <w:marBottom w:val="0"/>
                                      <w:divBdr>
                                        <w:top w:val="none" w:sz="0" w:space="0" w:color="auto"/>
                                        <w:left w:val="none" w:sz="0" w:space="0" w:color="auto"/>
                                        <w:bottom w:val="none" w:sz="0" w:space="0" w:color="auto"/>
                                        <w:right w:val="none" w:sz="0" w:space="0" w:color="auto"/>
                                      </w:divBdr>
                                      <w:divsChild>
                                        <w:div w:id="1688631602">
                                          <w:marLeft w:val="0"/>
                                          <w:marRight w:val="0"/>
                                          <w:marTop w:val="0"/>
                                          <w:marBottom w:val="0"/>
                                          <w:divBdr>
                                            <w:top w:val="none" w:sz="0" w:space="0" w:color="auto"/>
                                            <w:left w:val="none" w:sz="0" w:space="0" w:color="auto"/>
                                            <w:bottom w:val="none" w:sz="0" w:space="0" w:color="auto"/>
                                            <w:right w:val="none" w:sz="0" w:space="0" w:color="auto"/>
                                          </w:divBdr>
                                          <w:divsChild>
                                            <w:div w:id="2109152754">
                                              <w:marLeft w:val="0"/>
                                              <w:marRight w:val="0"/>
                                              <w:marTop w:val="0"/>
                                              <w:marBottom w:val="0"/>
                                              <w:divBdr>
                                                <w:top w:val="none" w:sz="0" w:space="0" w:color="auto"/>
                                                <w:left w:val="none" w:sz="0" w:space="0" w:color="auto"/>
                                                <w:bottom w:val="none" w:sz="0" w:space="0" w:color="auto"/>
                                                <w:right w:val="none" w:sz="0" w:space="0" w:color="auto"/>
                                              </w:divBdr>
                                              <w:divsChild>
                                                <w:div w:id="295381622">
                                                  <w:marLeft w:val="0"/>
                                                  <w:marRight w:val="0"/>
                                                  <w:marTop w:val="0"/>
                                                  <w:marBottom w:val="0"/>
                                                  <w:divBdr>
                                                    <w:top w:val="none" w:sz="0" w:space="0" w:color="auto"/>
                                                    <w:left w:val="none" w:sz="0" w:space="0" w:color="auto"/>
                                                    <w:bottom w:val="none" w:sz="0" w:space="0" w:color="auto"/>
                                                    <w:right w:val="none" w:sz="0" w:space="0" w:color="auto"/>
                                                  </w:divBdr>
                                                  <w:divsChild>
                                                    <w:div w:id="1531645466">
                                                      <w:marLeft w:val="0"/>
                                                      <w:marRight w:val="0"/>
                                                      <w:marTop w:val="0"/>
                                                      <w:marBottom w:val="0"/>
                                                      <w:divBdr>
                                                        <w:top w:val="none" w:sz="0" w:space="0" w:color="auto"/>
                                                        <w:left w:val="none" w:sz="0" w:space="0" w:color="auto"/>
                                                        <w:bottom w:val="none" w:sz="0" w:space="0" w:color="auto"/>
                                                        <w:right w:val="none" w:sz="0" w:space="0" w:color="auto"/>
                                                      </w:divBdr>
                                                      <w:divsChild>
                                                        <w:div w:id="773087291">
                                                          <w:marLeft w:val="0"/>
                                                          <w:marRight w:val="0"/>
                                                          <w:marTop w:val="0"/>
                                                          <w:marBottom w:val="0"/>
                                                          <w:divBdr>
                                                            <w:top w:val="none" w:sz="0" w:space="0" w:color="auto"/>
                                                            <w:left w:val="none" w:sz="0" w:space="0" w:color="auto"/>
                                                            <w:bottom w:val="none" w:sz="0" w:space="0" w:color="auto"/>
                                                            <w:right w:val="none" w:sz="0" w:space="0" w:color="auto"/>
                                                          </w:divBdr>
                                                          <w:divsChild>
                                                            <w:div w:id="691998559">
                                                              <w:marLeft w:val="0"/>
                                                              <w:marRight w:val="0"/>
                                                              <w:marTop w:val="195"/>
                                                              <w:marBottom w:val="90"/>
                                                              <w:divBdr>
                                                                <w:top w:val="none" w:sz="0" w:space="0" w:color="auto"/>
                                                                <w:left w:val="none" w:sz="0" w:space="0" w:color="auto"/>
                                                                <w:bottom w:val="none" w:sz="0" w:space="0" w:color="auto"/>
                                                                <w:right w:val="none" w:sz="0" w:space="0" w:color="auto"/>
                                                              </w:divBdr>
                                                              <w:divsChild>
                                                                <w:div w:id="1029792019">
                                                                  <w:marLeft w:val="0"/>
                                                                  <w:marRight w:val="0"/>
                                                                  <w:marTop w:val="0"/>
                                                                  <w:marBottom w:val="0"/>
                                                                  <w:divBdr>
                                                                    <w:top w:val="none" w:sz="0" w:space="0" w:color="auto"/>
                                                                    <w:left w:val="none" w:sz="0" w:space="0" w:color="auto"/>
                                                                    <w:bottom w:val="none" w:sz="0" w:space="0" w:color="auto"/>
                                                                    <w:right w:val="none" w:sz="0" w:space="0" w:color="auto"/>
                                                                  </w:divBdr>
                                                                  <w:divsChild>
                                                                    <w:div w:id="22067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76463350">
      <w:bodyDiv w:val="1"/>
      <w:marLeft w:val="0"/>
      <w:marRight w:val="0"/>
      <w:marTop w:val="0"/>
      <w:marBottom w:val="0"/>
      <w:divBdr>
        <w:top w:val="none" w:sz="0" w:space="0" w:color="auto"/>
        <w:left w:val="none" w:sz="0" w:space="0" w:color="auto"/>
        <w:bottom w:val="none" w:sz="0" w:space="0" w:color="auto"/>
        <w:right w:val="none" w:sz="0" w:space="0" w:color="auto"/>
      </w:divBdr>
    </w:div>
    <w:div w:id="677662844">
      <w:bodyDiv w:val="1"/>
      <w:marLeft w:val="0"/>
      <w:marRight w:val="0"/>
      <w:marTop w:val="0"/>
      <w:marBottom w:val="0"/>
      <w:divBdr>
        <w:top w:val="none" w:sz="0" w:space="0" w:color="auto"/>
        <w:left w:val="none" w:sz="0" w:space="0" w:color="auto"/>
        <w:bottom w:val="none" w:sz="0" w:space="0" w:color="auto"/>
        <w:right w:val="none" w:sz="0" w:space="0" w:color="auto"/>
      </w:divBdr>
    </w:div>
    <w:div w:id="738208021">
      <w:bodyDiv w:val="1"/>
      <w:marLeft w:val="0"/>
      <w:marRight w:val="0"/>
      <w:marTop w:val="0"/>
      <w:marBottom w:val="0"/>
      <w:divBdr>
        <w:top w:val="none" w:sz="0" w:space="0" w:color="auto"/>
        <w:left w:val="none" w:sz="0" w:space="0" w:color="auto"/>
        <w:bottom w:val="none" w:sz="0" w:space="0" w:color="auto"/>
        <w:right w:val="none" w:sz="0" w:space="0" w:color="auto"/>
      </w:divBdr>
    </w:div>
    <w:div w:id="775638910">
      <w:bodyDiv w:val="1"/>
      <w:marLeft w:val="0"/>
      <w:marRight w:val="0"/>
      <w:marTop w:val="0"/>
      <w:marBottom w:val="0"/>
      <w:divBdr>
        <w:top w:val="none" w:sz="0" w:space="0" w:color="auto"/>
        <w:left w:val="none" w:sz="0" w:space="0" w:color="auto"/>
        <w:bottom w:val="none" w:sz="0" w:space="0" w:color="auto"/>
        <w:right w:val="none" w:sz="0" w:space="0" w:color="auto"/>
      </w:divBdr>
      <w:divsChild>
        <w:div w:id="1805536910">
          <w:marLeft w:val="34"/>
          <w:marRight w:val="0"/>
          <w:marTop w:val="0"/>
          <w:marBottom w:val="0"/>
          <w:divBdr>
            <w:top w:val="none" w:sz="0" w:space="0" w:color="auto"/>
            <w:left w:val="none" w:sz="0" w:space="0" w:color="auto"/>
            <w:bottom w:val="none" w:sz="0" w:space="0" w:color="auto"/>
            <w:right w:val="none" w:sz="0" w:space="0" w:color="auto"/>
          </w:divBdr>
        </w:div>
      </w:divsChild>
    </w:div>
    <w:div w:id="784814055">
      <w:bodyDiv w:val="1"/>
      <w:marLeft w:val="0"/>
      <w:marRight w:val="0"/>
      <w:marTop w:val="0"/>
      <w:marBottom w:val="0"/>
      <w:divBdr>
        <w:top w:val="none" w:sz="0" w:space="0" w:color="auto"/>
        <w:left w:val="none" w:sz="0" w:space="0" w:color="auto"/>
        <w:bottom w:val="none" w:sz="0" w:space="0" w:color="auto"/>
        <w:right w:val="none" w:sz="0" w:space="0" w:color="auto"/>
      </w:divBdr>
    </w:div>
    <w:div w:id="802818140">
      <w:bodyDiv w:val="1"/>
      <w:marLeft w:val="0"/>
      <w:marRight w:val="0"/>
      <w:marTop w:val="0"/>
      <w:marBottom w:val="0"/>
      <w:divBdr>
        <w:top w:val="none" w:sz="0" w:space="0" w:color="auto"/>
        <w:left w:val="none" w:sz="0" w:space="0" w:color="auto"/>
        <w:bottom w:val="none" w:sz="0" w:space="0" w:color="auto"/>
        <w:right w:val="none" w:sz="0" w:space="0" w:color="auto"/>
      </w:divBdr>
    </w:div>
    <w:div w:id="887106928">
      <w:bodyDiv w:val="1"/>
      <w:marLeft w:val="0"/>
      <w:marRight w:val="0"/>
      <w:marTop w:val="0"/>
      <w:marBottom w:val="0"/>
      <w:divBdr>
        <w:top w:val="none" w:sz="0" w:space="0" w:color="auto"/>
        <w:left w:val="none" w:sz="0" w:space="0" w:color="auto"/>
        <w:bottom w:val="none" w:sz="0" w:space="0" w:color="auto"/>
        <w:right w:val="none" w:sz="0" w:space="0" w:color="auto"/>
      </w:divBdr>
      <w:divsChild>
        <w:div w:id="1952397000">
          <w:marLeft w:val="0"/>
          <w:marRight w:val="0"/>
          <w:marTop w:val="0"/>
          <w:marBottom w:val="0"/>
          <w:divBdr>
            <w:top w:val="none" w:sz="0" w:space="0" w:color="auto"/>
            <w:left w:val="none" w:sz="0" w:space="0" w:color="auto"/>
            <w:bottom w:val="none" w:sz="0" w:space="0" w:color="auto"/>
            <w:right w:val="none" w:sz="0" w:space="0" w:color="auto"/>
          </w:divBdr>
          <w:divsChild>
            <w:div w:id="159712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74522">
      <w:bodyDiv w:val="1"/>
      <w:marLeft w:val="0"/>
      <w:marRight w:val="0"/>
      <w:marTop w:val="0"/>
      <w:marBottom w:val="0"/>
      <w:divBdr>
        <w:top w:val="none" w:sz="0" w:space="0" w:color="auto"/>
        <w:left w:val="none" w:sz="0" w:space="0" w:color="auto"/>
        <w:bottom w:val="none" w:sz="0" w:space="0" w:color="auto"/>
        <w:right w:val="none" w:sz="0" w:space="0" w:color="auto"/>
      </w:divBdr>
    </w:div>
    <w:div w:id="914514552">
      <w:bodyDiv w:val="1"/>
      <w:marLeft w:val="0"/>
      <w:marRight w:val="0"/>
      <w:marTop w:val="0"/>
      <w:marBottom w:val="0"/>
      <w:divBdr>
        <w:top w:val="none" w:sz="0" w:space="0" w:color="auto"/>
        <w:left w:val="none" w:sz="0" w:space="0" w:color="auto"/>
        <w:bottom w:val="none" w:sz="0" w:space="0" w:color="auto"/>
        <w:right w:val="none" w:sz="0" w:space="0" w:color="auto"/>
      </w:divBdr>
    </w:div>
    <w:div w:id="954021402">
      <w:bodyDiv w:val="1"/>
      <w:marLeft w:val="0"/>
      <w:marRight w:val="0"/>
      <w:marTop w:val="0"/>
      <w:marBottom w:val="0"/>
      <w:divBdr>
        <w:top w:val="none" w:sz="0" w:space="0" w:color="auto"/>
        <w:left w:val="none" w:sz="0" w:space="0" w:color="auto"/>
        <w:bottom w:val="none" w:sz="0" w:space="0" w:color="auto"/>
        <w:right w:val="none" w:sz="0" w:space="0" w:color="auto"/>
      </w:divBdr>
    </w:div>
    <w:div w:id="958796885">
      <w:bodyDiv w:val="1"/>
      <w:marLeft w:val="0"/>
      <w:marRight w:val="0"/>
      <w:marTop w:val="0"/>
      <w:marBottom w:val="0"/>
      <w:divBdr>
        <w:top w:val="none" w:sz="0" w:space="0" w:color="auto"/>
        <w:left w:val="none" w:sz="0" w:space="0" w:color="auto"/>
        <w:bottom w:val="none" w:sz="0" w:space="0" w:color="auto"/>
        <w:right w:val="none" w:sz="0" w:space="0" w:color="auto"/>
      </w:divBdr>
    </w:div>
    <w:div w:id="961886078">
      <w:bodyDiv w:val="1"/>
      <w:marLeft w:val="0"/>
      <w:marRight w:val="0"/>
      <w:marTop w:val="0"/>
      <w:marBottom w:val="0"/>
      <w:divBdr>
        <w:top w:val="none" w:sz="0" w:space="0" w:color="auto"/>
        <w:left w:val="none" w:sz="0" w:space="0" w:color="auto"/>
        <w:bottom w:val="none" w:sz="0" w:space="0" w:color="auto"/>
        <w:right w:val="none" w:sz="0" w:space="0" w:color="auto"/>
      </w:divBdr>
    </w:div>
    <w:div w:id="964964195">
      <w:bodyDiv w:val="1"/>
      <w:marLeft w:val="0"/>
      <w:marRight w:val="0"/>
      <w:marTop w:val="0"/>
      <w:marBottom w:val="0"/>
      <w:divBdr>
        <w:top w:val="none" w:sz="0" w:space="0" w:color="auto"/>
        <w:left w:val="none" w:sz="0" w:space="0" w:color="auto"/>
        <w:bottom w:val="none" w:sz="0" w:space="0" w:color="auto"/>
        <w:right w:val="none" w:sz="0" w:space="0" w:color="auto"/>
      </w:divBdr>
      <w:divsChild>
        <w:div w:id="1991980190">
          <w:marLeft w:val="34"/>
          <w:marRight w:val="0"/>
          <w:marTop w:val="0"/>
          <w:marBottom w:val="0"/>
          <w:divBdr>
            <w:top w:val="none" w:sz="0" w:space="0" w:color="auto"/>
            <w:left w:val="none" w:sz="0" w:space="0" w:color="auto"/>
            <w:bottom w:val="none" w:sz="0" w:space="0" w:color="auto"/>
            <w:right w:val="none" w:sz="0" w:space="0" w:color="auto"/>
          </w:divBdr>
        </w:div>
      </w:divsChild>
    </w:div>
    <w:div w:id="1009059571">
      <w:bodyDiv w:val="1"/>
      <w:marLeft w:val="0"/>
      <w:marRight w:val="0"/>
      <w:marTop w:val="0"/>
      <w:marBottom w:val="0"/>
      <w:divBdr>
        <w:top w:val="none" w:sz="0" w:space="0" w:color="auto"/>
        <w:left w:val="none" w:sz="0" w:space="0" w:color="auto"/>
        <w:bottom w:val="none" w:sz="0" w:space="0" w:color="auto"/>
        <w:right w:val="none" w:sz="0" w:space="0" w:color="auto"/>
      </w:divBdr>
    </w:div>
    <w:div w:id="1014840855">
      <w:bodyDiv w:val="1"/>
      <w:marLeft w:val="0"/>
      <w:marRight w:val="0"/>
      <w:marTop w:val="0"/>
      <w:marBottom w:val="0"/>
      <w:divBdr>
        <w:top w:val="none" w:sz="0" w:space="0" w:color="auto"/>
        <w:left w:val="none" w:sz="0" w:space="0" w:color="auto"/>
        <w:bottom w:val="none" w:sz="0" w:space="0" w:color="auto"/>
        <w:right w:val="none" w:sz="0" w:space="0" w:color="auto"/>
      </w:divBdr>
    </w:div>
    <w:div w:id="1052509401">
      <w:bodyDiv w:val="1"/>
      <w:marLeft w:val="0"/>
      <w:marRight w:val="0"/>
      <w:marTop w:val="0"/>
      <w:marBottom w:val="0"/>
      <w:divBdr>
        <w:top w:val="none" w:sz="0" w:space="0" w:color="auto"/>
        <w:left w:val="none" w:sz="0" w:space="0" w:color="auto"/>
        <w:bottom w:val="none" w:sz="0" w:space="0" w:color="auto"/>
        <w:right w:val="none" w:sz="0" w:space="0" w:color="auto"/>
      </w:divBdr>
    </w:div>
    <w:div w:id="1098257211">
      <w:bodyDiv w:val="1"/>
      <w:marLeft w:val="0"/>
      <w:marRight w:val="0"/>
      <w:marTop w:val="0"/>
      <w:marBottom w:val="0"/>
      <w:divBdr>
        <w:top w:val="none" w:sz="0" w:space="0" w:color="auto"/>
        <w:left w:val="none" w:sz="0" w:space="0" w:color="auto"/>
        <w:bottom w:val="none" w:sz="0" w:space="0" w:color="auto"/>
        <w:right w:val="none" w:sz="0" w:space="0" w:color="auto"/>
      </w:divBdr>
      <w:divsChild>
        <w:div w:id="838883779">
          <w:marLeft w:val="0"/>
          <w:marRight w:val="0"/>
          <w:marTop w:val="0"/>
          <w:marBottom w:val="0"/>
          <w:divBdr>
            <w:top w:val="none" w:sz="0" w:space="0" w:color="auto"/>
            <w:left w:val="none" w:sz="0" w:space="0" w:color="auto"/>
            <w:bottom w:val="none" w:sz="0" w:space="0" w:color="auto"/>
            <w:right w:val="none" w:sz="0" w:space="0" w:color="auto"/>
          </w:divBdr>
          <w:divsChild>
            <w:div w:id="343436665">
              <w:marLeft w:val="0"/>
              <w:marRight w:val="0"/>
              <w:marTop w:val="0"/>
              <w:marBottom w:val="0"/>
              <w:divBdr>
                <w:top w:val="none" w:sz="0" w:space="0" w:color="auto"/>
                <w:left w:val="none" w:sz="0" w:space="0" w:color="auto"/>
                <w:bottom w:val="none" w:sz="0" w:space="0" w:color="auto"/>
                <w:right w:val="none" w:sz="0" w:space="0" w:color="auto"/>
              </w:divBdr>
            </w:div>
            <w:div w:id="751901647">
              <w:marLeft w:val="0"/>
              <w:marRight w:val="0"/>
              <w:marTop w:val="0"/>
              <w:marBottom w:val="0"/>
              <w:divBdr>
                <w:top w:val="none" w:sz="0" w:space="0" w:color="auto"/>
                <w:left w:val="none" w:sz="0" w:space="0" w:color="auto"/>
                <w:bottom w:val="none" w:sz="0" w:space="0" w:color="auto"/>
                <w:right w:val="none" w:sz="0" w:space="0" w:color="auto"/>
              </w:divBdr>
            </w:div>
            <w:div w:id="834732476">
              <w:marLeft w:val="0"/>
              <w:marRight w:val="0"/>
              <w:marTop w:val="0"/>
              <w:marBottom w:val="0"/>
              <w:divBdr>
                <w:top w:val="none" w:sz="0" w:space="0" w:color="auto"/>
                <w:left w:val="none" w:sz="0" w:space="0" w:color="auto"/>
                <w:bottom w:val="none" w:sz="0" w:space="0" w:color="auto"/>
                <w:right w:val="none" w:sz="0" w:space="0" w:color="auto"/>
              </w:divBdr>
            </w:div>
            <w:div w:id="1031608029">
              <w:marLeft w:val="0"/>
              <w:marRight w:val="0"/>
              <w:marTop w:val="0"/>
              <w:marBottom w:val="0"/>
              <w:divBdr>
                <w:top w:val="none" w:sz="0" w:space="0" w:color="auto"/>
                <w:left w:val="none" w:sz="0" w:space="0" w:color="auto"/>
                <w:bottom w:val="none" w:sz="0" w:space="0" w:color="auto"/>
                <w:right w:val="none" w:sz="0" w:space="0" w:color="auto"/>
              </w:divBdr>
            </w:div>
            <w:div w:id="1374773561">
              <w:marLeft w:val="0"/>
              <w:marRight w:val="0"/>
              <w:marTop w:val="0"/>
              <w:marBottom w:val="0"/>
              <w:divBdr>
                <w:top w:val="none" w:sz="0" w:space="0" w:color="auto"/>
                <w:left w:val="none" w:sz="0" w:space="0" w:color="auto"/>
                <w:bottom w:val="none" w:sz="0" w:space="0" w:color="auto"/>
                <w:right w:val="none" w:sz="0" w:space="0" w:color="auto"/>
              </w:divBdr>
            </w:div>
            <w:div w:id="1884829751">
              <w:marLeft w:val="0"/>
              <w:marRight w:val="0"/>
              <w:marTop w:val="0"/>
              <w:marBottom w:val="0"/>
              <w:divBdr>
                <w:top w:val="none" w:sz="0" w:space="0" w:color="auto"/>
                <w:left w:val="none" w:sz="0" w:space="0" w:color="auto"/>
                <w:bottom w:val="none" w:sz="0" w:space="0" w:color="auto"/>
                <w:right w:val="none" w:sz="0" w:space="0" w:color="auto"/>
              </w:divBdr>
            </w:div>
            <w:div w:id="210622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3347">
      <w:bodyDiv w:val="1"/>
      <w:marLeft w:val="0"/>
      <w:marRight w:val="0"/>
      <w:marTop w:val="0"/>
      <w:marBottom w:val="0"/>
      <w:divBdr>
        <w:top w:val="none" w:sz="0" w:space="0" w:color="auto"/>
        <w:left w:val="none" w:sz="0" w:space="0" w:color="auto"/>
        <w:bottom w:val="none" w:sz="0" w:space="0" w:color="auto"/>
        <w:right w:val="none" w:sz="0" w:space="0" w:color="auto"/>
      </w:divBdr>
    </w:div>
    <w:div w:id="1136413507">
      <w:bodyDiv w:val="1"/>
      <w:marLeft w:val="0"/>
      <w:marRight w:val="0"/>
      <w:marTop w:val="0"/>
      <w:marBottom w:val="0"/>
      <w:divBdr>
        <w:top w:val="none" w:sz="0" w:space="0" w:color="auto"/>
        <w:left w:val="none" w:sz="0" w:space="0" w:color="auto"/>
        <w:bottom w:val="none" w:sz="0" w:space="0" w:color="auto"/>
        <w:right w:val="none" w:sz="0" w:space="0" w:color="auto"/>
      </w:divBdr>
    </w:div>
    <w:div w:id="1138449019">
      <w:bodyDiv w:val="1"/>
      <w:marLeft w:val="0"/>
      <w:marRight w:val="0"/>
      <w:marTop w:val="0"/>
      <w:marBottom w:val="0"/>
      <w:divBdr>
        <w:top w:val="none" w:sz="0" w:space="0" w:color="auto"/>
        <w:left w:val="none" w:sz="0" w:space="0" w:color="auto"/>
        <w:bottom w:val="none" w:sz="0" w:space="0" w:color="auto"/>
        <w:right w:val="none" w:sz="0" w:space="0" w:color="auto"/>
      </w:divBdr>
      <w:divsChild>
        <w:div w:id="275794154">
          <w:marLeft w:val="0"/>
          <w:marRight w:val="0"/>
          <w:marTop w:val="0"/>
          <w:marBottom w:val="0"/>
          <w:divBdr>
            <w:top w:val="none" w:sz="0" w:space="0" w:color="auto"/>
            <w:left w:val="none" w:sz="0" w:space="0" w:color="auto"/>
            <w:bottom w:val="none" w:sz="0" w:space="0" w:color="auto"/>
            <w:right w:val="none" w:sz="0" w:space="0" w:color="auto"/>
          </w:divBdr>
          <w:divsChild>
            <w:div w:id="94280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63913">
      <w:bodyDiv w:val="1"/>
      <w:marLeft w:val="0"/>
      <w:marRight w:val="0"/>
      <w:marTop w:val="0"/>
      <w:marBottom w:val="0"/>
      <w:divBdr>
        <w:top w:val="none" w:sz="0" w:space="0" w:color="auto"/>
        <w:left w:val="none" w:sz="0" w:space="0" w:color="auto"/>
        <w:bottom w:val="none" w:sz="0" w:space="0" w:color="auto"/>
        <w:right w:val="none" w:sz="0" w:space="0" w:color="auto"/>
      </w:divBdr>
    </w:div>
    <w:div w:id="1227376509">
      <w:bodyDiv w:val="1"/>
      <w:marLeft w:val="0"/>
      <w:marRight w:val="0"/>
      <w:marTop w:val="0"/>
      <w:marBottom w:val="0"/>
      <w:divBdr>
        <w:top w:val="none" w:sz="0" w:space="0" w:color="auto"/>
        <w:left w:val="none" w:sz="0" w:space="0" w:color="auto"/>
        <w:bottom w:val="none" w:sz="0" w:space="0" w:color="auto"/>
        <w:right w:val="none" w:sz="0" w:space="0" w:color="auto"/>
      </w:divBdr>
    </w:div>
    <w:div w:id="1242451957">
      <w:bodyDiv w:val="1"/>
      <w:marLeft w:val="0"/>
      <w:marRight w:val="0"/>
      <w:marTop w:val="0"/>
      <w:marBottom w:val="0"/>
      <w:divBdr>
        <w:top w:val="none" w:sz="0" w:space="0" w:color="auto"/>
        <w:left w:val="none" w:sz="0" w:space="0" w:color="auto"/>
        <w:bottom w:val="none" w:sz="0" w:space="0" w:color="auto"/>
        <w:right w:val="none" w:sz="0" w:space="0" w:color="auto"/>
      </w:divBdr>
    </w:div>
    <w:div w:id="1280258540">
      <w:bodyDiv w:val="1"/>
      <w:marLeft w:val="0"/>
      <w:marRight w:val="0"/>
      <w:marTop w:val="0"/>
      <w:marBottom w:val="0"/>
      <w:divBdr>
        <w:top w:val="none" w:sz="0" w:space="0" w:color="auto"/>
        <w:left w:val="none" w:sz="0" w:space="0" w:color="auto"/>
        <w:bottom w:val="none" w:sz="0" w:space="0" w:color="auto"/>
        <w:right w:val="none" w:sz="0" w:space="0" w:color="auto"/>
      </w:divBdr>
    </w:div>
    <w:div w:id="1293100766">
      <w:bodyDiv w:val="1"/>
      <w:marLeft w:val="0"/>
      <w:marRight w:val="0"/>
      <w:marTop w:val="0"/>
      <w:marBottom w:val="0"/>
      <w:divBdr>
        <w:top w:val="none" w:sz="0" w:space="0" w:color="auto"/>
        <w:left w:val="none" w:sz="0" w:space="0" w:color="auto"/>
        <w:bottom w:val="none" w:sz="0" w:space="0" w:color="auto"/>
        <w:right w:val="none" w:sz="0" w:space="0" w:color="auto"/>
      </w:divBdr>
    </w:div>
    <w:div w:id="1321694738">
      <w:bodyDiv w:val="1"/>
      <w:marLeft w:val="0"/>
      <w:marRight w:val="0"/>
      <w:marTop w:val="0"/>
      <w:marBottom w:val="0"/>
      <w:divBdr>
        <w:top w:val="none" w:sz="0" w:space="0" w:color="auto"/>
        <w:left w:val="none" w:sz="0" w:space="0" w:color="auto"/>
        <w:bottom w:val="none" w:sz="0" w:space="0" w:color="auto"/>
        <w:right w:val="none" w:sz="0" w:space="0" w:color="auto"/>
      </w:divBdr>
    </w:div>
    <w:div w:id="1327787831">
      <w:bodyDiv w:val="1"/>
      <w:marLeft w:val="0"/>
      <w:marRight w:val="0"/>
      <w:marTop w:val="0"/>
      <w:marBottom w:val="0"/>
      <w:divBdr>
        <w:top w:val="none" w:sz="0" w:space="0" w:color="auto"/>
        <w:left w:val="none" w:sz="0" w:space="0" w:color="auto"/>
        <w:bottom w:val="none" w:sz="0" w:space="0" w:color="auto"/>
        <w:right w:val="none" w:sz="0" w:space="0" w:color="auto"/>
      </w:divBdr>
      <w:divsChild>
        <w:div w:id="1617983655">
          <w:marLeft w:val="0"/>
          <w:marRight w:val="0"/>
          <w:marTop w:val="0"/>
          <w:marBottom w:val="0"/>
          <w:divBdr>
            <w:top w:val="none" w:sz="0" w:space="0" w:color="auto"/>
            <w:left w:val="none" w:sz="0" w:space="0" w:color="auto"/>
            <w:bottom w:val="none" w:sz="0" w:space="0" w:color="auto"/>
            <w:right w:val="none" w:sz="0" w:space="0" w:color="auto"/>
          </w:divBdr>
          <w:divsChild>
            <w:div w:id="15703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33637">
      <w:bodyDiv w:val="1"/>
      <w:marLeft w:val="0"/>
      <w:marRight w:val="0"/>
      <w:marTop w:val="0"/>
      <w:marBottom w:val="0"/>
      <w:divBdr>
        <w:top w:val="none" w:sz="0" w:space="0" w:color="auto"/>
        <w:left w:val="none" w:sz="0" w:space="0" w:color="auto"/>
        <w:bottom w:val="none" w:sz="0" w:space="0" w:color="auto"/>
        <w:right w:val="none" w:sz="0" w:space="0" w:color="auto"/>
      </w:divBdr>
      <w:divsChild>
        <w:div w:id="1029916816">
          <w:marLeft w:val="0"/>
          <w:marRight w:val="0"/>
          <w:marTop w:val="0"/>
          <w:marBottom w:val="0"/>
          <w:divBdr>
            <w:top w:val="none" w:sz="0" w:space="0" w:color="auto"/>
            <w:left w:val="none" w:sz="0" w:space="0" w:color="auto"/>
            <w:bottom w:val="none" w:sz="0" w:space="0" w:color="auto"/>
            <w:right w:val="none" w:sz="0" w:space="0" w:color="auto"/>
          </w:divBdr>
          <w:divsChild>
            <w:div w:id="32756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12991">
      <w:bodyDiv w:val="1"/>
      <w:marLeft w:val="0"/>
      <w:marRight w:val="0"/>
      <w:marTop w:val="0"/>
      <w:marBottom w:val="0"/>
      <w:divBdr>
        <w:top w:val="none" w:sz="0" w:space="0" w:color="auto"/>
        <w:left w:val="none" w:sz="0" w:space="0" w:color="auto"/>
        <w:bottom w:val="none" w:sz="0" w:space="0" w:color="auto"/>
        <w:right w:val="none" w:sz="0" w:space="0" w:color="auto"/>
      </w:divBdr>
    </w:div>
    <w:div w:id="1412972604">
      <w:bodyDiv w:val="1"/>
      <w:marLeft w:val="0"/>
      <w:marRight w:val="0"/>
      <w:marTop w:val="0"/>
      <w:marBottom w:val="0"/>
      <w:divBdr>
        <w:top w:val="none" w:sz="0" w:space="0" w:color="auto"/>
        <w:left w:val="none" w:sz="0" w:space="0" w:color="auto"/>
        <w:bottom w:val="none" w:sz="0" w:space="0" w:color="auto"/>
        <w:right w:val="none" w:sz="0" w:space="0" w:color="auto"/>
      </w:divBdr>
    </w:div>
    <w:div w:id="1494687744">
      <w:bodyDiv w:val="1"/>
      <w:marLeft w:val="0"/>
      <w:marRight w:val="0"/>
      <w:marTop w:val="0"/>
      <w:marBottom w:val="0"/>
      <w:divBdr>
        <w:top w:val="none" w:sz="0" w:space="0" w:color="auto"/>
        <w:left w:val="none" w:sz="0" w:space="0" w:color="auto"/>
        <w:bottom w:val="none" w:sz="0" w:space="0" w:color="auto"/>
        <w:right w:val="none" w:sz="0" w:space="0" w:color="auto"/>
      </w:divBdr>
    </w:div>
    <w:div w:id="1513569994">
      <w:bodyDiv w:val="1"/>
      <w:marLeft w:val="0"/>
      <w:marRight w:val="0"/>
      <w:marTop w:val="0"/>
      <w:marBottom w:val="0"/>
      <w:divBdr>
        <w:top w:val="none" w:sz="0" w:space="0" w:color="auto"/>
        <w:left w:val="none" w:sz="0" w:space="0" w:color="auto"/>
        <w:bottom w:val="none" w:sz="0" w:space="0" w:color="auto"/>
        <w:right w:val="none" w:sz="0" w:space="0" w:color="auto"/>
      </w:divBdr>
    </w:div>
    <w:div w:id="1653750786">
      <w:bodyDiv w:val="1"/>
      <w:marLeft w:val="0"/>
      <w:marRight w:val="0"/>
      <w:marTop w:val="0"/>
      <w:marBottom w:val="0"/>
      <w:divBdr>
        <w:top w:val="none" w:sz="0" w:space="0" w:color="auto"/>
        <w:left w:val="none" w:sz="0" w:space="0" w:color="auto"/>
        <w:bottom w:val="none" w:sz="0" w:space="0" w:color="auto"/>
        <w:right w:val="none" w:sz="0" w:space="0" w:color="auto"/>
      </w:divBdr>
    </w:div>
    <w:div w:id="1681616494">
      <w:bodyDiv w:val="1"/>
      <w:marLeft w:val="0"/>
      <w:marRight w:val="0"/>
      <w:marTop w:val="0"/>
      <w:marBottom w:val="0"/>
      <w:divBdr>
        <w:top w:val="none" w:sz="0" w:space="0" w:color="auto"/>
        <w:left w:val="none" w:sz="0" w:space="0" w:color="auto"/>
        <w:bottom w:val="none" w:sz="0" w:space="0" w:color="auto"/>
        <w:right w:val="none" w:sz="0" w:space="0" w:color="auto"/>
      </w:divBdr>
      <w:divsChild>
        <w:div w:id="1656103314">
          <w:marLeft w:val="0"/>
          <w:marRight w:val="0"/>
          <w:marTop w:val="0"/>
          <w:marBottom w:val="0"/>
          <w:divBdr>
            <w:top w:val="none" w:sz="0" w:space="0" w:color="auto"/>
            <w:left w:val="none" w:sz="0" w:space="0" w:color="auto"/>
            <w:bottom w:val="none" w:sz="0" w:space="0" w:color="auto"/>
            <w:right w:val="none" w:sz="0" w:space="0" w:color="auto"/>
          </w:divBdr>
          <w:divsChild>
            <w:div w:id="95394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837896">
      <w:bodyDiv w:val="1"/>
      <w:marLeft w:val="0"/>
      <w:marRight w:val="0"/>
      <w:marTop w:val="0"/>
      <w:marBottom w:val="0"/>
      <w:divBdr>
        <w:top w:val="none" w:sz="0" w:space="0" w:color="auto"/>
        <w:left w:val="none" w:sz="0" w:space="0" w:color="auto"/>
        <w:bottom w:val="none" w:sz="0" w:space="0" w:color="auto"/>
        <w:right w:val="none" w:sz="0" w:space="0" w:color="auto"/>
      </w:divBdr>
    </w:div>
    <w:div w:id="1760709345">
      <w:bodyDiv w:val="1"/>
      <w:marLeft w:val="0"/>
      <w:marRight w:val="0"/>
      <w:marTop w:val="0"/>
      <w:marBottom w:val="0"/>
      <w:divBdr>
        <w:top w:val="none" w:sz="0" w:space="0" w:color="auto"/>
        <w:left w:val="none" w:sz="0" w:space="0" w:color="auto"/>
        <w:bottom w:val="none" w:sz="0" w:space="0" w:color="auto"/>
        <w:right w:val="none" w:sz="0" w:space="0" w:color="auto"/>
      </w:divBdr>
      <w:divsChild>
        <w:div w:id="1785690670">
          <w:marLeft w:val="0"/>
          <w:marRight w:val="0"/>
          <w:marTop w:val="0"/>
          <w:marBottom w:val="0"/>
          <w:divBdr>
            <w:top w:val="none" w:sz="0" w:space="0" w:color="auto"/>
            <w:left w:val="none" w:sz="0" w:space="0" w:color="auto"/>
            <w:bottom w:val="none" w:sz="0" w:space="0" w:color="auto"/>
            <w:right w:val="none" w:sz="0" w:space="0" w:color="auto"/>
          </w:divBdr>
          <w:divsChild>
            <w:div w:id="23392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042744">
      <w:bodyDiv w:val="1"/>
      <w:marLeft w:val="0"/>
      <w:marRight w:val="0"/>
      <w:marTop w:val="0"/>
      <w:marBottom w:val="0"/>
      <w:divBdr>
        <w:top w:val="none" w:sz="0" w:space="0" w:color="auto"/>
        <w:left w:val="none" w:sz="0" w:space="0" w:color="auto"/>
        <w:bottom w:val="none" w:sz="0" w:space="0" w:color="auto"/>
        <w:right w:val="none" w:sz="0" w:space="0" w:color="auto"/>
      </w:divBdr>
    </w:div>
    <w:div w:id="1832911017">
      <w:bodyDiv w:val="1"/>
      <w:marLeft w:val="0"/>
      <w:marRight w:val="0"/>
      <w:marTop w:val="0"/>
      <w:marBottom w:val="0"/>
      <w:divBdr>
        <w:top w:val="none" w:sz="0" w:space="0" w:color="auto"/>
        <w:left w:val="none" w:sz="0" w:space="0" w:color="auto"/>
        <w:bottom w:val="none" w:sz="0" w:space="0" w:color="auto"/>
        <w:right w:val="none" w:sz="0" w:space="0" w:color="auto"/>
      </w:divBdr>
    </w:div>
    <w:div w:id="1872496170">
      <w:bodyDiv w:val="1"/>
      <w:marLeft w:val="0"/>
      <w:marRight w:val="0"/>
      <w:marTop w:val="0"/>
      <w:marBottom w:val="0"/>
      <w:divBdr>
        <w:top w:val="none" w:sz="0" w:space="0" w:color="auto"/>
        <w:left w:val="none" w:sz="0" w:space="0" w:color="auto"/>
        <w:bottom w:val="none" w:sz="0" w:space="0" w:color="auto"/>
        <w:right w:val="none" w:sz="0" w:space="0" w:color="auto"/>
      </w:divBdr>
    </w:div>
    <w:div w:id="1886790707">
      <w:bodyDiv w:val="1"/>
      <w:marLeft w:val="0"/>
      <w:marRight w:val="0"/>
      <w:marTop w:val="0"/>
      <w:marBottom w:val="0"/>
      <w:divBdr>
        <w:top w:val="none" w:sz="0" w:space="0" w:color="auto"/>
        <w:left w:val="none" w:sz="0" w:space="0" w:color="auto"/>
        <w:bottom w:val="none" w:sz="0" w:space="0" w:color="auto"/>
        <w:right w:val="none" w:sz="0" w:space="0" w:color="auto"/>
      </w:divBdr>
    </w:div>
    <w:div w:id="1992903386">
      <w:bodyDiv w:val="1"/>
      <w:marLeft w:val="0"/>
      <w:marRight w:val="0"/>
      <w:marTop w:val="0"/>
      <w:marBottom w:val="0"/>
      <w:divBdr>
        <w:top w:val="none" w:sz="0" w:space="0" w:color="auto"/>
        <w:left w:val="none" w:sz="0" w:space="0" w:color="auto"/>
        <w:bottom w:val="none" w:sz="0" w:space="0" w:color="auto"/>
        <w:right w:val="none" w:sz="0" w:space="0" w:color="auto"/>
      </w:divBdr>
    </w:div>
    <w:div w:id="1998267344">
      <w:bodyDiv w:val="1"/>
      <w:marLeft w:val="0"/>
      <w:marRight w:val="0"/>
      <w:marTop w:val="0"/>
      <w:marBottom w:val="0"/>
      <w:divBdr>
        <w:top w:val="none" w:sz="0" w:space="0" w:color="auto"/>
        <w:left w:val="none" w:sz="0" w:space="0" w:color="auto"/>
        <w:bottom w:val="none" w:sz="0" w:space="0" w:color="auto"/>
        <w:right w:val="none" w:sz="0" w:space="0" w:color="auto"/>
      </w:divBdr>
    </w:div>
    <w:div w:id="2108964515">
      <w:bodyDiv w:val="1"/>
      <w:marLeft w:val="0"/>
      <w:marRight w:val="0"/>
      <w:marTop w:val="0"/>
      <w:marBottom w:val="0"/>
      <w:divBdr>
        <w:top w:val="none" w:sz="0" w:space="0" w:color="auto"/>
        <w:left w:val="none" w:sz="0" w:space="0" w:color="auto"/>
        <w:bottom w:val="none" w:sz="0" w:space="0" w:color="auto"/>
        <w:right w:val="none" w:sz="0" w:space="0" w:color="auto"/>
      </w:divBdr>
    </w:div>
    <w:div w:id="2117405071">
      <w:bodyDiv w:val="1"/>
      <w:marLeft w:val="0"/>
      <w:marRight w:val="0"/>
      <w:marTop w:val="0"/>
      <w:marBottom w:val="0"/>
      <w:divBdr>
        <w:top w:val="none" w:sz="0" w:space="0" w:color="auto"/>
        <w:left w:val="none" w:sz="0" w:space="0" w:color="auto"/>
        <w:bottom w:val="none" w:sz="0" w:space="0" w:color="auto"/>
        <w:right w:val="none" w:sz="0" w:space="0" w:color="auto"/>
      </w:divBdr>
      <w:divsChild>
        <w:div w:id="1664353640">
          <w:marLeft w:val="0"/>
          <w:marRight w:val="0"/>
          <w:marTop w:val="0"/>
          <w:marBottom w:val="0"/>
          <w:divBdr>
            <w:top w:val="none" w:sz="0" w:space="0" w:color="auto"/>
            <w:left w:val="none" w:sz="0" w:space="0" w:color="auto"/>
            <w:bottom w:val="none" w:sz="0" w:space="0" w:color="auto"/>
            <w:right w:val="none" w:sz="0" w:space="0" w:color="auto"/>
          </w:divBdr>
          <w:divsChild>
            <w:div w:id="88816792">
              <w:marLeft w:val="0"/>
              <w:marRight w:val="0"/>
              <w:marTop w:val="0"/>
              <w:marBottom w:val="0"/>
              <w:divBdr>
                <w:top w:val="none" w:sz="0" w:space="0" w:color="auto"/>
                <w:left w:val="none" w:sz="0" w:space="0" w:color="auto"/>
                <w:bottom w:val="none" w:sz="0" w:space="0" w:color="auto"/>
                <w:right w:val="none" w:sz="0" w:space="0" w:color="auto"/>
              </w:divBdr>
            </w:div>
            <w:div w:id="228152018">
              <w:marLeft w:val="0"/>
              <w:marRight w:val="0"/>
              <w:marTop w:val="0"/>
              <w:marBottom w:val="0"/>
              <w:divBdr>
                <w:top w:val="none" w:sz="0" w:space="0" w:color="auto"/>
                <w:left w:val="none" w:sz="0" w:space="0" w:color="auto"/>
                <w:bottom w:val="none" w:sz="0" w:space="0" w:color="auto"/>
                <w:right w:val="none" w:sz="0" w:space="0" w:color="auto"/>
              </w:divBdr>
            </w:div>
            <w:div w:id="303395257">
              <w:marLeft w:val="0"/>
              <w:marRight w:val="0"/>
              <w:marTop w:val="0"/>
              <w:marBottom w:val="0"/>
              <w:divBdr>
                <w:top w:val="none" w:sz="0" w:space="0" w:color="auto"/>
                <w:left w:val="none" w:sz="0" w:space="0" w:color="auto"/>
                <w:bottom w:val="none" w:sz="0" w:space="0" w:color="auto"/>
                <w:right w:val="none" w:sz="0" w:space="0" w:color="auto"/>
              </w:divBdr>
            </w:div>
            <w:div w:id="824277348">
              <w:marLeft w:val="0"/>
              <w:marRight w:val="0"/>
              <w:marTop w:val="0"/>
              <w:marBottom w:val="0"/>
              <w:divBdr>
                <w:top w:val="none" w:sz="0" w:space="0" w:color="auto"/>
                <w:left w:val="none" w:sz="0" w:space="0" w:color="auto"/>
                <w:bottom w:val="none" w:sz="0" w:space="0" w:color="auto"/>
                <w:right w:val="none" w:sz="0" w:space="0" w:color="auto"/>
              </w:divBdr>
            </w:div>
            <w:div w:id="1035038685">
              <w:marLeft w:val="0"/>
              <w:marRight w:val="0"/>
              <w:marTop w:val="0"/>
              <w:marBottom w:val="0"/>
              <w:divBdr>
                <w:top w:val="none" w:sz="0" w:space="0" w:color="auto"/>
                <w:left w:val="none" w:sz="0" w:space="0" w:color="auto"/>
                <w:bottom w:val="none" w:sz="0" w:space="0" w:color="auto"/>
                <w:right w:val="none" w:sz="0" w:space="0" w:color="auto"/>
              </w:divBdr>
            </w:div>
            <w:div w:id="1626039590">
              <w:marLeft w:val="0"/>
              <w:marRight w:val="0"/>
              <w:marTop w:val="0"/>
              <w:marBottom w:val="0"/>
              <w:divBdr>
                <w:top w:val="none" w:sz="0" w:space="0" w:color="auto"/>
                <w:left w:val="none" w:sz="0" w:space="0" w:color="auto"/>
                <w:bottom w:val="none" w:sz="0" w:space="0" w:color="auto"/>
                <w:right w:val="none" w:sz="0" w:space="0" w:color="auto"/>
              </w:divBdr>
            </w:div>
            <w:div w:id="165013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editorial.unam.edu.ar/" TargetMode="External"/><Relationship Id="rId26" Type="http://schemas.openxmlformats.org/officeDocument/2006/relationships/hyperlink" Target="https://unam.edu.ar/" TargetMode="External"/><Relationship Id="rId39" Type="http://schemas.openxmlformats.org/officeDocument/2006/relationships/image" Target="media/image9.png"/><Relationship Id="rId21" Type="http://schemas.openxmlformats.org/officeDocument/2006/relationships/image" Target="media/image2.png"/><Relationship Id="rId34" Type="http://schemas.openxmlformats.org/officeDocument/2006/relationships/hyperlink" Target="https://transmedia.unam.edu.ar/" TargetMode="Externa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1.png"/><Relationship Id="rId29" Type="http://schemas.openxmlformats.org/officeDocument/2006/relationships/hyperlink" Target="https://unam.edu.ar/" TargetMode="External"/><Relationship Id="rId41" Type="http://schemas.openxmlformats.org/officeDocument/2006/relationships/hyperlink" Target="https://github.com/EnriqueGautoSand/Tesis-Enrique-Gauto-Sand" TargetMode="External"/><Relationship Id="rId54" Type="http://schemas.openxmlformats.org/officeDocument/2006/relationships/image" Target="media/image2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editorial.unam.edu.ar/" TargetMode="External"/><Relationship Id="rId32" Type="http://schemas.openxmlformats.org/officeDocument/2006/relationships/hyperlink" Target="https://unam.edu.ar/"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yperlink" Target="https://unam.edu.ar/" TargetMode="External"/><Relationship Id="rId28" Type="http://schemas.openxmlformats.org/officeDocument/2006/relationships/hyperlink" Target="https://transmedia.unam.edu.ar/" TargetMode="External"/><Relationship Id="rId36" Type="http://schemas.openxmlformats.org/officeDocument/2006/relationships/image" Target="media/image6.png"/><Relationship Id="rId49" Type="http://schemas.openxmlformats.org/officeDocument/2006/relationships/image" Target="media/image18.png"/><Relationship Id="rId57" Type="http://schemas.openxmlformats.org/officeDocument/2006/relationships/image" Target="media/image26.png"/><Relationship Id="rId61"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yperlink" Target="https://transmedia.unam.edu.ar/" TargetMode="External"/><Relationship Id="rId31" Type="http://schemas.openxmlformats.org/officeDocument/2006/relationships/hyperlink" Target="https://transmedia.unam.edu.ar/"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3.png"/><Relationship Id="rId27" Type="http://schemas.openxmlformats.org/officeDocument/2006/relationships/hyperlink" Target="https://editorial.unam.edu.ar/" TargetMode="External"/><Relationship Id="rId30" Type="http://schemas.openxmlformats.org/officeDocument/2006/relationships/hyperlink" Target="https://editorial.unam.edu.ar/" TargetMode="External"/><Relationship Id="rId35" Type="http://schemas.openxmlformats.org/officeDocument/2006/relationships/image" Target="media/image5.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8" Type="http://schemas.openxmlformats.org/officeDocument/2006/relationships/header" Target="header1.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unam.edu.ar/" TargetMode="External"/><Relationship Id="rId25" Type="http://schemas.openxmlformats.org/officeDocument/2006/relationships/hyperlink" Target="https://transmedia.unam.edu.ar/" TargetMode="External"/><Relationship Id="rId33" Type="http://schemas.openxmlformats.org/officeDocument/2006/relationships/image" Target="media/image4.png"/><Relationship Id="rId38" Type="http://schemas.openxmlformats.org/officeDocument/2006/relationships/image" Target="media/image8.png"/><Relationship Id="rId46" Type="http://schemas.openxmlformats.org/officeDocument/2006/relationships/image" Target="media/image15.png"/><Relationship Id="rId59"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52220B-D28F-42EB-A542-2A2AA98297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18021</TotalTime>
  <Pages>104</Pages>
  <Words>44944</Words>
  <Characters>247193</Characters>
  <Application>Microsoft Office Word</Application>
  <DocSecurity>0</DocSecurity>
  <Lines>2059</Lines>
  <Paragraphs>583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291554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 gauto sand</dc:creator>
  <cp:keywords/>
  <dc:description/>
  <cp:lastModifiedBy>Cuenta Microsoft</cp:lastModifiedBy>
  <cp:revision>79</cp:revision>
  <cp:lastPrinted>2024-11-20T11:54:00Z</cp:lastPrinted>
  <dcterms:created xsi:type="dcterms:W3CDTF">2021-11-16T12:19:00Z</dcterms:created>
  <dcterms:modified xsi:type="dcterms:W3CDTF">2025-02-06T20:40:00Z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31ed9fb7-bd44-359b-ad27-6e86d43cecc7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